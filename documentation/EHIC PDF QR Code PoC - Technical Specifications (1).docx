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Letterhead"/>
        <w:tblW w:w="9480" w:type="dxa"/>
        <w:tblLook w:val="0480" w:firstRow="0" w:lastRow="0" w:firstColumn="1" w:lastColumn="0" w:noHBand="0" w:noVBand="1"/>
      </w:tblPr>
      <w:tblGrid>
        <w:gridCol w:w="2400"/>
        <w:gridCol w:w="7080"/>
      </w:tblGrid>
      <w:sdt>
        <w:sdtPr>
          <w:rPr>
            <w:sz w:val="16"/>
          </w:rPr>
          <w:alias w:val="EC Header - Standard"/>
          <w:tag w:val="A4pCgmOjXaoPaysOY21Ij7-5QkCVxYFQ4ANGFaoRKN4I2"/>
          <w:id w:val="1759947481"/>
        </w:sdtPr>
        <w:sdtEndPr/>
        <w:sdtContent>
          <w:tr w:rsidRPr="007074BB" w:rsidR="00C773EE" w14:paraId="20924D1C" w14:textId="77777777">
            <w:trPr>
              <w:cantSplit/>
            </w:trPr>
            <w:tc>
              <w:tcPr>
                <w:tcW w:w="2400" w:type="dxa"/>
              </w:tcPr>
              <w:p w:rsidRPr="007074BB" w:rsidR="00C773EE" w:rsidRDefault="00633ADD" w14:paraId="27C29F9A" w14:textId="55C5B328">
                <w:pPr>
                  <w:pStyle w:val="ZFlag"/>
                </w:pPr>
                <w:r w:rsidRPr="007074BB">
                  <w:rPr>
                    <w:noProof/>
                  </w:rPr>
                  <w:drawing>
                    <wp:inline distT="0" distB="0" distL="0" distR="0" wp14:anchorId="19EE5CA3" wp14:editId="6864A830">
                      <wp:extent cx="1371600" cy="676800"/>
                      <wp:effectExtent l="0" t="0" r="0" b="0"/>
                      <wp:docPr id="1" name="Picture 1" descr="Logo of the European Commission, 12 yellow stars on a blue background arranged in a circle and framed by two light grey graphic elements representing the Berlaymont building, which is the headquarter of the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scr="Logo of the European Commission, 12 yellow stars on a blue background arranged in a circle and framed by two light grey graphic elements representing the Berlaymont building, which is the headquarter of the European Commissio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71600" cy="676800"/>
                              </a:xfrm>
                              <a:prstGeom prst="rect">
                                <a:avLst/>
                              </a:prstGeom>
                            </pic:spPr>
                          </pic:pic>
                        </a:graphicData>
                      </a:graphic>
                    </wp:inline>
                  </w:drawing>
                </w:r>
              </w:p>
            </w:tc>
            <w:tc>
              <w:tcPr>
                <w:tcW w:w="7080" w:type="dxa"/>
              </w:tcPr>
              <w:p w:rsidRPr="007074BB" w:rsidR="00C773EE" w:rsidRDefault="002376B0" w14:paraId="7071A0BF" w14:textId="77777777">
                <w:pPr>
                  <w:pStyle w:val="ZCom"/>
                </w:pPr>
                <w:sdt>
                  <w:sdtPr>
                    <w:id w:val="1624118015"/>
                    <w:dataBinding w:xpath="/Texts/OrgaRoot" w:storeItemID="{4EF90DE6-88B6-4264-9629-4D8DFDFE87D2}"/>
                    <w:text w:multiLine="1"/>
                  </w:sdtPr>
                  <w:sdtEndPr/>
                  <w:sdtContent>
                    <w:r w:rsidRPr="007074BB" w:rsidR="004474E8">
                      <w:t>EUROPEAN COMMISSION</w:t>
                    </w:r>
                  </w:sdtContent>
                </w:sdt>
              </w:p>
              <w:p w:rsidRPr="007074BB" w:rsidR="00C773EE" w:rsidRDefault="002376B0" w14:paraId="5230BC5E" w14:textId="77777777">
                <w:pPr>
                  <w:pStyle w:val="ZDGName"/>
                  <w:rPr>
                    <w:caps/>
                  </w:rPr>
                </w:pPr>
                <w:sdt>
                  <w:sdtPr>
                    <w:rPr>
                      <w:caps/>
                    </w:rPr>
                    <w:id w:val="477886182"/>
                    <w:dataBinding w:xpath="/Author/OrgaEntity1/HeadLine1" w:storeItemID="{0A637F5D-FB35-4249-8806-0F3A16DD82AC}"/>
                    <w:text w:multiLine="1"/>
                  </w:sdtPr>
                  <w:sdtEndPr/>
                  <w:sdtContent>
                    <w:r w:rsidRPr="007074BB" w:rsidR="004474E8">
                      <w:rPr>
                        <w:caps/>
                      </w:rPr>
                      <w:t>DIRECTORATE-GENERAL FOR EMPLOYMENT, SOCIAL AFFAIRS AND INCLUSION</w:t>
                    </w:r>
                  </w:sdtContent>
                </w:sdt>
              </w:p>
              <w:p w:rsidRPr="007074BB" w:rsidR="00C773EE" w:rsidRDefault="00C773EE" w14:paraId="32B73B17" w14:textId="77777777">
                <w:pPr>
                  <w:pStyle w:val="ZDGName"/>
                </w:pPr>
              </w:p>
              <w:p w:rsidRPr="007074BB" w:rsidR="00C773EE" w:rsidRDefault="002376B0" w14:paraId="3A62AC22" w14:textId="77777777">
                <w:pPr>
                  <w:pStyle w:val="ZDGName"/>
                </w:pPr>
                <w:sdt>
                  <w:sdtPr>
                    <w:id w:val="964085058"/>
                    <w:dataBinding w:xpath="/Author/OrgaEntity2/HeadLine1" w:storeItemID="{0A637F5D-FB35-4249-8806-0F3A16DD82AC}"/>
                    <w:text w:multiLine="1"/>
                  </w:sdtPr>
                  <w:sdtEndPr/>
                  <w:sdtContent>
                    <w:r w:rsidRPr="007074BB" w:rsidR="004474E8">
                      <w:t>European Pillar of Social Rights, Strategy</w:t>
                    </w:r>
                  </w:sdtContent>
                </w:sdt>
              </w:p>
              <w:p w:rsidRPr="007074BB" w:rsidR="00C773EE" w:rsidRDefault="002376B0" w14:paraId="767278D4" w14:textId="77777777">
                <w:pPr>
                  <w:pStyle w:val="ZDGName"/>
                  <w:rPr>
                    <w:b/>
                  </w:rPr>
                </w:pPr>
                <w:sdt>
                  <w:sdtPr>
                    <w:rPr>
                      <w:b/>
                    </w:rPr>
                    <w:id w:val="-776715482"/>
                    <w:dataBinding w:xpath="/Author/OrgaEntity3/HeadLine1" w:storeItemID="{0A637F5D-FB35-4249-8806-0F3A16DD82AC}"/>
                    <w:text w:multiLine="1"/>
                  </w:sdtPr>
                  <w:sdtEndPr/>
                  <w:sdtContent>
                    <w:r w:rsidRPr="007074BB" w:rsidR="004474E8">
                      <w:rPr>
                        <w:b/>
                      </w:rPr>
                      <w:t>IT Strategy and Solutions</w:t>
                    </w:r>
                  </w:sdtContent>
                </w:sdt>
              </w:p>
            </w:tc>
          </w:tr>
        </w:sdtContent>
      </w:sdt>
    </w:tbl>
    <w:sdt>
      <w:sdtPr>
        <w:rPr>
          <w:b w:val="0"/>
          <w:kern w:val="0"/>
          <w:sz w:val="40"/>
          <w:szCs w:val="40"/>
        </w:rPr>
        <w:alias w:val="Title - Title and Subtitle"/>
        <w:tag w:val="20VJyCZsNoL1O30TqXpiB2-kVgCMpw2xqUNygTR2zyFO4"/>
        <w:id w:val="-735702470"/>
        <w:placeholder>
          <w:docPart w:val="DefaultPlaceholder_1081868574"/>
        </w:placeholder>
      </w:sdtPr>
      <w:sdtEndPr>
        <w:rPr>
          <w:sz w:val="22"/>
          <w:szCs w:val="22"/>
        </w:rPr>
      </w:sdtEndPr>
      <w:sdtContent>
        <w:p w:rsidRPr="00900C31" w:rsidR="00FC7202" w:rsidP="005C016C" w:rsidRDefault="00FC7202" w14:paraId="69E8C88D" w14:textId="0257A975">
          <w:pPr>
            <w:pStyle w:val="Title"/>
            <w:rPr>
              <w:lang w:val="en-BE"/>
            </w:rPr>
          </w:pPr>
          <w:r w:rsidRPr="00067A03">
            <w:rPr>
              <w:lang w:val="en-IE"/>
            </w:rPr>
            <w:t>EHIC PDF QR Code PoC</w:t>
          </w:r>
          <w:r w:rsidRPr="00067A03">
            <w:rPr>
              <w:lang w:val="en-IE"/>
            </w:rPr>
            <w:br/>
          </w:r>
          <w:r w:rsidR="00900C31">
            <w:rPr>
              <w:lang w:val="en-BE"/>
            </w:rPr>
            <w:t>Technical Specifications</w:t>
          </w:r>
        </w:p>
        <w:p w:rsidRPr="00FC7202" w:rsidR="00FC7202" w:rsidP="00FC7202" w:rsidRDefault="002376B0" w14:paraId="41C0729A" w14:textId="0F09348E">
          <w:pPr>
            <w:rPr>
              <w:lang w:val="fr-BE"/>
            </w:rPr>
          </w:pPr>
        </w:p>
      </w:sdtContent>
    </w:sdt>
    <w:p w:rsidRPr="00FC7202" w:rsidR="005141C0" w:rsidRDefault="005141C0" w14:paraId="53C4D2C2" w14:textId="75A9C297">
      <w:pPr>
        <w:spacing w:after="0" w:line="240" w:lineRule="auto"/>
        <w:jc w:val="left"/>
        <w:rPr>
          <w:lang w:val="fr-BE"/>
        </w:rPr>
      </w:pPr>
      <w:r w:rsidRPr="00FC7202">
        <w:rPr>
          <w:lang w:val="fr-BE"/>
        </w:rPr>
        <w:br w:type="page"/>
      </w:r>
    </w:p>
    <w:p w:rsidRPr="00FC7202" w:rsidR="00C773EE" w:rsidRDefault="00C773EE" w14:paraId="0C9B22DB" w14:textId="77777777">
      <w:pPr>
        <w:rPr>
          <w:lang w:val="fr-BE"/>
        </w:rPr>
      </w:pPr>
    </w:p>
    <w:bookmarkStart w:name="_Toc209094898" w:displacedByCustomXml="next" w:id="0"/>
    <w:sdt>
      <w:sdtPr>
        <w:rPr>
          <w:rFonts w:ascii="Times New Roman" w:hAnsi="Times New Roman"/>
          <w:b w:val="0"/>
          <w:sz w:val="22"/>
          <w:szCs w:val="22"/>
        </w:rPr>
        <w:alias w:val="Table of Contents"/>
        <w:tag w:val="eqT1QegFOKAi3zHpinqjV4"/>
        <w:id w:val="1544086557"/>
        <w:placeholder>
          <w:docPart w:val="DefaultPlaceholder_1081868574"/>
        </w:placeholder>
      </w:sdtPr>
      <w:sdtEndPr>
        <w:rPr>
          <w:rFonts w:ascii="EC Square Sans Cond Pro" w:hAnsi="EC Square Sans Cond Pro"/>
          <w:b/>
          <w:bCs/>
          <w:sz w:val="20"/>
          <w:szCs w:val="20"/>
        </w:rPr>
      </w:sdtEndPr>
      <w:sdtContent>
        <w:p w:rsidRPr="007074BB" w:rsidR="00C773EE" w:rsidP="002F6BFC" w:rsidRDefault="002376B0" w14:paraId="40D63FE8" w14:textId="77777777">
          <w:pPr>
            <w:pStyle w:val="ChapterTitle"/>
          </w:pPr>
          <w:sdt>
            <w:sdtPr>
              <w:id w:val="-662783752"/>
              <w:dataBinding w:xpath="/Texts/TOCHeading" w:storeItemID="{4EF90DE6-88B6-4264-9629-4D8DFDFE87D2}"/>
              <w:text w:multiLine="1"/>
            </w:sdtPr>
            <w:sdtEndPr/>
            <w:sdtContent>
              <w:r w:rsidRPr="007074BB" w:rsidR="004474E8">
                <w:t>Table of Contents</w:t>
              </w:r>
            </w:sdtContent>
          </w:sdt>
          <w:bookmarkEnd w:id="0"/>
        </w:p>
        <w:p w:rsidR="00F364D5" w:rsidRDefault="00633ADD" w14:paraId="74B745F1" w14:textId="3D6A65C0">
          <w:pPr>
            <w:pStyle w:val="TOC1"/>
            <w:rPr>
              <w:rFonts w:asciiTheme="minorHAnsi" w:hAnsiTheme="minorHAnsi" w:eastAsiaTheme="minorEastAsia" w:cstheme="minorBidi"/>
              <w:b w:val="0"/>
              <w:sz w:val="22"/>
              <w:szCs w:val="22"/>
              <w:lang w:val="en-BE" w:eastAsia="en-BE"/>
            </w:rPr>
          </w:pPr>
          <w:r w:rsidRPr="007074BB">
            <w:fldChar w:fldCharType="begin"/>
          </w:r>
          <w:r w:rsidRPr="007074BB">
            <w:instrText>TOC \o "1-4" \h \z \t "ChapterTitle;5;PartTitle;5;SectionTitle;5;AnnexTitle;6" \* MERGEFORMAT</w:instrText>
          </w:r>
          <w:r w:rsidRPr="007074BB">
            <w:fldChar w:fldCharType="separate"/>
          </w:r>
          <w:hyperlink w:history="1" w:anchor="_Toc209094898">
            <w:r w:rsidRPr="00E2770E" w:rsidR="00F364D5">
              <w:rPr>
                <w:rStyle w:val="Hyperlink"/>
                <w:noProof/>
              </w:rPr>
              <w:t>Table of Contents</w:t>
            </w:r>
            <w:r w:rsidR="00F364D5">
              <w:rPr>
                <w:noProof/>
                <w:webHidden/>
              </w:rPr>
              <w:tab/>
            </w:r>
            <w:r w:rsidR="00F364D5">
              <w:rPr>
                <w:noProof/>
                <w:webHidden/>
              </w:rPr>
              <w:fldChar w:fldCharType="begin"/>
            </w:r>
            <w:r w:rsidR="00F364D5">
              <w:rPr>
                <w:noProof/>
                <w:webHidden/>
              </w:rPr>
              <w:instrText xml:space="preserve"> PAGEREF _Toc209094898 \h </w:instrText>
            </w:r>
            <w:r w:rsidR="00F364D5">
              <w:rPr>
                <w:noProof/>
                <w:webHidden/>
              </w:rPr>
            </w:r>
            <w:r w:rsidR="00F364D5">
              <w:rPr>
                <w:noProof/>
                <w:webHidden/>
              </w:rPr>
              <w:fldChar w:fldCharType="separate"/>
            </w:r>
            <w:r w:rsidR="00F364D5">
              <w:rPr>
                <w:noProof/>
                <w:webHidden/>
              </w:rPr>
              <w:t>2</w:t>
            </w:r>
            <w:r w:rsidR="00F364D5">
              <w:rPr>
                <w:noProof/>
                <w:webHidden/>
              </w:rPr>
              <w:fldChar w:fldCharType="end"/>
            </w:r>
          </w:hyperlink>
        </w:p>
        <w:p w:rsidR="00F364D5" w:rsidRDefault="002376B0" w14:paraId="36032E74" w14:textId="7C0D7D7F">
          <w:pPr>
            <w:pStyle w:val="TOC1"/>
            <w:rPr>
              <w:rFonts w:asciiTheme="minorHAnsi" w:hAnsiTheme="minorHAnsi" w:eastAsiaTheme="minorEastAsia" w:cstheme="minorBidi"/>
              <w:b w:val="0"/>
              <w:sz w:val="22"/>
              <w:szCs w:val="22"/>
              <w:lang w:val="en-BE" w:eastAsia="en-BE"/>
            </w:rPr>
          </w:pPr>
          <w:hyperlink w:history="1" w:anchor="_Toc209094899">
            <w:r w:rsidRPr="00E2770E" w:rsidR="00F364D5">
              <w:rPr>
                <w:rStyle w:val="Hyperlink"/>
                <w:noProof/>
              </w:rPr>
              <w:t>1.</w:t>
            </w:r>
            <w:r w:rsidR="00F364D5">
              <w:rPr>
                <w:rFonts w:asciiTheme="minorHAnsi" w:hAnsiTheme="minorHAnsi" w:eastAsiaTheme="minorEastAsia" w:cstheme="minorBidi"/>
                <w:b w:val="0"/>
                <w:sz w:val="22"/>
                <w:szCs w:val="22"/>
                <w:lang w:val="en-BE" w:eastAsia="en-BE"/>
              </w:rPr>
              <w:tab/>
            </w:r>
            <w:r w:rsidRPr="00E2770E" w:rsidR="00F364D5">
              <w:rPr>
                <w:rStyle w:val="Hyperlink"/>
                <w:noProof/>
              </w:rPr>
              <w:t>Context</w:t>
            </w:r>
            <w:r w:rsidR="00F364D5">
              <w:rPr>
                <w:noProof/>
                <w:webHidden/>
              </w:rPr>
              <w:tab/>
            </w:r>
            <w:r w:rsidR="00F364D5">
              <w:rPr>
                <w:noProof/>
                <w:webHidden/>
              </w:rPr>
              <w:fldChar w:fldCharType="begin"/>
            </w:r>
            <w:r w:rsidR="00F364D5">
              <w:rPr>
                <w:noProof/>
                <w:webHidden/>
              </w:rPr>
              <w:instrText xml:space="preserve"> PAGEREF _Toc209094899 \h </w:instrText>
            </w:r>
            <w:r w:rsidR="00F364D5">
              <w:rPr>
                <w:noProof/>
                <w:webHidden/>
              </w:rPr>
            </w:r>
            <w:r w:rsidR="00F364D5">
              <w:rPr>
                <w:noProof/>
                <w:webHidden/>
              </w:rPr>
              <w:fldChar w:fldCharType="separate"/>
            </w:r>
            <w:r w:rsidR="00F364D5">
              <w:rPr>
                <w:noProof/>
                <w:webHidden/>
              </w:rPr>
              <w:t>3</w:t>
            </w:r>
            <w:r w:rsidR="00F364D5">
              <w:rPr>
                <w:noProof/>
                <w:webHidden/>
              </w:rPr>
              <w:fldChar w:fldCharType="end"/>
            </w:r>
          </w:hyperlink>
        </w:p>
        <w:p w:rsidR="00F364D5" w:rsidRDefault="002376B0" w14:paraId="3319F461" w14:textId="719BC4E8">
          <w:pPr>
            <w:pStyle w:val="TOC1"/>
            <w:rPr>
              <w:rFonts w:asciiTheme="minorHAnsi" w:hAnsiTheme="minorHAnsi" w:eastAsiaTheme="minorEastAsia" w:cstheme="minorBidi"/>
              <w:b w:val="0"/>
              <w:sz w:val="22"/>
              <w:szCs w:val="22"/>
              <w:lang w:val="en-BE" w:eastAsia="en-BE"/>
            </w:rPr>
          </w:pPr>
          <w:hyperlink w:history="1" w:anchor="_Toc209094900">
            <w:r w:rsidRPr="00E2770E" w:rsidR="00F364D5">
              <w:rPr>
                <w:rStyle w:val="Hyperlink"/>
                <w:noProof/>
                <w:lang w:val="en-BE"/>
              </w:rPr>
              <w:t>2.</w:t>
            </w:r>
            <w:r w:rsidR="00F364D5">
              <w:rPr>
                <w:rFonts w:asciiTheme="minorHAnsi" w:hAnsiTheme="minorHAnsi" w:eastAsiaTheme="minorEastAsia" w:cstheme="minorBidi"/>
                <w:b w:val="0"/>
                <w:sz w:val="22"/>
                <w:szCs w:val="22"/>
                <w:lang w:val="en-BE" w:eastAsia="en-BE"/>
              </w:rPr>
              <w:tab/>
            </w:r>
            <w:r w:rsidRPr="00E2770E" w:rsidR="00F364D5">
              <w:rPr>
                <w:rStyle w:val="Hyperlink"/>
                <w:noProof/>
                <w:lang w:val="en-BE"/>
              </w:rPr>
              <w:t>Technical Specs on the signed JWT</w:t>
            </w:r>
            <w:r w:rsidR="00F364D5">
              <w:rPr>
                <w:noProof/>
                <w:webHidden/>
              </w:rPr>
              <w:tab/>
            </w:r>
            <w:r w:rsidR="00F364D5">
              <w:rPr>
                <w:noProof/>
                <w:webHidden/>
              </w:rPr>
              <w:fldChar w:fldCharType="begin"/>
            </w:r>
            <w:r w:rsidR="00F364D5">
              <w:rPr>
                <w:noProof/>
                <w:webHidden/>
              </w:rPr>
              <w:instrText xml:space="preserve"> PAGEREF _Toc209094900 \h </w:instrText>
            </w:r>
            <w:r w:rsidR="00F364D5">
              <w:rPr>
                <w:noProof/>
                <w:webHidden/>
              </w:rPr>
            </w:r>
            <w:r w:rsidR="00F364D5">
              <w:rPr>
                <w:noProof/>
                <w:webHidden/>
              </w:rPr>
              <w:fldChar w:fldCharType="separate"/>
            </w:r>
            <w:r w:rsidR="00F364D5">
              <w:rPr>
                <w:noProof/>
                <w:webHidden/>
              </w:rPr>
              <w:t>4</w:t>
            </w:r>
            <w:r w:rsidR="00F364D5">
              <w:rPr>
                <w:noProof/>
                <w:webHidden/>
              </w:rPr>
              <w:fldChar w:fldCharType="end"/>
            </w:r>
          </w:hyperlink>
        </w:p>
        <w:p w:rsidR="00F364D5" w:rsidRDefault="002376B0" w14:paraId="05C0F7B9" w14:textId="3298D591">
          <w:pPr>
            <w:pStyle w:val="TOC2"/>
            <w:rPr>
              <w:rFonts w:asciiTheme="minorHAnsi" w:hAnsiTheme="minorHAnsi" w:eastAsiaTheme="minorEastAsia" w:cstheme="minorBidi"/>
              <w:sz w:val="22"/>
              <w:szCs w:val="22"/>
              <w:lang w:val="en-BE" w:eastAsia="en-BE"/>
            </w:rPr>
          </w:pPr>
          <w:hyperlink w:history="1" w:anchor="_Toc209094901">
            <w:r w:rsidRPr="00E2770E" w:rsidR="00F364D5">
              <w:rPr>
                <w:rStyle w:val="Hyperlink"/>
                <w:lang w:val="en-BE"/>
              </w:rPr>
              <w:t>2.1.</w:t>
            </w:r>
            <w:r w:rsidR="00F364D5">
              <w:rPr>
                <w:rFonts w:asciiTheme="minorHAnsi" w:hAnsiTheme="minorHAnsi" w:eastAsiaTheme="minorEastAsia" w:cstheme="minorBidi"/>
                <w:sz w:val="22"/>
                <w:szCs w:val="22"/>
                <w:lang w:val="en-BE" w:eastAsia="en-BE"/>
              </w:rPr>
              <w:tab/>
            </w:r>
            <w:r w:rsidRPr="00E2770E" w:rsidR="00F364D5">
              <w:rPr>
                <w:rStyle w:val="Hyperlink"/>
                <w:lang w:val="en-BE"/>
              </w:rPr>
              <w:t>Requirements/Design choices</w:t>
            </w:r>
            <w:r w:rsidR="00F364D5">
              <w:rPr>
                <w:webHidden/>
              </w:rPr>
              <w:tab/>
            </w:r>
            <w:r w:rsidR="00F364D5">
              <w:rPr>
                <w:webHidden/>
              </w:rPr>
              <w:fldChar w:fldCharType="begin"/>
            </w:r>
            <w:r w:rsidR="00F364D5">
              <w:rPr>
                <w:webHidden/>
              </w:rPr>
              <w:instrText xml:space="preserve"> PAGEREF _Toc209094901 \h </w:instrText>
            </w:r>
            <w:r w:rsidR="00F364D5">
              <w:rPr>
                <w:webHidden/>
              </w:rPr>
            </w:r>
            <w:r w:rsidR="00F364D5">
              <w:rPr>
                <w:webHidden/>
              </w:rPr>
              <w:fldChar w:fldCharType="separate"/>
            </w:r>
            <w:r w:rsidR="00F364D5">
              <w:rPr>
                <w:webHidden/>
              </w:rPr>
              <w:t>4</w:t>
            </w:r>
            <w:r w:rsidR="00F364D5">
              <w:rPr>
                <w:webHidden/>
              </w:rPr>
              <w:fldChar w:fldCharType="end"/>
            </w:r>
          </w:hyperlink>
        </w:p>
        <w:p w:rsidR="00F364D5" w:rsidRDefault="002376B0" w14:paraId="56EC1673" w14:textId="004F1B8A">
          <w:pPr>
            <w:pStyle w:val="TOC2"/>
            <w:rPr>
              <w:rFonts w:asciiTheme="minorHAnsi" w:hAnsiTheme="minorHAnsi" w:eastAsiaTheme="minorEastAsia" w:cstheme="minorBidi"/>
              <w:sz w:val="22"/>
              <w:szCs w:val="22"/>
              <w:lang w:val="en-BE" w:eastAsia="en-BE"/>
            </w:rPr>
          </w:pPr>
          <w:hyperlink w:history="1" w:anchor="_Toc209094902">
            <w:r w:rsidRPr="00E2770E" w:rsidR="00F364D5">
              <w:rPr>
                <w:rStyle w:val="Hyperlink"/>
                <w:lang w:val="en-BE"/>
              </w:rPr>
              <w:t>2.2.</w:t>
            </w:r>
            <w:r w:rsidR="00F364D5">
              <w:rPr>
                <w:rFonts w:asciiTheme="minorHAnsi" w:hAnsiTheme="minorHAnsi" w:eastAsiaTheme="minorEastAsia" w:cstheme="minorBidi"/>
                <w:sz w:val="22"/>
                <w:szCs w:val="22"/>
                <w:lang w:val="en-BE" w:eastAsia="en-BE"/>
              </w:rPr>
              <w:tab/>
            </w:r>
            <w:r w:rsidRPr="00E2770E" w:rsidR="00F364D5">
              <w:rPr>
                <w:rStyle w:val="Hyperlink"/>
                <w:lang w:val="en-BE"/>
              </w:rPr>
              <w:t>Other alternatives considered</w:t>
            </w:r>
            <w:r w:rsidR="00F364D5">
              <w:rPr>
                <w:webHidden/>
              </w:rPr>
              <w:tab/>
            </w:r>
            <w:r w:rsidR="00F364D5">
              <w:rPr>
                <w:webHidden/>
              </w:rPr>
              <w:fldChar w:fldCharType="begin"/>
            </w:r>
            <w:r w:rsidR="00F364D5">
              <w:rPr>
                <w:webHidden/>
              </w:rPr>
              <w:instrText xml:space="preserve"> PAGEREF _Toc209094902 \h </w:instrText>
            </w:r>
            <w:r w:rsidR="00F364D5">
              <w:rPr>
                <w:webHidden/>
              </w:rPr>
            </w:r>
            <w:r w:rsidR="00F364D5">
              <w:rPr>
                <w:webHidden/>
              </w:rPr>
              <w:fldChar w:fldCharType="separate"/>
            </w:r>
            <w:r w:rsidR="00F364D5">
              <w:rPr>
                <w:webHidden/>
              </w:rPr>
              <w:t>5</w:t>
            </w:r>
            <w:r w:rsidR="00F364D5">
              <w:rPr>
                <w:webHidden/>
              </w:rPr>
              <w:fldChar w:fldCharType="end"/>
            </w:r>
          </w:hyperlink>
        </w:p>
        <w:p w:rsidR="00F364D5" w:rsidRDefault="002376B0" w14:paraId="3A2613FE" w14:textId="5C9D8290">
          <w:pPr>
            <w:pStyle w:val="TOC2"/>
            <w:rPr>
              <w:rFonts w:asciiTheme="minorHAnsi" w:hAnsiTheme="minorHAnsi" w:eastAsiaTheme="minorEastAsia" w:cstheme="minorBidi"/>
              <w:sz w:val="22"/>
              <w:szCs w:val="22"/>
              <w:lang w:val="en-BE" w:eastAsia="en-BE"/>
            </w:rPr>
          </w:pPr>
          <w:hyperlink w:history="1" w:anchor="_Toc209094903">
            <w:r w:rsidRPr="00E2770E" w:rsidR="00F364D5">
              <w:rPr>
                <w:rStyle w:val="Hyperlink"/>
                <w:lang w:val="en-BE"/>
              </w:rPr>
              <w:t>2.3.</w:t>
            </w:r>
            <w:r w:rsidR="00F364D5">
              <w:rPr>
                <w:rFonts w:asciiTheme="minorHAnsi" w:hAnsiTheme="minorHAnsi" w:eastAsiaTheme="minorEastAsia" w:cstheme="minorBidi"/>
                <w:sz w:val="22"/>
                <w:szCs w:val="22"/>
                <w:lang w:val="en-BE" w:eastAsia="en-BE"/>
              </w:rPr>
              <w:tab/>
            </w:r>
            <w:r w:rsidRPr="00E2770E" w:rsidR="00F364D5">
              <w:rPr>
                <w:rStyle w:val="Hyperlink"/>
                <w:lang w:val="en-BE"/>
              </w:rPr>
              <w:t>Header</w:t>
            </w:r>
            <w:r w:rsidR="00F364D5">
              <w:rPr>
                <w:webHidden/>
              </w:rPr>
              <w:tab/>
            </w:r>
            <w:r w:rsidR="00F364D5">
              <w:rPr>
                <w:webHidden/>
              </w:rPr>
              <w:fldChar w:fldCharType="begin"/>
            </w:r>
            <w:r w:rsidR="00F364D5">
              <w:rPr>
                <w:webHidden/>
              </w:rPr>
              <w:instrText xml:space="preserve"> PAGEREF _Toc209094903 \h </w:instrText>
            </w:r>
            <w:r w:rsidR="00F364D5">
              <w:rPr>
                <w:webHidden/>
              </w:rPr>
            </w:r>
            <w:r w:rsidR="00F364D5">
              <w:rPr>
                <w:webHidden/>
              </w:rPr>
              <w:fldChar w:fldCharType="separate"/>
            </w:r>
            <w:r w:rsidR="00F364D5">
              <w:rPr>
                <w:webHidden/>
              </w:rPr>
              <w:t>5</w:t>
            </w:r>
            <w:r w:rsidR="00F364D5">
              <w:rPr>
                <w:webHidden/>
              </w:rPr>
              <w:fldChar w:fldCharType="end"/>
            </w:r>
          </w:hyperlink>
        </w:p>
        <w:p w:rsidR="00F364D5" w:rsidRDefault="002376B0" w14:paraId="61D9C56C" w14:textId="4EF7EE0D">
          <w:pPr>
            <w:pStyle w:val="TOC2"/>
            <w:rPr>
              <w:rFonts w:asciiTheme="minorHAnsi" w:hAnsiTheme="minorHAnsi" w:eastAsiaTheme="minorEastAsia" w:cstheme="minorBidi"/>
              <w:sz w:val="22"/>
              <w:szCs w:val="22"/>
              <w:lang w:val="en-BE" w:eastAsia="en-BE"/>
            </w:rPr>
          </w:pPr>
          <w:hyperlink w:history="1" w:anchor="_Toc209094904">
            <w:r w:rsidRPr="00E2770E" w:rsidR="00F364D5">
              <w:rPr>
                <w:rStyle w:val="Hyperlink"/>
                <w:lang w:val="en-BE"/>
              </w:rPr>
              <w:t>2.4.</w:t>
            </w:r>
            <w:r w:rsidR="00F364D5">
              <w:rPr>
                <w:rFonts w:asciiTheme="minorHAnsi" w:hAnsiTheme="minorHAnsi" w:eastAsiaTheme="minorEastAsia" w:cstheme="minorBidi"/>
                <w:sz w:val="22"/>
                <w:szCs w:val="22"/>
                <w:lang w:val="en-BE" w:eastAsia="en-BE"/>
              </w:rPr>
              <w:tab/>
            </w:r>
            <w:r w:rsidRPr="00E2770E" w:rsidR="00F364D5">
              <w:rPr>
                <w:rStyle w:val="Hyperlink"/>
                <w:lang w:val="en-BE"/>
              </w:rPr>
              <w:t>Payload</w:t>
            </w:r>
            <w:r w:rsidR="00F364D5">
              <w:rPr>
                <w:webHidden/>
              </w:rPr>
              <w:tab/>
            </w:r>
            <w:r w:rsidR="00F364D5">
              <w:rPr>
                <w:webHidden/>
              </w:rPr>
              <w:fldChar w:fldCharType="begin"/>
            </w:r>
            <w:r w:rsidR="00F364D5">
              <w:rPr>
                <w:webHidden/>
              </w:rPr>
              <w:instrText xml:space="preserve"> PAGEREF _Toc209094904 \h </w:instrText>
            </w:r>
            <w:r w:rsidR="00F364D5">
              <w:rPr>
                <w:webHidden/>
              </w:rPr>
            </w:r>
            <w:r w:rsidR="00F364D5">
              <w:rPr>
                <w:webHidden/>
              </w:rPr>
              <w:fldChar w:fldCharType="separate"/>
            </w:r>
            <w:r w:rsidR="00F364D5">
              <w:rPr>
                <w:webHidden/>
              </w:rPr>
              <w:t>6</w:t>
            </w:r>
            <w:r w:rsidR="00F364D5">
              <w:rPr>
                <w:webHidden/>
              </w:rPr>
              <w:fldChar w:fldCharType="end"/>
            </w:r>
          </w:hyperlink>
        </w:p>
        <w:p w:rsidR="00F364D5" w:rsidRDefault="002376B0" w14:paraId="7A77AB61" w14:textId="5D8338C8">
          <w:pPr>
            <w:pStyle w:val="TOC2"/>
            <w:rPr>
              <w:rFonts w:asciiTheme="minorHAnsi" w:hAnsiTheme="minorHAnsi" w:eastAsiaTheme="minorEastAsia" w:cstheme="minorBidi"/>
              <w:sz w:val="22"/>
              <w:szCs w:val="22"/>
              <w:lang w:val="en-BE" w:eastAsia="en-BE"/>
            </w:rPr>
          </w:pPr>
          <w:hyperlink w:history="1" w:anchor="_Toc209094905">
            <w:r w:rsidRPr="00E2770E" w:rsidR="00F364D5">
              <w:rPr>
                <w:rStyle w:val="Hyperlink"/>
                <w:lang w:val="en-BE"/>
              </w:rPr>
              <w:t>2.5.</w:t>
            </w:r>
            <w:r w:rsidR="00F364D5">
              <w:rPr>
                <w:rFonts w:asciiTheme="minorHAnsi" w:hAnsiTheme="minorHAnsi" w:eastAsiaTheme="minorEastAsia" w:cstheme="minorBidi"/>
                <w:sz w:val="22"/>
                <w:szCs w:val="22"/>
                <w:lang w:val="en-BE" w:eastAsia="en-BE"/>
              </w:rPr>
              <w:tab/>
            </w:r>
            <w:r w:rsidRPr="00E2770E" w:rsidR="00F364D5">
              <w:rPr>
                <w:rStyle w:val="Hyperlink"/>
                <w:lang w:val="en-BE"/>
              </w:rPr>
              <w:t>Signature</w:t>
            </w:r>
            <w:r w:rsidR="00F364D5">
              <w:rPr>
                <w:webHidden/>
              </w:rPr>
              <w:tab/>
            </w:r>
            <w:r w:rsidR="00F364D5">
              <w:rPr>
                <w:webHidden/>
              </w:rPr>
              <w:fldChar w:fldCharType="begin"/>
            </w:r>
            <w:r w:rsidR="00F364D5">
              <w:rPr>
                <w:webHidden/>
              </w:rPr>
              <w:instrText xml:space="preserve"> PAGEREF _Toc209094905 \h </w:instrText>
            </w:r>
            <w:r w:rsidR="00F364D5">
              <w:rPr>
                <w:webHidden/>
              </w:rPr>
            </w:r>
            <w:r w:rsidR="00F364D5">
              <w:rPr>
                <w:webHidden/>
              </w:rPr>
              <w:fldChar w:fldCharType="separate"/>
            </w:r>
            <w:r w:rsidR="00F364D5">
              <w:rPr>
                <w:webHidden/>
              </w:rPr>
              <w:t>8</w:t>
            </w:r>
            <w:r w:rsidR="00F364D5">
              <w:rPr>
                <w:webHidden/>
              </w:rPr>
              <w:fldChar w:fldCharType="end"/>
            </w:r>
          </w:hyperlink>
        </w:p>
        <w:p w:rsidR="00F364D5" w:rsidRDefault="002376B0" w14:paraId="5BF69EB3" w14:textId="6F292316">
          <w:pPr>
            <w:pStyle w:val="TOC1"/>
            <w:rPr>
              <w:rFonts w:asciiTheme="minorHAnsi" w:hAnsiTheme="minorHAnsi" w:eastAsiaTheme="minorEastAsia" w:cstheme="minorBidi"/>
              <w:b w:val="0"/>
              <w:sz w:val="22"/>
              <w:szCs w:val="22"/>
              <w:lang w:val="en-BE" w:eastAsia="en-BE"/>
            </w:rPr>
          </w:pPr>
          <w:hyperlink w:history="1" w:anchor="_Toc209094906">
            <w:r w:rsidRPr="00E2770E" w:rsidR="00F364D5">
              <w:rPr>
                <w:rStyle w:val="Hyperlink"/>
                <w:noProof/>
                <w:lang w:val="en-BE"/>
              </w:rPr>
              <w:t>3.</w:t>
            </w:r>
            <w:r w:rsidR="00F364D5">
              <w:rPr>
                <w:rFonts w:asciiTheme="minorHAnsi" w:hAnsiTheme="minorHAnsi" w:eastAsiaTheme="minorEastAsia" w:cstheme="minorBidi"/>
                <w:b w:val="0"/>
                <w:sz w:val="22"/>
                <w:szCs w:val="22"/>
                <w:lang w:val="en-BE" w:eastAsia="en-BE"/>
              </w:rPr>
              <w:tab/>
            </w:r>
            <w:r w:rsidRPr="00E2770E" w:rsidR="00F364D5">
              <w:rPr>
                <w:rStyle w:val="Hyperlink"/>
                <w:noProof/>
                <w:lang w:val="en-BE"/>
              </w:rPr>
              <w:t>Technical Specs on creating the QR code from the signed JWT</w:t>
            </w:r>
            <w:r w:rsidR="00F364D5">
              <w:rPr>
                <w:noProof/>
                <w:webHidden/>
              </w:rPr>
              <w:tab/>
            </w:r>
            <w:r w:rsidR="00F364D5">
              <w:rPr>
                <w:noProof/>
                <w:webHidden/>
              </w:rPr>
              <w:fldChar w:fldCharType="begin"/>
            </w:r>
            <w:r w:rsidR="00F364D5">
              <w:rPr>
                <w:noProof/>
                <w:webHidden/>
              </w:rPr>
              <w:instrText xml:space="preserve"> PAGEREF _Toc209094906 \h </w:instrText>
            </w:r>
            <w:r w:rsidR="00F364D5">
              <w:rPr>
                <w:noProof/>
                <w:webHidden/>
              </w:rPr>
            </w:r>
            <w:r w:rsidR="00F364D5">
              <w:rPr>
                <w:noProof/>
                <w:webHidden/>
              </w:rPr>
              <w:fldChar w:fldCharType="separate"/>
            </w:r>
            <w:r w:rsidR="00F364D5">
              <w:rPr>
                <w:noProof/>
                <w:webHidden/>
              </w:rPr>
              <w:t>10</w:t>
            </w:r>
            <w:r w:rsidR="00F364D5">
              <w:rPr>
                <w:noProof/>
                <w:webHidden/>
              </w:rPr>
              <w:fldChar w:fldCharType="end"/>
            </w:r>
          </w:hyperlink>
        </w:p>
        <w:p w:rsidR="00F364D5" w:rsidRDefault="002376B0" w14:paraId="1F33199D" w14:textId="3000B07B">
          <w:pPr>
            <w:pStyle w:val="TOC1"/>
            <w:rPr>
              <w:rFonts w:asciiTheme="minorHAnsi" w:hAnsiTheme="minorHAnsi" w:eastAsiaTheme="minorEastAsia" w:cstheme="minorBidi"/>
              <w:b w:val="0"/>
              <w:sz w:val="22"/>
              <w:szCs w:val="22"/>
              <w:lang w:val="en-BE" w:eastAsia="en-BE"/>
            </w:rPr>
          </w:pPr>
          <w:hyperlink w:history="1" w:anchor="_Toc209094907">
            <w:r w:rsidRPr="00E2770E" w:rsidR="00F364D5">
              <w:rPr>
                <w:rStyle w:val="Hyperlink"/>
                <w:noProof/>
                <w:lang w:val="en-BE"/>
              </w:rPr>
              <w:t>4.</w:t>
            </w:r>
            <w:r w:rsidR="00F364D5">
              <w:rPr>
                <w:rFonts w:asciiTheme="minorHAnsi" w:hAnsiTheme="minorHAnsi" w:eastAsiaTheme="minorEastAsia" w:cstheme="minorBidi"/>
                <w:b w:val="0"/>
                <w:sz w:val="22"/>
                <w:szCs w:val="22"/>
                <w:lang w:val="en-BE" w:eastAsia="en-BE"/>
              </w:rPr>
              <w:tab/>
            </w:r>
            <w:r w:rsidRPr="00E2770E" w:rsidR="00F364D5">
              <w:rPr>
                <w:rStyle w:val="Hyperlink"/>
                <w:noProof/>
                <w:lang w:val="en-BE"/>
              </w:rPr>
              <w:t>Format and specs for the PDF containing the QR code</w:t>
            </w:r>
            <w:r w:rsidR="00F364D5">
              <w:rPr>
                <w:noProof/>
                <w:webHidden/>
              </w:rPr>
              <w:tab/>
            </w:r>
            <w:r w:rsidR="00F364D5">
              <w:rPr>
                <w:noProof/>
                <w:webHidden/>
              </w:rPr>
              <w:fldChar w:fldCharType="begin"/>
            </w:r>
            <w:r w:rsidR="00F364D5">
              <w:rPr>
                <w:noProof/>
                <w:webHidden/>
              </w:rPr>
              <w:instrText xml:space="preserve"> PAGEREF _Toc209094907 \h </w:instrText>
            </w:r>
            <w:r w:rsidR="00F364D5">
              <w:rPr>
                <w:noProof/>
                <w:webHidden/>
              </w:rPr>
            </w:r>
            <w:r w:rsidR="00F364D5">
              <w:rPr>
                <w:noProof/>
                <w:webHidden/>
              </w:rPr>
              <w:fldChar w:fldCharType="separate"/>
            </w:r>
            <w:r w:rsidR="00F364D5">
              <w:rPr>
                <w:noProof/>
                <w:webHidden/>
              </w:rPr>
              <w:t>12</w:t>
            </w:r>
            <w:r w:rsidR="00F364D5">
              <w:rPr>
                <w:noProof/>
                <w:webHidden/>
              </w:rPr>
              <w:fldChar w:fldCharType="end"/>
            </w:r>
          </w:hyperlink>
        </w:p>
        <w:p w:rsidR="00F364D5" w:rsidRDefault="002376B0" w14:paraId="066A54AF" w14:textId="24CA49E8">
          <w:pPr>
            <w:pStyle w:val="TOC1"/>
            <w:rPr>
              <w:rFonts w:asciiTheme="minorHAnsi" w:hAnsiTheme="minorHAnsi" w:eastAsiaTheme="minorEastAsia" w:cstheme="minorBidi"/>
              <w:b w:val="0"/>
              <w:sz w:val="22"/>
              <w:szCs w:val="22"/>
              <w:lang w:val="en-BE" w:eastAsia="en-BE"/>
            </w:rPr>
          </w:pPr>
          <w:hyperlink w:history="1" w:anchor="_Toc209094908">
            <w:r w:rsidRPr="00E2770E" w:rsidR="00F364D5">
              <w:rPr>
                <w:rStyle w:val="Hyperlink"/>
                <w:noProof/>
                <w:lang w:val="en-BE"/>
              </w:rPr>
              <w:t>5.</w:t>
            </w:r>
            <w:r w:rsidR="00F364D5">
              <w:rPr>
                <w:rFonts w:asciiTheme="minorHAnsi" w:hAnsiTheme="minorHAnsi" w:eastAsiaTheme="minorEastAsia" w:cstheme="minorBidi"/>
                <w:b w:val="0"/>
                <w:sz w:val="22"/>
                <w:szCs w:val="22"/>
                <w:lang w:val="en-BE" w:eastAsia="en-BE"/>
              </w:rPr>
              <w:tab/>
            </w:r>
            <w:r w:rsidRPr="00E2770E" w:rsidR="00F364D5">
              <w:rPr>
                <w:rStyle w:val="Hyperlink"/>
                <w:noProof/>
                <w:lang w:val="en-BE"/>
              </w:rPr>
              <w:t>Functional Description of the verification flow</w:t>
            </w:r>
            <w:r w:rsidR="00F364D5">
              <w:rPr>
                <w:noProof/>
                <w:webHidden/>
              </w:rPr>
              <w:tab/>
            </w:r>
            <w:r w:rsidR="00F364D5">
              <w:rPr>
                <w:noProof/>
                <w:webHidden/>
              </w:rPr>
              <w:fldChar w:fldCharType="begin"/>
            </w:r>
            <w:r w:rsidR="00F364D5">
              <w:rPr>
                <w:noProof/>
                <w:webHidden/>
              </w:rPr>
              <w:instrText xml:space="preserve"> PAGEREF _Toc209094908 \h </w:instrText>
            </w:r>
            <w:r w:rsidR="00F364D5">
              <w:rPr>
                <w:noProof/>
                <w:webHidden/>
              </w:rPr>
            </w:r>
            <w:r w:rsidR="00F364D5">
              <w:rPr>
                <w:noProof/>
                <w:webHidden/>
              </w:rPr>
              <w:fldChar w:fldCharType="separate"/>
            </w:r>
            <w:r w:rsidR="00F364D5">
              <w:rPr>
                <w:noProof/>
                <w:webHidden/>
              </w:rPr>
              <w:t>13</w:t>
            </w:r>
            <w:r w:rsidR="00F364D5">
              <w:rPr>
                <w:noProof/>
                <w:webHidden/>
              </w:rPr>
              <w:fldChar w:fldCharType="end"/>
            </w:r>
          </w:hyperlink>
        </w:p>
        <w:p w:rsidR="00F364D5" w:rsidRDefault="002376B0" w14:paraId="383F7D57" w14:textId="18CE7736">
          <w:pPr>
            <w:pStyle w:val="TOC2"/>
            <w:rPr>
              <w:rFonts w:asciiTheme="minorHAnsi" w:hAnsiTheme="minorHAnsi" w:eastAsiaTheme="minorEastAsia" w:cstheme="minorBidi"/>
              <w:sz w:val="22"/>
              <w:szCs w:val="22"/>
              <w:lang w:val="en-BE" w:eastAsia="en-BE"/>
            </w:rPr>
          </w:pPr>
          <w:hyperlink w:history="1" w:anchor="_Toc209094909">
            <w:r w:rsidRPr="00E2770E" w:rsidR="00F364D5">
              <w:rPr>
                <w:rStyle w:val="Hyperlink"/>
              </w:rPr>
              <w:t>5.1.</w:t>
            </w:r>
            <w:r w:rsidR="00F364D5">
              <w:rPr>
                <w:rFonts w:asciiTheme="minorHAnsi" w:hAnsiTheme="minorHAnsi" w:eastAsiaTheme="minorEastAsia" w:cstheme="minorBidi"/>
                <w:sz w:val="22"/>
                <w:szCs w:val="22"/>
                <w:lang w:val="en-BE" w:eastAsia="en-BE"/>
              </w:rPr>
              <w:tab/>
            </w:r>
            <w:r w:rsidRPr="00E2770E" w:rsidR="00F364D5">
              <w:rPr>
                <w:rStyle w:val="Hyperlink"/>
                <w:lang w:val="en-US"/>
              </w:rPr>
              <w:t>Step 1 : Get TreatmentDate</w:t>
            </w:r>
            <w:r w:rsidR="00F364D5">
              <w:rPr>
                <w:webHidden/>
              </w:rPr>
              <w:tab/>
            </w:r>
            <w:r w:rsidR="00F364D5">
              <w:rPr>
                <w:webHidden/>
              </w:rPr>
              <w:fldChar w:fldCharType="begin"/>
            </w:r>
            <w:r w:rsidR="00F364D5">
              <w:rPr>
                <w:webHidden/>
              </w:rPr>
              <w:instrText xml:space="preserve"> PAGEREF _Toc209094909 \h </w:instrText>
            </w:r>
            <w:r w:rsidR="00F364D5">
              <w:rPr>
                <w:webHidden/>
              </w:rPr>
            </w:r>
            <w:r w:rsidR="00F364D5">
              <w:rPr>
                <w:webHidden/>
              </w:rPr>
              <w:fldChar w:fldCharType="separate"/>
            </w:r>
            <w:r w:rsidR="00F364D5">
              <w:rPr>
                <w:webHidden/>
              </w:rPr>
              <w:t>13</w:t>
            </w:r>
            <w:r w:rsidR="00F364D5">
              <w:rPr>
                <w:webHidden/>
              </w:rPr>
              <w:fldChar w:fldCharType="end"/>
            </w:r>
          </w:hyperlink>
        </w:p>
        <w:p w:rsidR="00F364D5" w:rsidRDefault="002376B0" w14:paraId="76B83C2F" w14:textId="64E51E25">
          <w:pPr>
            <w:pStyle w:val="TOC2"/>
            <w:rPr>
              <w:rFonts w:asciiTheme="minorHAnsi" w:hAnsiTheme="minorHAnsi" w:eastAsiaTheme="minorEastAsia" w:cstheme="minorBidi"/>
              <w:sz w:val="22"/>
              <w:szCs w:val="22"/>
              <w:lang w:val="en-BE" w:eastAsia="en-BE"/>
            </w:rPr>
          </w:pPr>
          <w:hyperlink w:history="1" w:anchor="_Toc209094910">
            <w:r w:rsidRPr="00E2770E" w:rsidR="00F364D5">
              <w:rPr>
                <w:rStyle w:val="Hyperlink"/>
                <w:lang w:val="en-BE"/>
              </w:rPr>
              <w:t>5.2.</w:t>
            </w:r>
            <w:r w:rsidR="00F364D5">
              <w:rPr>
                <w:rFonts w:asciiTheme="minorHAnsi" w:hAnsiTheme="minorHAnsi" w:eastAsiaTheme="minorEastAsia" w:cstheme="minorBidi"/>
                <w:sz w:val="22"/>
                <w:szCs w:val="22"/>
                <w:lang w:val="en-BE" w:eastAsia="en-BE"/>
              </w:rPr>
              <w:tab/>
            </w:r>
            <w:r w:rsidRPr="00E2770E" w:rsidR="00F364D5">
              <w:rPr>
                <w:rStyle w:val="Hyperlink"/>
                <w:lang w:val="en-BE"/>
              </w:rPr>
              <w:t>Step 2 : Decode the JWT present in the QR</w:t>
            </w:r>
            <w:r w:rsidR="00F364D5">
              <w:rPr>
                <w:webHidden/>
              </w:rPr>
              <w:tab/>
            </w:r>
            <w:r w:rsidR="00F364D5">
              <w:rPr>
                <w:webHidden/>
              </w:rPr>
              <w:fldChar w:fldCharType="begin"/>
            </w:r>
            <w:r w:rsidR="00F364D5">
              <w:rPr>
                <w:webHidden/>
              </w:rPr>
              <w:instrText xml:space="preserve"> PAGEREF _Toc209094910 \h </w:instrText>
            </w:r>
            <w:r w:rsidR="00F364D5">
              <w:rPr>
                <w:webHidden/>
              </w:rPr>
            </w:r>
            <w:r w:rsidR="00F364D5">
              <w:rPr>
                <w:webHidden/>
              </w:rPr>
              <w:fldChar w:fldCharType="separate"/>
            </w:r>
            <w:r w:rsidR="00F364D5">
              <w:rPr>
                <w:webHidden/>
              </w:rPr>
              <w:t>13</w:t>
            </w:r>
            <w:r w:rsidR="00F364D5">
              <w:rPr>
                <w:webHidden/>
              </w:rPr>
              <w:fldChar w:fldCharType="end"/>
            </w:r>
          </w:hyperlink>
        </w:p>
        <w:p w:rsidR="00F364D5" w:rsidRDefault="002376B0" w14:paraId="14E9BF27" w14:textId="45D30E83">
          <w:pPr>
            <w:pStyle w:val="TOC2"/>
            <w:rPr>
              <w:rFonts w:asciiTheme="minorHAnsi" w:hAnsiTheme="minorHAnsi" w:eastAsiaTheme="minorEastAsia" w:cstheme="minorBidi"/>
              <w:sz w:val="22"/>
              <w:szCs w:val="22"/>
              <w:lang w:val="en-BE" w:eastAsia="en-BE"/>
            </w:rPr>
          </w:pPr>
          <w:hyperlink w:history="1" w:anchor="_Toc209094911">
            <w:r w:rsidRPr="00E2770E" w:rsidR="00F364D5">
              <w:rPr>
                <w:rStyle w:val="Hyperlink"/>
                <w:lang w:val="en-BE"/>
              </w:rPr>
              <w:t>5.3.</w:t>
            </w:r>
            <w:r w:rsidR="00F364D5">
              <w:rPr>
                <w:rFonts w:asciiTheme="minorHAnsi" w:hAnsiTheme="minorHAnsi" w:eastAsiaTheme="minorEastAsia" w:cstheme="minorBidi"/>
                <w:sz w:val="22"/>
                <w:szCs w:val="22"/>
                <w:lang w:val="en-BE" w:eastAsia="en-BE"/>
              </w:rPr>
              <w:tab/>
            </w:r>
            <w:r w:rsidRPr="00E2770E" w:rsidR="00F364D5">
              <w:rPr>
                <w:rStyle w:val="Hyperlink"/>
                <w:lang w:val="en-BE"/>
              </w:rPr>
              <w:t>Step 3 : Validate the JWT header and payload</w:t>
            </w:r>
            <w:r w:rsidR="00F364D5">
              <w:rPr>
                <w:webHidden/>
              </w:rPr>
              <w:tab/>
            </w:r>
            <w:r w:rsidR="00F364D5">
              <w:rPr>
                <w:webHidden/>
              </w:rPr>
              <w:fldChar w:fldCharType="begin"/>
            </w:r>
            <w:r w:rsidR="00F364D5">
              <w:rPr>
                <w:webHidden/>
              </w:rPr>
              <w:instrText xml:space="preserve"> PAGEREF _Toc209094911 \h </w:instrText>
            </w:r>
            <w:r w:rsidR="00F364D5">
              <w:rPr>
                <w:webHidden/>
              </w:rPr>
            </w:r>
            <w:r w:rsidR="00F364D5">
              <w:rPr>
                <w:webHidden/>
              </w:rPr>
              <w:fldChar w:fldCharType="separate"/>
            </w:r>
            <w:r w:rsidR="00F364D5">
              <w:rPr>
                <w:webHidden/>
              </w:rPr>
              <w:t>14</w:t>
            </w:r>
            <w:r w:rsidR="00F364D5">
              <w:rPr>
                <w:webHidden/>
              </w:rPr>
              <w:fldChar w:fldCharType="end"/>
            </w:r>
          </w:hyperlink>
        </w:p>
        <w:p w:rsidR="00F364D5" w:rsidRDefault="002376B0" w14:paraId="6656FA2E" w14:textId="0D00DD95">
          <w:pPr>
            <w:pStyle w:val="TOC2"/>
            <w:rPr>
              <w:rFonts w:asciiTheme="minorHAnsi" w:hAnsiTheme="minorHAnsi" w:eastAsiaTheme="minorEastAsia" w:cstheme="minorBidi"/>
              <w:sz w:val="22"/>
              <w:szCs w:val="22"/>
              <w:lang w:val="en-BE" w:eastAsia="en-BE"/>
            </w:rPr>
          </w:pPr>
          <w:hyperlink w:history="1" w:anchor="_Toc209094912">
            <w:r w:rsidRPr="00E2770E" w:rsidR="00F364D5">
              <w:rPr>
                <w:rStyle w:val="Hyperlink"/>
                <w:lang w:val="en-BE"/>
              </w:rPr>
              <w:t>5.4.</w:t>
            </w:r>
            <w:r w:rsidR="00F364D5">
              <w:rPr>
                <w:rFonts w:asciiTheme="minorHAnsi" w:hAnsiTheme="minorHAnsi" w:eastAsiaTheme="minorEastAsia" w:cstheme="minorBidi"/>
                <w:sz w:val="22"/>
                <w:szCs w:val="22"/>
                <w:lang w:val="en-BE" w:eastAsia="en-BE"/>
              </w:rPr>
              <w:tab/>
            </w:r>
            <w:r w:rsidRPr="00E2770E" w:rsidR="00F364D5">
              <w:rPr>
                <w:rStyle w:val="Hyperlink"/>
                <w:lang w:val="en-BE"/>
              </w:rPr>
              <w:t>Step 4 : Resolve public key and verify signature</w:t>
            </w:r>
            <w:r w:rsidR="00F364D5">
              <w:rPr>
                <w:webHidden/>
              </w:rPr>
              <w:tab/>
            </w:r>
            <w:r w:rsidR="00F364D5">
              <w:rPr>
                <w:webHidden/>
              </w:rPr>
              <w:fldChar w:fldCharType="begin"/>
            </w:r>
            <w:r w:rsidR="00F364D5">
              <w:rPr>
                <w:webHidden/>
              </w:rPr>
              <w:instrText xml:space="preserve"> PAGEREF _Toc209094912 \h </w:instrText>
            </w:r>
            <w:r w:rsidR="00F364D5">
              <w:rPr>
                <w:webHidden/>
              </w:rPr>
            </w:r>
            <w:r w:rsidR="00F364D5">
              <w:rPr>
                <w:webHidden/>
              </w:rPr>
              <w:fldChar w:fldCharType="separate"/>
            </w:r>
            <w:r w:rsidR="00F364D5">
              <w:rPr>
                <w:webHidden/>
              </w:rPr>
              <w:t>14</w:t>
            </w:r>
            <w:r w:rsidR="00F364D5">
              <w:rPr>
                <w:webHidden/>
              </w:rPr>
              <w:fldChar w:fldCharType="end"/>
            </w:r>
          </w:hyperlink>
        </w:p>
        <w:p w:rsidR="00F364D5" w:rsidRDefault="002376B0" w14:paraId="31C8ADB3" w14:textId="3C41EFC1">
          <w:pPr>
            <w:pStyle w:val="TOC2"/>
            <w:rPr>
              <w:rFonts w:asciiTheme="minorHAnsi" w:hAnsiTheme="minorHAnsi" w:eastAsiaTheme="minorEastAsia" w:cstheme="minorBidi"/>
              <w:sz w:val="22"/>
              <w:szCs w:val="22"/>
              <w:lang w:val="en-BE" w:eastAsia="en-BE"/>
            </w:rPr>
          </w:pPr>
          <w:hyperlink w:history="1" w:anchor="_Toc209094913">
            <w:r w:rsidRPr="00E2770E" w:rsidR="00F364D5">
              <w:rPr>
                <w:rStyle w:val="Hyperlink"/>
                <w:lang w:val="en-BE"/>
              </w:rPr>
              <w:t>5.5.</w:t>
            </w:r>
            <w:r w:rsidR="00F364D5">
              <w:rPr>
                <w:rFonts w:asciiTheme="minorHAnsi" w:hAnsiTheme="minorHAnsi" w:eastAsiaTheme="minorEastAsia" w:cstheme="minorBidi"/>
                <w:sz w:val="22"/>
                <w:szCs w:val="22"/>
                <w:lang w:val="en-BE" w:eastAsia="en-BE"/>
              </w:rPr>
              <w:tab/>
            </w:r>
            <w:r w:rsidRPr="00E2770E" w:rsidR="00F364D5">
              <w:rPr>
                <w:rStyle w:val="Hyperlink"/>
                <w:lang w:val="en-BE"/>
              </w:rPr>
              <w:t>Step 5 : Do business validations on the payload</w:t>
            </w:r>
            <w:r w:rsidR="00F364D5">
              <w:rPr>
                <w:webHidden/>
              </w:rPr>
              <w:tab/>
            </w:r>
            <w:r w:rsidR="00F364D5">
              <w:rPr>
                <w:webHidden/>
              </w:rPr>
              <w:fldChar w:fldCharType="begin"/>
            </w:r>
            <w:r w:rsidR="00F364D5">
              <w:rPr>
                <w:webHidden/>
              </w:rPr>
              <w:instrText xml:space="preserve"> PAGEREF _Toc209094913 \h </w:instrText>
            </w:r>
            <w:r w:rsidR="00F364D5">
              <w:rPr>
                <w:webHidden/>
              </w:rPr>
            </w:r>
            <w:r w:rsidR="00F364D5">
              <w:rPr>
                <w:webHidden/>
              </w:rPr>
              <w:fldChar w:fldCharType="separate"/>
            </w:r>
            <w:r w:rsidR="00F364D5">
              <w:rPr>
                <w:webHidden/>
              </w:rPr>
              <w:t>14</w:t>
            </w:r>
            <w:r w:rsidR="00F364D5">
              <w:rPr>
                <w:webHidden/>
              </w:rPr>
              <w:fldChar w:fldCharType="end"/>
            </w:r>
          </w:hyperlink>
        </w:p>
        <w:p w:rsidR="00F364D5" w:rsidRDefault="002376B0" w14:paraId="7ABC7095" w14:textId="65287755">
          <w:pPr>
            <w:pStyle w:val="TOC2"/>
            <w:rPr>
              <w:rFonts w:asciiTheme="minorHAnsi" w:hAnsiTheme="minorHAnsi" w:eastAsiaTheme="minorEastAsia" w:cstheme="minorBidi"/>
              <w:sz w:val="22"/>
              <w:szCs w:val="22"/>
              <w:lang w:val="en-BE" w:eastAsia="en-BE"/>
            </w:rPr>
          </w:pPr>
          <w:hyperlink w:history="1" w:anchor="_Toc209094914">
            <w:r w:rsidRPr="00E2770E" w:rsidR="00F364D5">
              <w:rPr>
                <w:rStyle w:val="Hyperlink"/>
                <w:lang w:val="en-BE"/>
              </w:rPr>
              <w:t>5.6.</w:t>
            </w:r>
            <w:r w:rsidR="00F364D5">
              <w:rPr>
                <w:rFonts w:asciiTheme="minorHAnsi" w:hAnsiTheme="minorHAnsi" w:eastAsiaTheme="minorEastAsia" w:cstheme="minorBidi"/>
                <w:sz w:val="22"/>
                <w:szCs w:val="22"/>
                <w:lang w:val="en-BE" w:eastAsia="en-BE"/>
              </w:rPr>
              <w:tab/>
            </w:r>
            <w:r w:rsidRPr="00E2770E" w:rsidR="00F364D5">
              <w:rPr>
                <w:rStyle w:val="Hyperlink"/>
                <w:lang w:val="en-BE"/>
              </w:rPr>
              <w:t>Step 6 : Check for revocation</w:t>
            </w:r>
            <w:r w:rsidR="00F364D5">
              <w:rPr>
                <w:webHidden/>
              </w:rPr>
              <w:tab/>
            </w:r>
            <w:r w:rsidR="00F364D5">
              <w:rPr>
                <w:webHidden/>
              </w:rPr>
              <w:fldChar w:fldCharType="begin"/>
            </w:r>
            <w:r w:rsidR="00F364D5">
              <w:rPr>
                <w:webHidden/>
              </w:rPr>
              <w:instrText xml:space="preserve"> PAGEREF _Toc209094914 \h </w:instrText>
            </w:r>
            <w:r w:rsidR="00F364D5">
              <w:rPr>
                <w:webHidden/>
              </w:rPr>
            </w:r>
            <w:r w:rsidR="00F364D5">
              <w:rPr>
                <w:webHidden/>
              </w:rPr>
              <w:fldChar w:fldCharType="separate"/>
            </w:r>
            <w:r w:rsidR="00F364D5">
              <w:rPr>
                <w:webHidden/>
              </w:rPr>
              <w:t>15</w:t>
            </w:r>
            <w:r w:rsidR="00F364D5">
              <w:rPr>
                <w:webHidden/>
              </w:rPr>
              <w:fldChar w:fldCharType="end"/>
            </w:r>
          </w:hyperlink>
        </w:p>
        <w:p w:rsidR="00F364D5" w:rsidRDefault="002376B0" w14:paraId="2A380C0D" w14:textId="15763E23">
          <w:pPr>
            <w:pStyle w:val="TOC2"/>
            <w:rPr>
              <w:rFonts w:asciiTheme="minorHAnsi" w:hAnsiTheme="minorHAnsi" w:eastAsiaTheme="minorEastAsia" w:cstheme="minorBidi"/>
              <w:sz w:val="22"/>
              <w:szCs w:val="22"/>
              <w:lang w:val="en-BE" w:eastAsia="en-BE"/>
            </w:rPr>
          </w:pPr>
          <w:hyperlink w:history="1" w:anchor="_Toc209094915">
            <w:r w:rsidRPr="00E2770E" w:rsidR="00F364D5">
              <w:rPr>
                <w:rStyle w:val="Hyperlink"/>
                <w:lang w:val="en-BE"/>
              </w:rPr>
              <w:t>5.7.</w:t>
            </w:r>
            <w:r w:rsidR="00F364D5">
              <w:rPr>
                <w:rFonts w:asciiTheme="minorHAnsi" w:hAnsiTheme="minorHAnsi" w:eastAsiaTheme="minorEastAsia" w:cstheme="minorBidi"/>
                <w:sz w:val="22"/>
                <w:szCs w:val="22"/>
                <w:lang w:val="en-BE" w:eastAsia="en-BE"/>
              </w:rPr>
              <w:tab/>
            </w:r>
            <w:r w:rsidRPr="00E2770E" w:rsidR="00F364D5">
              <w:rPr>
                <w:rStyle w:val="Hyperlink"/>
                <w:lang w:val="en-BE"/>
              </w:rPr>
              <w:t>Step 7 : Verify the treatment date</w:t>
            </w:r>
            <w:r w:rsidR="00F364D5">
              <w:rPr>
                <w:webHidden/>
              </w:rPr>
              <w:tab/>
            </w:r>
            <w:r w:rsidR="00F364D5">
              <w:rPr>
                <w:webHidden/>
              </w:rPr>
              <w:fldChar w:fldCharType="begin"/>
            </w:r>
            <w:r w:rsidR="00F364D5">
              <w:rPr>
                <w:webHidden/>
              </w:rPr>
              <w:instrText xml:space="preserve"> PAGEREF _Toc209094915 \h </w:instrText>
            </w:r>
            <w:r w:rsidR="00F364D5">
              <w:rPr>
                <w:webHidden/>
              </w:rPr>
            </w:r>
            <w:r w:rsidR="00F364D5">
              <w:rPr>
                <w:webHidden/>
              </w:rPr>
              <w:fldChar w:fldCharType="separate"/>
            </w:r>
            <w:r w:rsidR="00F364D5">
              <w:rPr>
                <w:webHidden/>
              </w:rPr>
              <w:t>15</w:t>
            </w:r>
            <w:r w:rsidR="00F364D5">
              <w:rPr>
                <w:webHidden/>
              </w:rPr>
              <w:fldChar w:fldCharType="end"/>
            </w:r>
          </w:hyperlink>
        </w:p>
        <w:p w:rsidR="00F364D5" w:rsidRDefault="002376B0" w14:paraId="43331561" w14:textId="4E19EA11">
          <w:pPr>
            <w:pStyle w:val="TOC2"/>
            <w:rPr>
              <w:rFonts w:asciiTheme="minorHAnsi" w:hAnsiTheme="minorHAnsi" w:eastAsiaTheme="minorEastAsia" w:cstheme="minorBidi"/>
              <w:sz w:val="22"/>
              <w:szCs w:val="22"/>
              <w:lang w:val="en-BE" w:eastAsia="en-BE"/>
            </w:rPr>
          </w:pPr>
          <w:hyperlink w:history="1" w:anchor="_Toc209094916">
            <w:r w:rsidRPr="00E2770E" w:rsidR="00F364D5">
              <w:rPr>
                <w:rStyle w:val="Hyperlink"/>
                <w:lang w:val="en-BE"/>
              </w:rPr>
              <w:t>5.8.</w:t>
            </w:r>
            <w:r w:rsidR="00F364D5">
              <w:rPr>
                <w:rFonts w:asciiTheme="minorHAnsi" w:hAnsiTheme="minorHAnsi" w:eastAsiaTheme="minorEastAsia" w:cstheme="minorBidi"/>
                <w:sz w:val="22"/>
                <w:szCs w:val="22"/>
                <w:lang w:val="en-BE" w:eastAsia="en-BE"/>
              </w:rPr>
              <w:tab/>
            </w:r>
            <w:r w:rsidRPr="00E2770E" w:rsidR="00F364D5">
              <w:rPr>
                <w:rStyle w:val="Hyperlink"/>
                <w:lang w:val="en-BE"/>
              </w:rPr>
              <w:t>Step 8 : Output the result</w:t>
            </w:r>
            <w:r w:rsidR="00F364D5">
              <w:rPr>
                <w:webHidden/>
              </w:rPr>
              <w:tab/>
            </w:r>
            <w:r w:rsidR="00F364D5">
              <w:rPr>
                <w:webHidden/>
              </w:rPr>
              <w:fldChar w:fldCharType="begin"/>
            </w:r>
            <w:r w:rsidR="00F364D5">
              <w:rPr>
                <w:webHidden/>
              </w:rPr>
              <w:instrText xml:space="preserve"> PAGEREF _Toc209094916 \h </w:instrText>
            </w:r>
            <w:r w:rsidR="00F364D5">
              <w:rPr>
                <w:webHidden/>
              </w:rPr>
            </w:r>
            <w:r w:rsidR="00F364D5">
              <w:rPr>
                <w:webHidden/>
              </w:rPr>
              <w:fldChar w:fldCharType="separate"/>
            </w:r>
            <w:r w:rsidR="00F364D5">
              <w:rPr>
                <w:webHidden/>
              </w:rPr>
              <w:t>15</w:t>
            </w:r>
            <w:r w:rsidR="00F364D5">
              <w:rPr>
                <w:webHidden/>
              </w:rPr>
              <w:fldChar w:fldCharType="end"/>
            </w:r>
          </w:hyperlink>
        </w:p>
        <w:p w:rsidR="00F364D5" w:rsidRDefault="002376B0" w14:paraId="19C80F18" w14:textId="2E0F7044">
          <w:pPr>
            <w:pStyle w:val="TOC1"/>
            <w:rPr>
              <w:rFonts w:asciiTheme="minorHAnsi" w:hAnsiTheme="minorHAnsi" w:eastAsiaTheme="minorEastAsia" w:cstheme="minorBidi"/>
              <w:b w:val="0"/>
              <w:sz w:val="22"/>
              <w:szCs w:val="22"/>
              <w:lang w:val="en-BE" w:eastAsia="en-BE"/>
            </w:rPr>
          </w:pPr>
          <w:hyperlink w:history="1" w:anchor="_Toc209094917">
            <w:r w:rsidRPr="00E2770E" w:rsidR="00F364D5">
              <w:rPr>
                <w:rStyle w:val="Hyperlink"/>
                <w:noProof/>
                <w:lang w:val="en-BE"/>
              </w:rPr>
              <w:t>6.</w:t>
            </w:r>
            <w:r w:rsidR="00F364D5">
              <w:rPr>
                <w:rFonts w:asciiTheme="minorHAnsi" w:hAnsiTheme="minorHAnsi" w:eastAsiaTheme="minorEastAsia" w:cstheme="minorBidi"/>
                <w:b w:val="0"/>
                <w:sz w:val="22"/>
                <w:szCs w:val="22"/>
                <w:lang w:val="en-BE" w:eastAsia="en-BE"/>
              </w:rPr>
              <w:tab/>
            </w:r>
            <w:r w:rsidRPr="00E2770E" w:rsidR="00F364D5">
              <w:rPr>
                <w:rStyle w:val="Hyperlink"/>
                <w:noProof/>
                <w:lang w:val="en-BE"/>
              </w:rPr>
              <w:t>Technical Specs of the Resolver API for fetching the public keys for signature verification</w:t>
            </w:r>
            <w:r w:rsidR="00F364D5">
              <w:rPr>
                <w:noProof/>
                <w:webHidden/>
              </w:rPr>
              <w:tab/>
            </w:r>
            <w:r w:rsidR="00F364D5">
              <w:rPr>
                <w:noProof/>
                <w:webHidden/>
              </w:rPr>
              <w:fldChar w:fldCharType="begin"/>
            </w:r>
            <w:r w:rsidR="00F364D5">
              <w:rPr>
                <w:noProof/>
                <w:webHidden/>
              </w:rPr>
              <w:instrText xml:space="preserve"> PAGEREF _Toc209094917 \h </w:instrText>
            </w:r>
            <w:r w:rsidR="00F364D5">
              <w:rPr>
                <w:noProof/>
                <w:webHidden/>
              </w:rPr>
            </w:r>
            <w:r w:rsidR="00F364D5">
              <w:rPr>
                <w:noProof/>
                <w:webHidden/>
              </w:rPr>
              <w:fldChar w:fldCharType="separate"/>
            </w:r>
            <w:r w:rsidR="00F364D5">
              <w:rPr>
                <w:noProof/>
                <w:webHidden/>
              </w:rPr>
              <w:t>16</w:t>
            </w:r>
            <w:r w:rsidR="00F364D5">
              <w:rPr>
                <w:noProof/>
                <w:webHidden/>
              </w:rPr>
              <w:fldChar w:fldCharType="end"/>
            </w:r>
          </w:hyperlink>
        </w:p>
        <w:p w:rsidR="00F364D5" w:rsidRDefault="002376B0" w14:paraId="2AF7D1EE" w14:textId="543D34B6">
          <w:pPr>
            <w:pStyle w:val="TOC1"/>
            <w:rPr>
              <w:rFonts w:asciiTheme="minorHAnsi" w:hAnsiTheme="minorHAnsi" w:eastAsiaTheme="minorEastAsia" w:cstheme="minorBidi"/>
              <w:b w:val="0"/>
              <w:sz w:val="22"/>
              <w:szCs w:val="22"/>
              <w:lang w:val="en-BE" w:eastAsia="en-BE"/>
            </w:rPr>
          </w:pPr>
          <w:hyperlink w:history="1" w:anchor="_Toc209094918">
            <w:r w:rsidRPr="00E2770E" w:rsidR="00F364D5">
              <w:rPr>
                <w:rStyle w:val="Hyperlink"/>
                <w:noProof/>
                <w:lang w:val="en-BE"/>
              </w:rPr>
              <w:t>7.</w:t>
            </w:r>
            <w:r w:rsidR="00F364D5">
              <w:rPr>
                <w:rFonts w:asciiTheme="minorHAnsi" w:hAnsiTheme="minorHAnsi" w:eastAsiaTheme="minorEastAsia" w:cstheme="minorBidi"/>
                <w:b w:val="0"/>
                <w:sz w:val="22"/>
                <w:szCs w:val="22"/>
                <w:lang w:val="en-BE" w:eastAsia="en-BE"/>
              </w:rPr>
              <w:tab/>
            </w:r>
            <w:r w:rsidRPr="00E2770E" w:rsidR="00F364D5">
              <w:rPr>
                <w:rStyle w:val="Hyperlink"/>
                <w:noProof/>
                <w:lang w:val="en-BE"/>
              </w:rPr>
              <w:t>Format and specs for the export of the verification result</w:t>
            </w:r>
            <w:r w:rsidR="00F364D5">
              <w:rPr>
                <w:noProof/>
                <w:webHidden/>
              </w:rPr>
              <w:tab/>
            </w:r>
            <w:r w:rsidR="00F364D5">
              <w:rPr>
                <w:noProof/>
                <w:webHidden/>
              </w:rPr>
              <w:fldChar w:fldCharType="begin"/>
            </w:r>
            <w:r w:rsidR="00F364D5">
              <w:rPr>
                <w:noProof/>
                <w:webHidden/>
              </w:rPr>
              <w:instrText xml:space="preserve"> PAGEREF _Toc209094918 \h </w:instrText>
            </w:r>
            <w:r w:rsidR="00F364D5">
              <w:rPr>
                <w:noProof/>
                <w:webHidden/>
              </w:rPr>
            </w:r>
            <w:r w:rsidR="00F364D5">
              <w:rPr>
                <w:noProof/>
                <w:webHidden/>
              </w:rPr>
              <w:fldChar w:fldCharType="separate"/>
            </w:r>
            <w:r w:rsidR="00F364D5">
              <w:rPr>
                <w:noProof/>
                <w:webHidden/>
              </w:rPr>
              <w:t>17</w:t>
            </w:r>
            <w:r w:rsidR="00F364D5">
              <w:rPr>
                <w:noProof/>
                <w:webHidden/>
              </w:rPr>
              <w:fldChar w:fldCharType="end"/>
            </w:r>
          </w:hyperlink>
        </w:p>
        <w:p w:rsidRPr="00B063F0" w:rsidR="00C773EE" w:rsidP="00B063F0" w:rsidRDefault="00633ADD" w14:paraId="22C2F17A" w14:textId="003D5282">
          <w:pPr>
            <w:pStyle w:val="TOC1"/>
            <w:rPr>
              <w:rFonts w:asciiTheme="minorHAnsi" w:hAnsiTheme="minorHAnsi" w:eastAsiaTheme="minorEastAsia" w:cstheme="minorBidi"/>
              <w:b w:val="0"/>
              <w:noProof/>
              <w:kern w:val="2"/>
              <w:sz w:val="24"/>
              <w:szCs w:val="24"/>
              <w:lang w:val="es-ES" w:eastAsia="es-ES"/>
              <w14:ligatures w14:val="standardContextual"/>
            </w:rPr>
          </w:pPr>
          <w:r w:rsidRPr="007074BB">
            <w:fldChar w:fldCharType="end"/>
          </w:r>
          <w:r w:rsidRPr="007074BB">
            <w:br w:type="page"/>
          </w:r>
        </w:p>
      </w:sdtContent>
    </w:sdt>
    <w:p w:rsidR="00A53F41" w:rsidP="00BC6514" w:rsidRDefault="00BC6514" w14:paraId="279E0B8B" w14:textId="63BBF4D4">
      <w:pPr>
        <w:pStyle w:val="Heading1"/>
      </w:pPr>
      <w:bookmarkStart w:name="_Toc209094899" w:id="1"/>
      <w:bookmarkStart w:name="_Hlk200716800" w:id="2"/>
      <w:bookmarkStart w:name="_Ref206509203" w:id="3"/>
      <w:r>
        <w:t>Context</w:t>
      </w:r>
      <w:bookmarkEnd w:id="1"/>
      <w:r>
        <w:t xml:space="preserve"> </w:t>
      </w:r>
      <w:bookmarkEnd w:id="2"/>
      <w:bookmarkEnd w:id="3"/>
    </w:p>
    <w:p w:rsidR="002E24E4" w:rsidP="00B05320" w:rsidRDefault="00900C31" w14:paraId="4ED951EE" w14:textId="1CF2B6B5">
      <w:pPr>
        <w:rPr>
          <w:lang w:val="en-BE"/>
        </w:rPr>
      </w:pPr>
      <w:r>
        <w:rPr>
          <w:lang w:val="en-BE" w:eastAsia="ar-SA"/>
        </w:rPr>
        <w:t xml:space="preserve">We refer to the </w:t>
      </w:r>
      <w:r w:rsidRPr="00900C31">
        <w:rPr>
          <w:i/>
          <w:iCs/>
          <w:lang w:val="en-BE" w:eastAsia="ar-SA"/>
        </w:rPr>
        <w:t>EHIC PDF QR Code PoC – Overview.docx</w:t>
      </w:r>
      <w:r>
        <w:rPr>
          <w:lang w:val="en-BE" w:eastAsia="ar-SA"/>
        </w:rPr>
        <w:t xml:space="preserve"> for the general context of the project</w:t>
      </w:r>
      <w:r w:rsidRPr="00D1697A" w:rsidR="002E24E4">
        <w:t xml:space="preserve">. </w:t>
      </w:r>
      <w:r>
        <w:rPr>
          <w:lang w:val="en-BE"/>
        </w:rPr>
        <w:t>The current document serves to describe the</w:t>
      </w:r>
      <w:r w:rsidR="00A452F8">
        <w:rPr>
          <w:lang w:val="en-BE"/>
        </w:rPr>
        <w:t xml:space="preserve"> </w:t>
      </w:r>
      <w:r>
        <w:rPr>
          <w:lang w:val="en-BE"/>
        </w:rPr>
        <w:t>technical specifications of the different aspects of the project</w:t>
      </w:r>
      <w:r w:rsidR="00A452F8">
        <w:rPr>
          <w:lang w:val="en-BE"/>
        </w:rPr>
        <w:t>. The specifications described in this document should enable (the IT department of) the different actors (issuer and verifier) involved in this project to implement and integrate the project into their own infrastructure.</w:t>
      </w:r>
    </w:p>
    <w:p w:rsidR="00A452F8" w:rsidP="00B05320" w:rsidRDefault="00A452F8" w14:paraId="174DA865" w14:textId="3D94D056">
      <w:pPr>
        <w:rPr>
          <w:lang w:val="en-BE"/>
        </w:rPr>
      </w:pPr>
      <w:r>
        <w:rPr>
          <w:lang w:val="en-BE"/>
        </w:rPr>
        <w:t>The following specifications are explained in this document</w:t>
      </w:r>
    </w:p>
    <w:p w:rsidRPr="00A452F8" w:rsidR="00A452F8" w:rsidP="00A452F8" w:rsidRDefault="00A452F8" w14:paraId="11094631" w14:textId="1E390CF9">
      <w:pPr>
        <w:ind w:firstLine="360"/>
        <w:rPr>
          <w:lang w:val="en-BE"/>
        </w:rPr>
      </w:pPr>
      <w:r>
        <w:rPr>
          <w:lang w:val="en-BE"/>
        </w:rPr>
        <w:t>Issuing :</w:t>
      </w:r>
    </w:p>
    <w:p w:rsidR="00900C31" w:rsidP="00BA3DD3" w:rsidRDefault="00993AC1" w14:paraId="60098EE3" w14:textId="45FAE21E">
      <w:pPr>
        <w:pStyle w:val="ListParagraph"/>
        <w:numPr>
          <w:ilvl w:val="0"/>
          <w:numId w:val="11"/>
        </w:numPr>
        <w:rPr>
          <w:lang w:val="en-BE"/>
        </w:rPr>
      </w:pPr>
      <w:r>
        <w:rPr>
          <w:lang w:val="en-BE"/>
        </w:rPr>
        <w:t>Technical Specs on the signed JWT</w:t>
      </w:r>
    </w:p>
    <w:p w:rsidR="00900C31" w:rsidP="00BA3DD3" w:rsidRDefault="00900C31" w14:paraId="710198AC" w14:textId="4C55CE97">
      <w:pPr>
        <w:pStyle w:val="ListParagraph"/>
        <w:numPr>
          <w:ilvl w:val="0"/>
          <w:numId w:val="11"/>
        </w:numPr>
        <w:rPr>
          <w:lang w:val="en-BE"/>
        </w:rPr>
      </w:pPr>
      <w:r>
        <w:rPr>
          <w:lang w:val="en-BE"/>
        </w:rPr>
        <w:t>Technical Specs on creating the QR code from the signed JWT</w:t>
      </w:r>
    </w:p>
    <w:p w:rsidR="00900C31" w:rsidP="00BA3DD3" w:rsidRDefault="00900C31" w14:paraId="1FC4B5A3" w14:textId="28B3FD46">
      <w:pPr>
        <w:pStyle w:val="ListParagraph"/>
        <w:numPr>
          <w:ilvl w:val="0"/>
          <w:numId w:val="11"/>
        </w:numPr>
        <w:rPr>
          <w:lang w:val="en-BE"/>
        </w:rPr>
      </w:pPr>
      <w:r>
        <w:rPr>
          <w:lang w:val="en-BE"/>
        </w:rPr>
        <w:t>Format and specs for the PDF containing the QR code</w:t>
      </w:r>
    </w:p>
    <w:p w:rsidRPr="00A452F8" w:rsidR="00A452F8" w:rsidP="00A452F8" w:rsidRDefault="00A452F8" w14:paraId="1C0832DC" w14:textId="04F74F3D">
      <w:pPr>
        <w:ind w:firstLine="360"/>
        <w:rPr>
          <w:lang w:val="en-BE"/>
        </w:rPr>
      </w:pPr>
      <w:r>
        <w:rPr>
          <w:lang w:val="en-BE"/>
        </w:rPr>
        <w:t xml:space="preserve">Verifying : </w:t>
      </w:r>
    </w:p>
    <w:p w:rsidR="00900C31" w:rsidP="00BA3DD3" w:rsidRDefault="00900C31" w14:paraId="1D60B8F9" w14:textId="1B4CB5DE">
      <w:pPr>
        <w:pStyle w:val="ListParagraph"/>
        <w:numPr>
          <w:ilvl w:val="0"/>
          <w:numId w:val="11"/>
        </w:numPr>
        <w:rPr>
          <w:lang w:val="en-BE"/>
        </w:rPr>
      </w:pPr>
      <w:r>
        <w:rPr>
          <w:lang w:val="en-BE"/>
        </w:rPr>
        <w:t>Functional Description of the verification flow</w:t>
      </w:r>
    </w:p>
    <w:p w:rsidR="00900C31" w:rsidP="00BA3DD3" w:rsidRDefault="00900C31" w14:paraId="68E9BC32" w14:textId="6CBC2362">
      <w:pPr>
        <w:pStyle w:val="ListParagraph"/>
        <w:numPr>
          <w:ilvl w:val="0"/>
          <w:numId w:val="11"/>
        </w:numPr>
        <w:rPr>
          <w:lang w:val="en-BE"/>
        </w:rPr>
      </w:pPr>
      <w:r>
        <w:rPr>
          <w:lang w:val="en-BE"/>
        </w:rPr>
        <w:t>Technical Specs of the Resolver API for fetching the public keys for signature verification</w:t>
      </w:r>
    </w:p>
    <w:p w:rsidRPr="00900C31" w:rsidR="00900C31" w:rsidP="00BA3DD3" w:rsidRDefault="00900C31" w14:paraId="08A649F6" w14:textId="5B6C0BAE">
      <w:pPr>
        <w:pStyle w:val="ListParagraph"/>
        <w:numPr>
          <w:ilvl w:val="0"/>
          <w:numId w:val="11"/>
        </w:numPr>
        <w:rPr>
          <w:lang w:val="en-BE"/>
        </w:rPr>
      </w:pPr>
      <w:r>
        <w:rPr>
          <w:lang w:val="en-BE"/>
        </w:rPr>
        <w:t>Format and specs for the export of the verification result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ook w:val="04A0" w:firstRow="1" w:lastRow="0" w:firstColumn="1" w:lastColumn="0" w:noHBand="0" w:noVBand="1"/>
      </w:tblPr>
      <w:tblGrid>
        <w:gridCol w:w="8602"/>
      </w:tblGrid>
      <w:tr w:rsidR="006F2D33" w:rsidTr="0080192E" w14:paraId="7B54F5A7" w14:textId="77777777">
        <w:tc>
          <w:tcPr>
            <w:tcW w:w="8602" w:type="dxa"/>
            <w:shd w:val="clear" w:color="auto" w:fill="E7E6E6" w:themeFill="background2"/>
          </w:tcPr>
          <w:p w:rsidRPr="006F2D33" w:rsidR="006F2D33" w:rsidP="006F2D33" w:rsidRDefault="006F2D33" w14:paraId="71166AE3" w14:textId="5ACFE37D">
            <w:pPr>
              <w:spacing w:before="120"/>
              <w:rPr>
                <w:b/>
                <w:bCs/>
                <w:sz w:val="24"/>
                <w:szCs w:val="22"/>
              </w:rPr>
            </w:pPr>
            <w:r w:rsidRPr="006F2D33">
              <w:rPr>
                <w:b/>
                <w:bCs/>
                <w:sz w:val="24"/>
                <w:szCs w:val="22"/>
              </w:rPr>
              <w:t>Note</w:t>
            </w:r>
          </w:p>
          <w:p w:rsidRPr="00993AC1" w:rsidR="006F2D33" w:rsidP="006F2D33" w:rsidRDefault="00900C31" w14:paraId="4631B0B5" w14:textId="38038803">
            <w:pPr>
              <w:rPr>
                <w:sz w:val="24"/>
                <w:szCs w:val="24"/>
                <w:lang w:val="en-BE"/>
              </w:rPr>
            </w:pPr>
            <w:r>
              <w:rPr>
                <w:sz w:val="24"/>
                <w:szCs w:val="24"/>
                <w:lang w:val="en-BE"/>
              </w:rPr>
              <w:t>This document is still in draft</w:t>
            </w:r>
            <w:r w:rsidRPr="240AEBA0" w:rsidR="006F2D33">
              <w:rPr>
                <w:sz w:val="24"/>
                <w:szCs w:val="24"/>
              </w:rPr>
              <w:t>.</w:t>
            </w:r>
            <w:r>
              <w:rPr>
                <w:sz w:val="24"/>
                <w:szCs w:val="24"/>
                <w:lang w:val="en-BE"/>
              </w:rPr>
              <w:t xml:space="preserve"> </w:t>
            </w:r>
            <w:r w:rsidR="00993AC1">
              <w:rPr>
                <w:sz w:val="24"/>
                <w:szCs w:val="24"/>
                <w:lang w:val="en-BE"/>
              </w:rPr>
              <w:t>Following the conclusions of the PoC some changes are still possible. Some parts of this document are not redacted yet. The reference</w:t>
            </w:r>
            <w:r w:rsidR="00A452F8">
              <w:rPr>
                <w:sz w:val="24"/>
                <w:szCs w:val="24"/>
                <w:lang w:val="en-BE"/>
              </w:rPr>
              <w:t>d</w:t>
            </w:r>
            <w:r w:rsidR="00993AC1">
              <w:rPr>
                <w:sz w:val="24"/>
                <w:szCs w:val="24"/>
                <w:lang w:val="en-BE"/>
              </w:rPr>
              <w:t xml:space="preserve"> document </w:t>
            </w:r>
            <w:r w:rsidRPr="007E55F3" w:rsidR="00993AC1">
              <w:rPr>
                <w:i/>
                <w:iCs/>
                <w:sz w:val="24"/>
                <w:szCs w:val="22"/>
                <w:lang w:val="en-BE" w:eastAsia="ar-SA"/>
              </w:rPr>
              <w:t xml:space="preserve">EHIC PDF QR Code PoC – Overview.docx </w:t>
            </w:r>
            <w:r w:rsidRPr="007E55F3" w:rsidR="00993AC1">
              <w:rPr>
                <w:sz w:val="24"/>
                <w:szCs w:val="24"/>
                <w:lang w:val="en-BE"/>
              </w:rPr>
              <w:t>is not publicly available yet.</w:t>
            </w:r>
          </w:p>
        </w:tc>
      </w:tr>
    </w:tbl>
    <w:p w:rsidR="001578CE" w:rsidP="001578CE" w:rsidRDefault="001578CE" w14:paraId="793953DF" w14:textId="77777777">
      <w:pPr>
        <w:rPr>
          <w:lang w:val="en-BE"/>
        </w:rPr>
      </w:pPr>
      <w:bookmarkStart w:name="_Ref209017611" w:id="4"/>
    </w:p>
    <w:p w:rsidR="001578CE" w:rsidRDefault="001578CE" w14:paraId="4A59CE1B" w14:textId="77777777">
      <w:pPr>
        <w:spacing w:after="0" w:line="240" w:lineRule="auto"/>
        <w:jc w:val="left"/>
        <w:rPr>
          <w:b/>
          <w:smallCaps/>
          <w:sz w:val="26"/>
          <w:lang w:val="en-BE"/>
        </w:rPr>
      </w:pPr>
      <w:r>
        <w:rPr>
          <w:lang w:val="en-BE"/>
        </w:rPr>
        <w:br w:type="page"/>
      </w:r>
    </w:p>
    <w:p w:rsidR="00993AC1" w:rsidP="00993AC1" w:rsidRDefault="00993AC1" w14:paraId="60416A86" w14:textId="27538674">
      <w:pPr>
        <w:pStyle w:val="Heading1"/>
        <w:rPr>
          <w:lang w:val="en-BE"/>
        </w:rPr>
      </w:pPr>
      <w:bookmarkStart w:name="_Toc209094900" w:id="5"/>
      <w:r>
        <w:rPr>
          <w:lang w:val="en-BE"/>
        </w:rPr>
        <w:t>Technical Specs on the signed JWT</w:t>
      </w:r>
      <w:bookmarkEnd w:id="4"/>
      <w:bookmarkEnd w:id="5"/>
    </w:p>
    <w:p w:rsidR="0018507F" w:rsidP="63159FBE" w:rsidRDefault="00993AC1" w14:paraId="11E998E7" w14:textId="571F92C2">
      <w:pPr>
        <w:rPr>
          <w:lang w:val="en-US"/>
        </w:rPr>
      </w:pPr>
      <w:r w:rsidRPr="63159FBE">
        <w:rPr>
          <w:lang w:val="en-US"/>
        </w:rPr>
        <w:t xml:space="preserve">The </w:t>
      </w:r>
      <w:r w:rsidRPr="63159FBE" w:rsidR="00315231">
        <w:rPr>
          <w:lang w:val="en-US"/>
        </w:rPr>
        <w:t>electronic Provisional Replacement Certificate of the European Health Insurance Card</w:t>
      </w:r>
      <w:r w:rsidRPr="63159FBE" w:rsidR="00F1662B">
        <w:rPr>
          <w:lang w:val="en-US"/>
        </w:rPr>
        <w:t xml:space="preserve"> (ePRC)</w:t>
      </w:r>
      <w:r w:rsidRPr="63159FBE" w:rsidR="00315231">
        <w:rPr>
          <w:lang w:val="en-US"/>
        </w:rPr>
        <w:t xml:space="preserve"> </w:t>
      </w:r>
      <w:r w:rsidRPr="63159FBE">
        <w:rPr>
          <w:lang w:val="en-US"/>
        </w:rPr>
        <w:t xml:space="preserve">will be present on the PDF document as </w:t>
      </w:r>
      <w:r w:rsidRPr="63159FBE" w:rsidR="0018507F">
        <w:rPr>
          <w:lang w:val="en-US"/>
        </w:rPr>
        <w:t xml:space="preserve">a </w:t>
      </w:r>
      <w:r w:rsidRPr="63159FBE">
        <w:rPr>
          <w:lang w:val="en-US"/>
        </w:rPr>
        <w:t xml:space="preserve">signed </w:t>
      </w:r>
      <w:r w:rsidRPr="63159FBE" w:rsidR="00F1662B">
        <w:rPr>
          <w:lang w:val="en-US"/>
        </w:rPr>
        <w:t>JSON Web Token (JWT)</w:t>
      </w:r>
      <w:r w:rsidRPr="63159FBE">
        <w:rPr>
          <w:lang w:val="en-US"/>
        </w:rPr>
        <w:t xml:space="preserve"> graphically represented </w:t>
      </w:r>
      <w:r w:rsidRPr="63159FBE" w:rsidR="4CC5974F">
        <w:rPr>
          <w:lang w:val="en-US"/>
        </w:rPr>
        <w:t xml:space="preserve">by </w:t>
      </w:r>
      <w:r w:rsidRPr="63159FBE">
        <w:rPr>
          <w:lang w:val="en-US"/>
        </w:rPr>
        <w:t xml:space="preserve">a QR code. </w:t>
      </w:r>
    </w:p>
    <w:p w:rsidR="0018507F" w:rsidP="00993AC1" w:rsidRDefault="0018507F" w14:paraId="2E8FF556" w14:textId="7DCE02F5">
      <w:pPr>
        <w:rPr>
          <w:lang w:val="en-BE"/>
        </w:rPr>
      </w:pPr>
      <w:r>
        <w:rPr>
          <w:lang w:val="en-BE"/>
        </w:rPr>
        <w:t xml:space="preserve">The JWT consists of a header, payload and signature as described in the </w:t>
      </w:r>
      <w:hyperlink w:history="1" r:id="rId15">
        <w:r w:rsidRPr="0018507F">
          <w:rPr>
            <w:rStyle w:val="Hyperlink"/>
            <w:lang w:val="en-BE"/>
          </w:rPr>
          <w:t>JSON Web Signature (JWS)</w:t>
        </w:r>
      </w:hyperlink>
      <w:r>
        <w:rPr>
          <w:lang w:val="en-BE"/>
        </w:rPr>
        <w:t xml:space="preserve"> and </w:t>
      </w:r>
      <w:hyperlink w:history="1" r:id="rId16">
        <w:r w:rsidRPr="0018507F">
          <w:rPr>
            <w:rStyle w:val="Hyperlink"/>
            <w:lang w:val="en-BE"/>
          </w:rPr>
          <w:t>JSON Web Token</w:t>
        </w:r>
      </w:hyperlink>
      <w:r w:rsidRPr="0018507F">
        <w:rPr>
          <w:lang w:val="en-BE"/>
        </w:rPr>
        <w:t xml:space="preserve"> specifications</w:t>
      </w:r>
      <w:r>
        <w:rPr>
          <w:lang w:val="en-BE"/>
        </w:rPr>
        <w:t>.</w:t>
      </w:r>
    </w:p>
    <w:p w:rsidR="0018507F" w:rsidP="0018507F" w:rsidRDefault="0018507F" w14:paraId="2035F482" w14:textId="771CAF33">
      <w:pPr>
        <w:pStyle w:val="Heading2"/>
        <w:rPr>
          <w:lang w:val="en-BE"/>
        </w:rPr>
      </w:pPr>
      <w:bookmarkStart w:name="_Toc209094901" w:id="6"/>
      <w:r>
        <w:rPr>
          <w:lang w:val="en-BE"/>
        </w:rPr>
        <w:t>Requirements</w:t>
      </w:r>
      <w:r w:rsidR="007E55F3">
        <w:rPr>
          <w:lang w:val="en-BE"/>
        </w:rPr>
        <w:t>/Design choices</w:t>
      </w:r>
      <w:bookmarkEnd w:id="6"/>
    </w:p>
    <w:p w:rsidRPr="00F1662B" w:rsidR="00F1662B" w:rsidP="00F1662B" w:rsidRDefault="00F1662B" w14:paraId="454DE41B" w14:textId="77184131">
      <w:pPr>
        <w:rPr>
          <w:lang w:val="en-BE"/>
        </w:rPr>
      </w:pPr>
      <w:r>
        <w:rPr>
          <w:lang w:val="en-BE"/>
        </w:rPr>
        <w:t>The design of the JSON Schema describing the data model of the header and payload of the JWT has been inspired by a number of axiomatic prerequisites. Each of them having certain design choices as consequence.</w:t>
      </w:r>
    </w:p>
    <w:p w:rsidR="0018507F" w:rsidP="00BA3DD3" w:rsidRDefault="0018507F" w14:paraId="6D3C51F3" w14:textId="647B869A">
      <w:pPr>
        <w:pStyle w:val="ListParagraph"/>
        <w:numPr>
          <w:ilvl w:val="0"/>
          <w:numId w:val="14"/>
        </w:numPr>
        <w:rPr>
          <w:lang w:val="en-BE"/>
        </w:rPr>
      </w:pPr>
      <w:r>
        <w:t>Duplication of information is limited</w:t>
      </w:r>
      <w:r w:rsidR="00F1662B">
        <w:rPr>
          <w:lang w:val="en-BE"/>
        </w:rPr>
        <w:t xml:space="preserve"> as much as possible</w:t>
      </w:r>
      <w:r>
        <w:t xml:space="preserve"> </w:t>
      </w:r>
      <w:r>
        <w:rPr>
          <w:lang w:val="en-BE"/>
        </w:rPr>
        <w:t>to reduce the size of the object as much as possible.</w:t>
      </w:r>
    </w:p>
    <w:p w:rsidR="00F1662B" w:rsidP="00F1662B" w:rsidRDefault="00F1662B" w14:paraId="393D135D" w14:textId="3C2718CC">
      <w:pPr>
        <w:pStyle w:val="ListParagraph"/>
        <w:numPr>
          <w:ilvl w:val="1"/>
          <w:numId w:val="14"/>
        </w:numPr>
        <w:rPr>
          <w:lang w:val="en-BE"/>
        </w:rPr>
      </w:pPr>
      <w:r>
        <w:rPr>
          <w:lang w:val="en-BE"/>
        </w:rPr>
        <w:t xml:space="preserve">The packaging of the PRC data as a credential inside a verifiable credential payload as described in the </w:t>
      </w:r>
      <w:hyperlink w:history="1" r:id="rId17">
        <w:r w:rsidRPr="00F1662B">
          <w:rPr>
            <w:rStyle w:val="Hyperlink"/>
            <w:lang w:val="en-BE"/>
          </w:rPr>
          <w:t>verifiable credential data model</w:t>
        </w:r>
      </w:hyperlink>
      <w:r>
        <w:rPr>
          <w:lang w:val="en-BE"/>
        </w:rPr>
        <w:t xml:space="preserve"> (</w:t>
      </w:r>
      <w:r w:rsidR="0082437B">
        <w:rPr>
          <w:lang w:val="en-BE"/>
        </w:rPr>
        <w:t xml:space="preserve">W3C </w:t>
      </w:r>
      <w:r>
        <w:rPr>
          <w:lang w:val="en-BE"/>
        </w:rPr>
        <w:t>VCDM</w:t>
      </w:r>
      <w:r w:rsidR="0082437B">
        <w:rPr>
          <w:lang w:val="en-BE"/>
        </w:rPr>
        <w:t xml:space="preserve"> 2.0</w:t>
      </w:r>
      <w:r>
        <w:rPr>
          <w:lang w:val="en-BE"/>
        </w:rPr>
        <w:t xml:space="preserve">) </w:t>
      </w:r>
      <w:r w:rsidR="0082437B">
        <w:rPr>
          <w:lang w:val="en-BE"/>
        </w:rPr>
        <w:t>was not withheld for this reason.</w:t>
      </w:r>
      <w:r w:rsidR="001578CE">
        <w:rPr>
          <w:rStyle w:val="FootnoteReference"/>
          <w:lang w:val="en-BE"/>
        </w:rPr>
        <w:footnoteReference w:id="2"/>
      </w:r>
    </w:p>
    <w:p w:rsidR="007E55F3" w:rsidP="00BA3DD3" w:rsidRDefault="0018507F" w14:paraId="6E1B6F0C" w14:textId="1EF0CC5F">
      <w:pPr>
        <w:pStyle w:val="ListParagraph"/>
        <w:numPr>
          <w:ilvl w:val="0"/>
          <w:numId w:val="14"/>
        </w:numPr>
        <w:rPr>
          <w:lang w:val="en-BE"/>
        </w:rPr>
      </w:pPr>
      <w:r>
        <w:rPr>
          <w:lang w:val="en-BE"/>
        </w:rPr>
        <w:t xml:space="preserve">All data visible on the PRC as described in </w:t>
      </w:r>
      <w:hyperlink w:history="1" r:id="rId18">
        <w:r w:rsidRPr="0018507F">
          <w:rPr>
            <w:rStyle w:val="Hyperlink"/>
            <w:lang w:val="en-BE"/>
          </w:rPr>
          <w:t>S2</w:t>
        </w:r>
      </w:hyperlink>
      <w:r>
        <w:rPr>
          <w:lang w:val="en-BE"/>
        </w:rPr>
        <w:t xml:space="preserve"> should be present in the token to be able to positively secure the entire dataset.</w:t>
      </w:r>
    </w:p>
    <w:p w:rsidR="00645F4C" w:rsidP="00BA3DD3" w:rsidRDefault="00711CAE" w14:paraId="16DD0CE4" w14:textId="4E16B79C">
      <w:pPr>
        <w:pStyle w:val="ListParagraph"/>
        <w:numPr>
          <w:ilvl w:val="1"/>
          <w:numId w:val="14"/>
        </w:numPr>
        <w:rPr>
          <w:lang w:val="en-BE"/>
        </w:rPr>
      </w:pPr>
      <w:r>
        <w:rPr>
          <w:lang w:val="en-BE"/>
        </w:rPr>
        <w:t>The</w:t>
      </w:r>
      <w:r w:rsidR="00645F4C">
        <w:rPr>
          <w:lang w:val="en-BE"/>
        </w:rPr>
        <w:t xml:space="preserve"> ‘certificate validity period </w:t>
      </w:r>
      <w:r>
        <w:rPr>
          <w:lang w:val="en-BE"/>
        </w:rPr>
        <w:t>F</w:t>
      </w:r>
      <w:r w:rsidR="00645F4C">
        <w:rPr>
          <w:lang w:val="en-BE"/>
        </w:rPr>
        <w:t>rom/</w:t>
      </w:r>
      <w:r>
        <w:rPr>
          <w:lang w:val="en-BE"/>
        </w:rPr>
        <w:t>T</w:t>
      </w:r>
      <w:r w:rsidR="00645F4C">
        <w:rPr>
          <w:lang w:val="en-BE"/>
        </w:rPr>
        <w:t xml:space="preserve">o’ </w:t>
      </w:r>
      <w:r>
        <w:rPr>
          <w:lang w:val="en-BE"/>
        </w:rPr>
        <w:t>and</w:t>
      </w:r>
      <w:r w:rsidR="00645F4C">
        <w:rPr>
          <w:lang w:val="en-BE"/>
        </w:rPr>
        <w:t xml:space="preserve"> the ‘expiry date</w:t>
      </w:r>
      <w:r>
        <w:rPr>
          <w:lang w:val="en-BE"/>
        </w:rPr>
        <w:t>’</w:t>
      </w:r>
      <w:r w:rsidR="00645F4C">
        <w:rPr>
          <w:lang w:val="en-BE"/>
        </w:rPr>
        <w:t xml:space="preserve"> </w:t>
      </w:r>
      <w:r>
        <w:rPr>
          <w:lang w:val="en-BE"/>
        </w:rPr>
        <w:t>in the card-related information are included</w:t>
      </w:r>
      <w:r w:rsidR="00645F4C">
        <w:rPr>
          <w:lang w:val="en-BE"/>
        </w:rPr>
        <w:t xml:space="preserve"> </w:t>
      </w:r>
      <w:r>
        <w:rPr>
          <w:lang w:val="en-BE"/>
        </w:rPr>
        <w:t>as separate fields.</w:t>
      </w:r>
    </w:p>
    <w:p w:rsidRPr="007E55F3" w:rsidR="00D04903" w:rsidP="00BA3DD3" w:rsidRDefault="00D04903" w14:paraId="588EBB0E" w14:textId="5F1573B3">
      <w:pPr>
        <w:pStyle w:val="ListParagraph"/>
        <w:numPr>
          <w:ilvl w:val="1"/>
          <w:numId w:val="14"/>
        </w:numPr>
        <w:rPr>
          <w:lang w:val="en-BE"/>
        </w:rPr>
      </w:pPr>
      <w:r>
        <w:rPr>
          <w:lang w:val="en-BE"/>
        </w:rPr>
        <w:t xml:space="preserve">Dates can be represented in ISO 8601 format in the token itself, but must be visually represented on the PDF in the format YYYY/MM/DD as described in </w:t>
      </w:r>
      <w:hyperlink w:history="1" r:id="rId19">
        <w:r w:rsidRPr="0018507F">
          <w:rPr>
            <w:rStyle w:val="Hyperlink"/>
            <w:lang w:val="en-BE"/>
          </w:rPr>
          <w:t>S2</w:t>
        </w:r>
      </w:hyperlink>
      <w:r>
        <w:rPr>
          <w:lang w:val="en-BE"/>
        </w:rPr>
        <w:t>.</w:t>
      </w:r>
    </w:p>
    <w:p w:rsidR="007E55F3" w:rsidP="00BA3DD3" w:rsidRDefault="007E55F3" w14:paraId="13FF201D" w14:textId="4DE629AE">
      <w:pPr>
        <w:pStyle w:val="ListParagraph"/>
        <w:numPr>
          <w:ilvl w:val="0"/>
          <w:numId w:val="14"/>
        </w:numPr>
        <w:rPr>
          <w:lang w:val="en-BE"/>
        </w:rPr>
      </w:pPr>
      <w:r>
        <w:rPr>
          <w:lang w:val="en-BE"/>
        </w:rPr>
        <w:t>Confusion between t</w:t>
      </w:r>
      <w:r w:rsidR="0018507F">
        <w:rPr>
          <w:lang w:val="en-BE"/>
        </w:rPr>
        <w:t xml:space="preserve">echnical validity dates </w:t>
      </w:r>
      <w:r>
        <w:rPr>
          <w:lang w:val="en-BE"/>
        </w:rPr>
        <w:t>and</w:t>
      </w:r>
      <w:r w:rsidR="0018507F">
        <w:rPr>
          <w:lang w:val="en-BE"/>
        </w:rPr>
        <w:t xml:space="preserve"> </w:t>
      </w:r>
      <w:r>
        <w:rPr>
          <w:lang w:val="en-BE"/>
        </w:rPr>
        <w:t>business validity dates should be avoided as much as possible</w:t>
      </w:r>
      <w:r w:rsidR="0082437B">
        <w:rPr>
          <w:lang w:val="en-BE"/>
        </w:rPr>
        <w:t>.</w:t>
      </w:r>
    </w:p>
    <w:p w:rsidR="007E55F3" w:rsidP="00BA3DD3" w:rsidRDefault="007E55F3" w14:paraId="63E2592A" w14:textId="318E30F5">
      <w:pPr>
        <w:pStyle w:val="ListParagraph"/>
        <w:numPr>
          <w:ilvl w:val="1"/>
          <w:numId w:val="14"/>
        </w:numPr>
      </w:pPr>
      <w:r w:rsidRPr="6E740587">
        <w:rPr>
          <w:lang w:val="en-US"/>
        </w:rPr>
        <w:t xml:space="preserve">Only one instance of ‘issuance date’ of the token, equal to the ‘certificate delivery date’ visible on the PRC as described in </w:t>
      </w:r>
      <w:hyperlink w:history="1" r:id="rId20">
        <w:r w:rsidRPr="6E740587">
          <w:rPr>
            <w:rStyle w:val="Hyperlink"/>
            <w:lang w:val="en-US"/>
          </w:rPr>
          <w:t>S2</w:t>
        </w:r>
      </w:hyperlink>
      <w:r w:rsidRPr="6E740587" w:rsidR="0082437B">
        <w:rPr>
          <w:lang w:val="en-US"/>
        </w:rPr>
        <w:t xml:space="preserve"> was withheld.</w:t>
      </w:r>
      <w:r w:rsidRPr="6E740587">
        <w:rPr>
          <w:lang w:val="en-US"/>
        </w:rPr>
        <w:t xml:space="preserve">  No other issuance date (like ‘iat’) </w:t>
      </w:r>
      <w:r w:rsidRPr="6E740587" w:rsidR="0082437B">
        <w:rPr>
          <w:lang w:val="en-US"/>
        </w:rPr>
        <w:t xml:space="preserve">is </w:t>
      </w:r>
      <w:r w:rsidRPr="6E740587">
        <w:rPr>
          <w:lang w:val="en-US"/>
        </w:rPr>
        <w:t>present in the token.</w:t>
      </w:r>
      <w:r w:rsidRPr="6E740587" w:rsidR="0082437B">
        <w:rPr>
          <w:rStyle w:val="FootnoteReference"/>
        </w:rPr>
        <w:footnoteReference w:id="3"/>
      </w:r>
    </w:p>
    <w:p w:rsidRPr="007E55F3" w:rsidR="007E55F3" w:rsidP="00BA3DD3" w:rsidRDefault="007E55F3" w14:paraId="045283C2" w14:textId="4AF4CB15">
      <w:pPr>
        <w:pStyle w:val="ListParagraph"/>
        <w:numPr>
          <w:ilvl w:val="1"/>
          <w:numId w:val="14"/>
        </w:numPr>
      </w:pPr>
      <w:r w:rsidRPr="6E740587">
        <w:rPr>
          <w:lang w:val="en-US"/>
        </w:rPr>
        <w:t xml:space="preserve">Only one instance of the ‘start/end date of validity’ , equal to the ‘certificate from/to’ visible on the PRC as described in </w:t>
      </w:r>
      <w:hyperlink r:id="rId21">
        <w:r w:rsidRPr="6E740587">
          <w:rPr>
            <w:rStyle w:val="Hyperlink"/>
            <w:lang w:val="en-US"/>
          </w:rPr>
          <w:t>S2</w:t>
        </w:r>
      </w:hyperlink>
      <w:r w:rsidRPr="6E740587" w:rsidR="0082437B">
        <w:rPr>
          <w:lang w:val="en-US"/>
        </w:rPr>
        <w:t xml:space="preserve"> was withheld.</w:t>
      </w:r>
      <w:r w:rsidRPr="6E740587">
        <w:rPr>
          <w:lang w:val="en-US"/>
        </w:rPr>
        <w:t xml:space="preserve"> No other start/end dates of validity (like ‘nbf’, ‘exp’</w:t>
      </w:r>
      <w:r w:rsidRPr="6E740587" w:rsidR="0082437B">
        <w:rPr>
          <w:lang w:val="en-US"/>
        </w:rPr>
        <w:t xml:space="preserve"> etc.</w:t>
      </w:r>
      <w:r w:rsidRPr="6E740587">
        <w:rPr>
          <w:lang w:val="en-US"/>
        </w:rPr>
        <w:t xml:space="preserve">) </w:t>
      </w:r>
      <w:r w:rsidRPr="6E740587" w:rsidR="0082437B">
        <w:rPr>
          <w:lang w:val="en-US"/>
        </w:rPr>
        <w:t xml:space="preserve">are </w:t>
      </w:r>
      <w:r w:rsidRPr="6E740587">
        <w:rPr>
          <w:lang w:val="en-US"/>
        </w:rPr>
        <w:t>present in the token.</w:t>
      </w:r>
    </w:p>
    <w:p w:rsidRPr="0082437B" w:rsidR="0082437B" w:rsidP="00BA3DD3" w:rsidRDefault="0082437B" w14:paraId="72E4A311" w14:textId="77777777">
      <w:pPr>
        <w:pStyle w:val="ListParagraph"/>
        <w:numPr>
          <w:ilvl w:val="0"/>
          <w:numId w:val="14"/>
        </w:numPr>
        <w:rPr>
          <w:lang w:val="en-BE"/>
        </w:rPr>
      </w:pPr>
      <w:r>
        <w:rPr>
          <w:lang w:val="en-BE"/>
        </w:rPr>
        <w:t>The restrictions imposed by the JSON Schema should uphold a balance between the validity of the data encompassed and the flexibility to allow both differences between the member states and the possibility to change certain business rules without impacting the technical schema.</w:t>
      </w:r>
    </w:p>
    <w:p w:rsidRPr="00645F4C" w:rsidR="00645F4C" w:rsidP="0082437B" w:rsidRDefault="007E55F3" w14:paraId="4D679BB3" w14:textId="5E9ACB6C">
      <w:pPr>
        <w:pStyle w:val="ListParagraph"/>
        <w:numPr>
          <w:ilvl w:val="1"/>
          <w:numId w:val="14"/>
        </w:numPr>
      </w:pPr>
      <w:r w:rsidRPr="6E740587">
        <w:rPr>
          <w:lang w:val="en-US"/>
        </w:rPr>
        <w:t xml:space="preserve">Some business validations are </w:t>
      </w:r>
      <w:r w:rsidRPr="6E740587" w:rsidR="0082437B">
        <w:rPr>
          <w:lang w:val="en-US"/>
        </w:rPr>
        <w:t xml:space="preserve">therefore </w:t>
      </w:r>
      <w:r w:rsidRPr="6E740587">
        <w:rPr>
          <w:lang w:val="en-US"/>
        </w:rPr>
        <w:t xml:space="preserve">excluded from the </w:t>
      </w:r>
      <w:r w:rsidRPr="6E740587" w:rsidR="00E1725E">
        <w:rPr>
          <w:lang w:val="en-US"/>
        </w:rPr>
        <w:t xml:space="preserve">JSON </w:t>
      </w:r>
      <w:r w:rsidRPr="6E740587">
        <w:rPr>
          <w:lang w:val="en-US"/>
        </w:rPr>
        <w:t xml:space="preserve">schema, but should be ensured by </w:t>
      </w:r>
      <w:r w:rsidRPr="6E740587" w:rsidR="00711CAE">
        <w:rPr>
          <w:lang w:val="en-US"/>
        </w:rPr>
        <w:t xml:space="preserve">both the </w:t>
      </w:r>
      <w:r w:rsidRPr="6E740587">
        <w:rPr>
          <w:lang w:val="en-US"/>
        </w:rPr>
        <w:t>issuer</w:t>
      </w:r>
      <w:r w:rsidRPr="6E740587" w:rsidR="00711CAE">
        <w:rPr>
          <w:lang w:val="en-US"/>
        </w:rPr>
        <w:t xml:space="preserve"> and verifier. </w:t>
      </w:r>
      <w:r w:rsidRPr="6E740587" w:rsidR="00CB61DF">
        <w:rPr>
          <w:lang w:val="en-US"/>
        </w:rPr>
        <w:t>See</w:t>
      </w:r>
      <w:del w:author="Wouter Deroey" w:date="2025-09-23T10:57:00Z" w:id="7">
        <w:r w:rsidRPr="6E740587" w:rsidDel="007A727C" w:rsidR="00CB61DF">
          <w:rPr>
            <w:lang w:val="en-US"/>
          </w:rPr>
          <w:delText xml:space="preserve"> </w:delText>
        </w:r>
      </w:del>
      <w:ins w:author="Wouter Deroey" w:date="2025-09-23T10:57:00Z" w:id="8">
        <w:r w:rsidR="007A727C">
          <w:rPr>
            <w:lang w:val="en-BE"/>
          </w:rPr>
          <w:t xml:space="preserve"> </w:t>
        </w:r>
        <w:r w:rsidR="007A727C">
          <w:rPr>
            <w:lang w:val="en-BE"/>
          </w:rPr>
          <w:fldChar w:fldCharType="begin"/>
        </w:r>
        <w:r w:rsidR="007A727C">
          <w:rPr>
            <w:lang w:val="en-BE"/>
          </w:rPr>
          <w:instrText xml:space="preserve"> REF _Ref209517480 \r \h </w:instrText>
        </w:r>
      </w:ins>
      <w:r w:rsidR="007A727C">
        <w:rPr>
          <w:lang w:val="en-BE"/>
        </w:rPr>
      </w:r>
      <w:r w:rsidR="007A727C">
        <w:rPr>
          <w:lang w:val="en-BE"/>
        </w:rPr>
        <w:fldChar w:fldCharType="separate"/>
      </w:r>
      <w:ins w:author="Wouter Deroey" w:date="2025-09-23T10:57:00Z" w:id="9">
        <w:r w:rsidR="007A727C">
          <w:rPr>
            <w:lang w:val="en-BE"/>
          </w:rPr>
          <w:t>2.5.1</w:t>
        </w:r>
        <w:r w:rsidR="007A727C">
          <w:rPr>
            <w:lang w:val="en-BE"/>
          </w:rPr>
          <w:fldChar w:fldCharType="end"/>
        </w:r>
      </w:ins>
      <w:del w:author="Wouter Deroey" w:date="2025-09-23T10:57:00Z" w:id="10">
        <w:r w:rsidRPr="6E740587" w:rsidDel="007A727C" w:rsidR="00CB61DF">
          <w:rPr>
            <w:lang w:val="en-US"/>
          </w:rPr>
          <w:fldChar w:fldCharType="begin"/>
        </w:r>
        <w:r w:rsidRPr="6E740587" w:rsidDel="007A727C" w:rsidR="00CB61DF">
          <w:rPr>
            <w:lang w:val="en-US"/>
          </w:rPr>
          <w:delInstrText xml:space="preserve"> REF _Ref209016058 \r \h </w:delInstrText>
        </w:r>
        <w:r w:rsidRPr="6E740587" w:rsidDel="007A727C" w:rsidR="00CB61DF">
          <w:rPr>
            <w:lang w:val="en-US"/>
          </w:rPr>
        </w:r>
        <w:r w:rsidRPr="6E740587" w:rsidDel="007A727C" w:rsidR="00CB61DF">
          <w:rPr>
            <w:lang w:val="en-US"/>
          </w:rPr>
          <w:fldChar w:fldCharType="separate"/>
        </w:r>
      </w:del>
      <w:del w:author="Wouter Deroey" w:date="2025-09-23T10:56:00Z" w:id="11">
        <w:r w:rsidRPr="6E740587" w:rsidDel="00EC1816" w:rsidR="00CB61DF">
          <w:rPr>
            <w:lang w:val="en-US"/>
          </w:rPr>
          <w:delText>2.4</w:delText>
        </w:r>
      </w:del>
      <w:del w:author="Wouter Deroey" w:date="2025-09-23T10:57:00Z" w:id="12">
        <w:r w:rsidRPr="6E740587" w:rsidDel="007A727C" w:rsidR="00CB61DF">
          <w:rPr>
            <w:lang w:val="en-US"/>
          </w:rPr>
          <w:fldChar w:fldCharType="end"/>
        </w:r>
        <w:r w:rsidRPr="6E740587" w:rsidDel="007A727C" w:rsidR="00CB61DF">
          <w:rPr>
            <w:lang w:val="en-US"/>
          </w:rPr>
          <w:delText>.</w:delText>
        </w:r>
      </w:del>
    </w:p>
    <w:p w:rsidR="00711CAE" w:rsidP="0082437B" w:rsidRDefault="00711CAE" w14:paraId="4B5B11C5" w14:textId="6BDDCCE7">
      <w:pPr>
        <w:pStyle w:val="ListParagraph"/>
        <w:numPr>
          <w:ilvl w:val="1"/>
          <w:numId w:val="14"/>
        </w:numPr>
        <w:rPr>
          <w:lang w:val="en-BE"/>
        </w:rPr>
      </w:pPr>
      <w:r>
        <w:rPr>
          <w:lang w:val="en-BE"/>
        </w:rPr>
        <w:t>Some business validations are excluded from the schema, but should be ensured by the issuer. To allow some flexibility between the member states the verifier is not obliged to check these</w:t>
      </w:r>
      <w:ins w:author="Wouter Deroey" w:date="2025-09-23T10:57:00Z" w:id="13">
        <w:r w:rsidR="007A727C">
          <w:rPr>
            <w:lang w:val="en-BE"/>
          </w:rPr>
          <w:t xml:space="preserve">. </w:t>
        </w:r>
        <w:r w:rsidRPr="6E740587" w:rsidR="007A727C">
          <w:rPr>
            <w:lang w:val="en-US"/>
          </w:rPr>
          <w:t>See</w:t>
        </w:r>
        <w:r w:rsidR="007A727C">
          <w:rPr>
            <w:lang w:val="en-BE"/>
          </w:rPr>
          <w:t xml:space="preserve"> </w:t>
        </w:r>
        <w:r w:rsidR="007A727C">
          <w:rPr>
            <w:lang w:val="en-BE"/>
          </w:rPr>
          <w:fldChar w:fldCharType="begin"/>
        </w:r>
        <w:r w:rsidR="007A727C">
          <w:rPr>
            <w:lang w:val="en-BE"/>
          </w:rPr>
          <w:instrText xml:space="preserve"> REF _Ref209517480 \r \h </w:instrText>
        </w:r>
      </w:ins>
      <w:r w:rsidR="007A727C">
        <w:rPr>
          <w:lang w:val="en-BE"/>
        </w:rPr>
      </w:r>
      <w:ins w:author="Wouter Deroey" w:date="2025-09-23T10:57:00Z" w:id="14">
        <w:r w:rsidR="007A727C">
          <w:rPr>
            <w:lang w:val="en-BE"/>
          </w:rPr>
          <w:fldChar w:fldCharType="separate"/>
        </w:r>
        <w:r w:rsidR="007A727C">
          <w:rPr>
            <w:lang w:val="en-BE"/>
          </w:rPr>
          <w:t>2.5.1</w:t>
        </w:r>
        <w:r w:rsidR="007A727C">
          <w:rPr>
            <w:lang w:val="en-BE"/>
          </w:rPr>
          <w:fldChar w:fldCharType="end"/>
        </w:r>
      </w:ins>
      <w:del w:author="Wouter Deroey" w:date="2025-09-23T10:57:00Z" w:id="15">
        <w:r w:rsidDel="007A727C">
          <w:rPr>
            <w:lang w:val="en-BE"/>
          </w:rPr>
          <w:delText>:</w:delText>
        </w:r>
      </w:del>
    </w:p>
    <w:p w:rsidR="0018507F" w:rsidP="0018507F" w:rsidRDefault="0018507F" w14:paraId="7BDDEB9B" w14:textId="753F809D">
      <w:pPr>
        <w:pStyle w:val="Heading2"/>
        <w:rPr>
          <w:lang w:val="en-BE"/>
        </w:rPr>
      </w:pPr>
      <w:bookmarkStart w:name="_Toc209094902" w:id="16"/>
      <w:r>
        <w:rPr>
          <w:lang w:val="en-BE"/>
        </w:rPr>
        <w:t>Other alternatives considered</w:t>
      </w:r>
      <w:bookmarkEnd w:id="16"/>
    </w:p>
    <w:p w:rsidRPr="0018507F" w:rsidR="0018507F" w:rsidP="00BA3DD3" w:rsidRDefault="0018507F" w14:paraId="44C64D6C" w14:textId="26429230">
      <w:pPr>
        <w:pStyle w:val="ListParagraph"/>
        <w:numPr>
          <w:ilvl w:val="0"/>
          <w:numId w:val="13"/>
        </w:numPr>
        <w:rPr>
          <w:lang w:val="en-BE"/>
        </w:rPr>
      </w:pPr>
      <w:r w:rsidRPr="0018507F">
        <w:rPr>
          <w:lang w:val="en-BE"/>
        </w:rPr>
        <w:t xml:space="preserve">Use of a SD-JWT (selective disclosure) is not useful in the context of a printed PDF. All the information comprised in the </w:t>
      </w:r>
      <w:r w:rsidR="00197AB7">
        <w:rPr>
          <w:lang w:val="en-BE"/>
        </w:rPr>
        <w:t>JWT</w:t>
      </w:r>
      <w:r w:rsidRPr="0018507F">
        <w:rPr>
          <w:lang w:val="en-BE"/>
        </w:rPr>
        <w:t xml:space="preserve"> is also visible on the PDF</w:t>
      </w:r>
    </w:p>
    <w:p w:rsidR="0018507F" w:rsidP="00BA3DD3" w:rsidRDefault="0018507F" w14:paraId="3C551594" w14:textId="053F53A8">
      <w:pPr>
        <w:pStyle w:val="ListParagraph"/>
        <w:numPr>
          <w:ilvl w:val="0"/>
          <w:numId w:val="12"/>
        </w:numPr>
        <w:rPr>
          <w:lang w:val="en-BE"/>
        </w:rPr>
      </w:pPr>
      <w:r>
        <w:rPr>
          <w:lang w:val="en-BE"/>
        </w:rPr>
        <w:t xml:space="preserve">CBOR : </w:t>
      </w:r>
      <w:r w:rsidRPr="0018507F">
        <w:rPr>
          <w:highlight w:val="yellow"/>
          <w:lang w:val="en-BE"/>
        </w:rPr>
        <w:t>TODO</w:t>
      </w:r>
    </w:p>
    <w:p w:rsidRPr="00711CAE" w:rsidR="0018507F" w:rsidP="00BA3DD3" w:rsidRDefault="0018507F" w14:paraId="6978F4B3" w14:textId="4840B3D3">
      <w:pPr>
        <w:pStyle w:val="ListParagraph"/>
        <w:numPr>
          <w:ilvl w:val="0"/>
          <w:numId w:val="12"/>
        </w:numPr>
        <w:rPr>
          <w:highlight w:val="yellow"/>
          <w:lang w:val="en-BE"/>
        </w:rPr>
      </w:pPr>
      <w:r w:rsidRPr="3CE95451">
        <w:rPr>
          <w:highlight w:val="yellow"/>
          <w:lang w:val="en-US"/>
        </w:rPr>
        <w:t>Other ?</w:t>
      </w:r>
    </w:p>
    <w:p w:rsidR="03F767EE" w:rsidP="3CE95451" w:rsidRDefault="03F767EE" w14:paraId="3C1C858D" w14:textId="4BA2EDB7">
      <w:pPr>
        <w:pStyle w:val="Heading2"/>
        <w:rPr>
          <w:lang w:val="en-US"/>
        </w:rPr>
      </w:pPr>
      <w:r w:rsidRPr="3CE95451">
        <w:rPr>
          <w:lang w:val="en-US"/>
        </w:rPr>
        <w:t>EUDI Compliance</w:t>
      </w:r>
    </w:p>
    <w:p w:rsidR="03F767EE" w:rsidP="000D0DA5" w:rsidRDefault="03F767EE" w14:paraId="3B910980" w14:textId="7152553C">
      <w:pPr>
        <w:rPr>
          <w:ins w:author="Wouter Deroey" w:date="2025-09-23T07:52:00Z" w:id="17"/>
          <w:lang w:val="en-US"/>
        </w:rPr>
      </w:pPr>
      <w:ins w:author="Wouter Deroey" w:date="2025-09-23T07:53:00Z" w:id="18">
        <w:r w:rsidRPr="3CE95451">
          <w:rPr>
            <w:highlight w:val="yellow"/>
            <w:lang w:val="en-US"/>
          </w:rPr>
          <w:t>TODO</w:t>
        </w:r>
      </w:ins>
    </w:p>
    <w:p w:rsidR="0018507F" w:rsidP="0018507F" w:rsidRDefault="0018507F" w14:paraId="1081E922" w14:textId="75A26DDD">
      <w:pPr>
        <w:pStyle w:val="Heading2"/>
        <w:rPr>
          <w:lang w:val="en-BE"/>
        </w:rPr>
      </w:pPr>
      <w:bookmarkStart w:name="_Toc209094903" w:id="19"/>
      <w:r>
        <w:rPr>
          <w:lang w:val="en-BE"/>
        </w:rPr>
        <w:t>Header</w:t>
      </w:r>
      <w:bookmarkEnd w:id="19"/>
    </w:p>
    <w:tbl>
      <w:tblPr>
        <w:tblStyle w:val="GridTable4"/>
        <w:tblW w:w="8784" w:type="dxa"/>
        <w:tblLayout w:type="fixed"/>
        <w:tblLook w:val="04A0" w:firstRow="1" w:lastRow="0" w:firstColumn="1" w:lastColumn="0" w:noHBand="0" w:noVBand="1"/>
      </w:tblPr>
      <w:tblGrid>
        <w:gridCol w:w="846"/>
        <w:gridCol w:w="709"/>
        <w:gridCol w:w="3969"/>
        <w:gridCol w:w="3260"/>
      </w:tblGrid>
      <w:tr w:rsidRPr="00BF034F" w:rsidR="00BF034F" w:rsidTr="00BF034F" w14:paraId="1B354550"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shd w:val="clear" w:color="auto" w:fill="6C6493"/>
            <w:vAlign w:val="center"/>
          </w:tcPr>
          <w:p w:rsidRPr="00BF034F" w:rsidR="00BF034F" w:rsidP="00BF034F" w:rsidRDefault="00BF034F" w14:paraId="69F98EC0" w14:textId="65ACF64D">
            <w:pPr>
              <w:spacing w:after="0"/>
              <w:jc w:val="center"/>
              <w:rPr>
                <w:sz w:val="20"/>
                <w:szCs w:val="20"/>
                <w:lang w:val="en-BE"/>
              </w:rPr>
            </w:pPr>
            <w:r w:rsidRPr="00BF034F">
              <w:rPr>
                <w:sz w:val="20"/>
                <w:szCs w:val="20"/>
                <w:lang w:val="en-BE"/>
              </w:rPr>
              <w:t>Name</w:t>
            </w:r>
          </w:p>
        </w:tc>
        <w:tc>
          <w:tcPr>
            <w:tcW w:w="709" w:type="dxa"/>
            <w:tcBorders>
              <w:left w:val="single" w:color="666666" w:sz="4" w:space="0"/>
              <w:right w:val="single" w:color="666666" w:sz="4" w:space="0"/>
            </w:tcBorders>
            <w:shd w:val="clear" w:color="auto" w:fill="6C6493"/>
            <w:vAlign w:val="center"/>
          </w:tcPr>
          <w:p w:rsidRPr="00BF034F" w:rsidR="00BF034F" w:rsidP="00BF034F" w:rsidRDefault="00BF034F" w14:paraId="25E639C9" w14:textId="05F11871">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M/O</w:t>
            </w:r>
            <w:r w:rsidRPr="00BF034F">
              <w:rPr>
                <w:rStyle w:val="FootnoteReference"/>
                <w:sz w:val="20"/>
                <w:szCs w:val="20"/>
                <w:lang w:val="en-BE"/>
              </w:rPr>
              <w:footnoteReference w:id="4"/>
            </w:r>
            <w:r w:rsidRPr="00BF034F">
              <w:rPr>
                <w:sz w:val="20"/>
                <w:szCs w:val="20"/>
                <w:lang w:val="en-BE"/>
              </w:rPr>
              <w:t xml:space="preserve"> </w:t>
            </w:r>
          </w:p>
        </w:tc>
        <w:tc>
          <w:tcPr>
            <w:tcW w:w="3969" w:type="dxa"/>
            <w:tcBorders>
              <w:left w:val="single" w:color="666666" w:sz="4" w:space="0"/>
              <w:right w:val="single" w:color="666666" w:sz="4" w:space="0"/>
            </w:tcBorders>
            <w:shd w:val="clear" w:color="auto" w:fill="6C6493"/>
            <w:vAlign w:val="center"/>
          </w:tcPr>
          <w:p w:rsidRPr="00BF034F" w:rsidR="00BF034F" w:rsidP="00BF034F" w:rsidRDefault="00BF034F" w14:paraId="5DC77100" w14:textId="103D5FC5">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 xml:space="preserve">Format </w:t>
            </w:r>
          </w:p>
        </w:tc>
        <w:tc>
          <w:tcPr>
            <w:tcW w:w="3260" w:type="dxa"/>
            <w:tcBorders>
              <w:left w:val="single" w:color="666666" w:sz="4" w:space="0"/>
              <w:right w:val="single" w:color="666666" w:sz="4" w:space="0"/>
            </w:tcBorders>
            <w:shd w:val="clear" w:color="auto" w:fill="6C6493"/>
            <w:vAlign w:val="center"/>
          </w:tcPr>
          <w:p w:rsidRPr="00BF034F" w:rsidR="00BF034F" w:rsidP="00BF034F" w:rsidRDefault="00BF034F" w14:paraId="14DA85F3" w14:textId="254452C6">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Description</w:t>
            </w:r>
          </w:p>
        </w:tc>
      </w:tr>
      <w:tr w:rsidRPr="00BF034F" w:rsidR="00BF034F" w:rsidTr="00BF034F" w14:paraId="02D5FCA5"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Pr="00BF034F" w:rsidR="00BF034F" w:rsidP="00BF034F" w:rsidRDefault="00BF034F" w14:paraId="65B0CAE7" w14:textId="1AE3F0C1">
            <w:pPr>
              <w:spacing w:after="0"/>
              <w:jc w:val="center"/>
              <w:rPr>
                <w:b w:val="0"/>
                <w:sz w:val="20"/>
                <w:szCs w:val="20"/>
                <w:lang w:val="en-US"/>
              </w:rPr>
            </w:pPr>
            <w:r w:rsidRPr="3F40235D">
              <w:rPr>
                <w:b w:val="0"/>
                <w:sz w:val="20"/>
                <w:szCs w:val="20"/>
                <w:lang w:val="en-US"/>
              </w:rPr>
              <w:t>alg</w:t>
            </w:r>
          </w:p>
        </w:tc>
        <w:tc>
          <w:tcPr>
            <w:tcW w:w="709" w:type="dxa"/>
            <w:tcBorders>
              <w:left w:val="single" w:color="666666" w:sz="4" w:space="0"/>
              <w:right w:val="single" w:color="666666" w:sz="4" w:space="0"/>
            </w:tcBorders>
            <w:vAlign w:val="center"/>
          </w:tcPr>
          <w:p w:rsidRPr="00BF034F" w:rsidR="00BF034F" w:rsidP="009A7596" w:rsidRDefault="00BF034F" w14:paraId="4A64ECA3" w14:textId="3597D2F6">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sidRPr="00BF034F">
              <w:rPr>
                <w:sz w:val="20"/>
                <w:szCs w:val="20"/>
                <w:lang w:val="en-BE"/>
              </w:rPr>
              <w:t>M</w:t>
            </w:r>
          </w:p>
        </w:tc>
        <w:tc>
          <w:tcPr>
            <w:tcW w:w="3969" w:type="dxa"/>
            <w:tcBorders>
              <w:left w:val="single" w:color="666666" w:sz="4" w:space="0"/>
              <w:right w:val="single" w:color="666666" w:sz="4" w:space="0"/>
            </w:tcBorders>
            <w:vAlign w:val="center"/>
          </w:tcPr>
          <w:p w:rsidRPr="00BF034F" w:rsidR="00BF034F" w:rsidP="00BF034F" w:rsidRDefault="00BF034F" w14:paraId="0B05650D"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szCs w:val="20"/>
              </w:rPr>
            </w:pPr>
            <w:r w:rsidRPr="00BF034F">
              <w:rPr>
                <w:i/>
                <w:iCs/>
                <w:sz w:val="20"/>
                <w:szCs w:val="20"/>
              </w:rPr>
              <w:t>"type": "string",</w:t>
            </w:r>
          </w:p>
          <w:p w:rsidRPr="00BF034F" w:rsidR="00BF034F" w:rsidP="00BF034F" w:rsidRDefault="00BF034F" w14:paraId="0782873A" w14:textId="79321573">
            <w:pPr>
              <w:spacing w:after="0"/>
              <w:jc w:val="left"/>
              <w:cnfStyle w:val="000000100000" w:firstRow="0" w:lastRow="0" w:firstColumn="0" w:lastColumn="0" w:oddVBand="0" w:evenVBand="0" w:oddHBand="1" w:evenHBand="0" w:firstRowFirstColumn="0" w:firstRowLastColumn="0" w:lastRowFirstColumn="0" w:lastRowLastColumn="0"/>
              <w:rPr>
                <w:i/>
                <w:iCs/>
                <w:sz w:val="20"/>
                <w:szCs w:val="20"/>
              </w:rPr>
            </w:pPr>
            <w:r w:rsidRPr="00BF034F">
              <w:rPr>
                <w:i/>
                <w:iCs/>
                <w:sz w:val="20"/>
                <w:szCs w:val="20"/>
              </w:rPr>
              <w:t>"enum": ["ES256", "RS256"]</w:t>
            </w:r>
          </w:p>
        </w:tc>
        <w:tc>
          <w:tcPr>
            <w:tcW w:w="3260" w:type="dxa"/>
            <w:tcBorders>
              <w:left w:val="single" w:color="666666" w:sz="4" w:space="0"/>
              <w:right w:val="single" w:color="666666" w:sz="4" w:space="0"/>
            </w:tcBorders>
            <w:vAlign w:val="center"/>
          </w:tcPr>
          <w:p w:rsidRPr="00521DA4" w:rsidR="00BF034F" w:rsidP="00BF034F" w:rsidRDefault="00BF034F" w14:paraId="34663B8C" w14:textId="0552E189">
            <w:pPr>
              <w:spacing w:after="0"/>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3F40235D">
              <w:rPr>
                <w:sz w:val="20"/>
                <w:szCs w:val="20"/>
                <w:lang w:val="en-US"/>
              </w:rPr>
              <w:t xml:space="preserve">The signing algorithm of the certificate used to the sign the </w:t>
            </w:r>
            <w:r w:rsidRPr="3F40235D" w:rsidR="00197AB7">
              <w:rPr>
                <w:sz w:val="20"/>
                <w:szCs w:val="20"/>
                <w:lang w:val="en-US"/>
              </w:rPr>
              <w:t>JWT</w:t>
            </w:r>
            <w:r w:rsidRPr="3F40235D">
              <w:rPr>
                <w:sz w:val="20"/>
                <w:szCs w:val="20"/>
                <w:lang w:val="en-US"/>
              </w:rPr>
              <w:t>. For</w:t>
            </w:r>
            <w:r w:rsidRPr="3F40235D" w:rsidR="00521DA4">
              <w:rPr>
                <w:sz w:val="20"/>
                <w:szCs w:val="20"/>
                <w:lang w:val="en-US"/>
              </w:rPr>
              <w:t xml:space="preserve"> the moment only ES256 and RS256 are allowed.</w:t>
            </w:r>
          </w:p>
        </w:tc>
      </w:tr>
      <w:tr w:rsidRPr="00BF034F" w:rsidR="00BF034F" w:rsidTr="00BF034F" w14:paraId="46438B69"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Pr="00BF034F" w:rsidR="00BF034F" w:rsidP="00BF034F" w:rsidRDefault="00BF034F" w14:paraId="6649FF7C" w14:textId="26DF3940">
            <w:pPr>
              <w:spacing w:after="0"/>
              <w:jc w:val="center"/>
              <w:rPr>
                <w:b w:val="0"/>
                <w:sz w:val="20"/>
                <w:szCs w:val="20"/>
                <w:lang w:val="en-US"/>
              </w:rPr>
            </w:pPr>
            <w:r w:rsidRPr="3F40235D">
              <w:rPr>
                <w:b w:val="0"/>
                <w:sz w:val="20"/>
                <w:szCs w:val="20"/>
                <w:lang w:val="en-US"/>
              </w:rPr>
              <w:t>typ</w:t>
            </w:r>
          </w:p>
        </w:tc>
        <w:tc>
          <w:tcPr>
            <w:tcW w:w="709" w:type="dxa"/>
            <w:tcBorders>
              <w:left w:val="single" w:color="666666" w:sz="4" w:space="0"/>
              <w:right w:val="single" w:color="666666" w:sz="4" w:space="0"/>
            </w:tcBorders>
            <w:vAlign w:val="center"/>
          </w:tcPr>
          <w:p w:rsidRPr="00BF034F" w:rsidR="00BF034F" w:rsidP="009A7596" w:rsidRDefault="00BF034F" w14:paraId="3FDB2512" w14:textId="3552A283">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O</w:t>
            </w:r>
          </w:p>
        </w:tc>
        <w:tc>
          <w:tcPr>
            <w:tcW w:w="3969" w:type="dxa"/>
            <w:tcBorders>
              <w:left w:val="single" w:color="666666" w:sz="4" w:space="0"/>
              <w:right w:val="single" w:color="666666" w:sz="4" w:space="0"/>
            </w:tcBorders>
            <w:vAlign w:val="center"/>
          </w:tcPr>
          <w:p w:rsidRPr="00BF034F" w:rsidR="00BF034F" w:rsidP="00BF034F" w:rsidRDefault="00521DA4" w14:paraId="1C44CFC2" w14:textId="159D94DB">
            <w:pPr>
              <w:spacing w:after="0"/>
              <w:jc w:val="left"/>
              <w:cnfStyle w:val="000000000000" w:firstRow="0" w:lastRow="0" w:firstColumn="0" w:lastColumn="0" w:oddVBand="0" w:evenVBand="0" w:oddHBand="0" w:evenHBand="0" w:firstRowFirstColumn="0" w:firstRowLastColumn="0" w:lastRowFirstColumn="0" w:lastRowLastColumn="0"/>
              <w:rPr>
                <w:i/>
                <w:iCs/>
                <w:sz w:val="20"/>
                <w:szCs w:val="20"/>
              </w:rPr>
            </w:pPr>
            <w:r w:rsidRPr="00BF034F">
              <w:rPr>
                <w:i/>
                <w:iCs/>
                <w:sz w:val="20"/>
                <w:szCs w:val="20"/>
              </w:rPr>
              <w:t>"type": "string"</w:t>
            </w:r>
          </w:p>
        </w:tc>
        <w:tc>
          <w:tcPr>
            <w:tcW w:w="3260" w:type="dxa"/>
            <w:tcBorders>
              <w:left w:val="single" w:color="666666" w:sz="4" w:space="0"/>
              <w:right w:val="single" w:color="666666" w:sz="4" w:space="0"/>
            </w:tcBorders>
            <w:vAlign w:val="center"/>
          </w:tcPr>
          <w:p w:rsidRPr="00521DA4" w:rsidR="00BF034F" w:rsidP="00BF034F" w:rsidRDefault="00521DA4" w14:paraId="1B7B6135" w14:textId="38B0866C">
            <w:pPr>
              <w:spacing w:after="0"/>
              <w:jc w:val="left"/>
              <w:cnfStyle w:val="000000000000" w:firstRow="0" w:lastRow="0" w:firstColumn="0" w:lastColumn="0" w:oddVBand="0" w:evenVBand="0" w:oddHBand="0" w:evenHBand="0" w:firstRowFirstColumn="0" w:firstRowLastColumn="0" w:lastRowFirstColumn="0" w:lastRowLastColumn="0"/>
              <w:rPr>
                <w:sz w:val="20"/>
                <w:szCs w:val="20"/>
                <w:lang w:val="en-BE"/>
              </w:rPr>
            </w:pPr>
            <w:r>
              <w:rPr>
                <w:sz w:val="20"/>
                <w:szCs w:val="20"/>
                <w:lang w:val="en-BE"/>
              </w:rPr>
              <w:t>Type of token. For the moment only ‘JWT’ is allowed, if specified.</w:t>
            </w:r>
          </w:p>
        </w:tc>
      </w:tr>
      <w:tr w:rsidRPr="00BF034F" w:rsidR="00BF034F" w:rsidTr="00BF034F" w14:paraId="7D119B4E"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Pr="00BF034F" w:rsidR="00BF034F" w:rsidP="00BF034F" w:rsidRDefault="00BF034F" w14:paraId="28481D61" w14:textId="565F9EF6">
            <w:pPr>
              <w:spacing w:after="0"/>
              <w:jc w:val="center"/>
              <w:rPr>
                <w:b w:val="0"/>
                <w:bCs w:val="0"/>
                <w:sz w:val="20"/>
                <w:szCs w:val="20"/>
                <w:lang w:val="en-BE"/>
              </w:rPr>
            </w:pPr>
            <w:r w:rsidRPr="00BF034F">
              <w:rPr>
                <w:b w:val="0"/>
                <w:bCs w:val="0"/>
                <w:sz w:val="20"/>
                <w:szCs w:val="20"/>
                <w:lang w:val="en-BE"/>
              </w:rPr>
              <w:t>kid</w:t>
            </w:r>
          </w:p>
        </w:tc>
        <w:tc>
          <w:tcPr>
            <w:tcW w:w="709" w:type="dxa"/>
            <w:tcBorders>
              <w:left w:val="single" w:color="666666" w:sz="4" w:space="0"/>
              <w:right w:val="single" w:color="666666" w:sz="4" w:space="0"/>
            </w:tcBorders>
            <w:vAlign w:val="center"/>
          </w:tcPr>
          <w:p w:rsidRPr="00BF034F" w:rsidR="00BF034F" w:rsidP="009A7596" w:rsidRDefault="00BF034F" w14:paraId="719BCABB" w14:textId="1C84FFB6">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sidRPr="00BF034F">
              <w:rPr>
                <w:sz w:val="20"/>
                <w:szCs w:val="20"/>
                <w:lang w:val="en-BE"/>
              </w:rPr>
              <w:t>M</w:t>
            </w:r>
          </w:p>
        </w:tc>
        <w:tc>
          <w:tcPr>
            <w:tcW w:w="3969" w:type="dxa"/>
            <w:tcBorders>
              <w:left w:val="single" w:color="666666" w:sz="4" w:space="0"/>
              <w:right w:val="single" w:color="666666" w:sz="4" w:space="0"/>
            </w:tcBorders>
            <w:vAlign w:val="center"/>
          </w:tcPr>
          <w:p w:rsidRPr="00BF034F" w:rsidR="00BF034F" w:rsidP="00BF034F" w:rsidRDefault="00BF034F" w14:paraId="3D50230C"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szCs w:val="20"/>
              </w:rPr>
            </w:pPr>
            <w:r w:rsidRPr="00BF034F">
              <w:rPr>
                <w:i/>
                <w:iCs/>
                <w:sz w:val="20"/>
                <w:szCs w:val="20"/>
              </w:rPr>
              <w:t>"type": "string",</w:t>
            </w:r>
          </w:p>
          <w:p w:rsidRPr="00BF034F" w:rsidR="00BF034F" w:rsidP="00BF034F" w:rsidRDefault="00BF034F" w14:paraId="1BC90213" w14:textId="1DB7B0B9">
            <w:pPr>
              <w:spacing w:after="0"/>
              <w:jc w:val="left"/>
              <w:cnfStyle w:val="000000100000" w:firstRow="0" w:lastRow="0" w:firstColumn="0" w:lastColumn="0" w:oddVBand="0" w:evenVBand="0" w:oddHBand="1" w:evenHBand="0" w:firstRowFirstColumn="0" w:firstRowLastColumn="0" w:lastRowFirstColumn="0" w:lastRowLastColumn="0"/>
              <w:rPr>
                <w:i/>
                <w:iCs/>
                <w:sz w:val="20"/>
                <w:szCs w:val="20"/>
              </w:rPr>
            </w:pPr>
            <w:r w:rsidRPr="00BF034F">
              <w:rPr>
                <w:i/>
                <w:iCs/>
                <w:sz w:val="20"/>
                <w:szCs w:val="20"/>
              </w:rPr>
              <w:t>"pattern": "^EESSI:x5t#S256:[A-Za-z0-9_-]+$"</w:t>
            </w:r>
          </w:p>
        </w:tc>
        <w:tc>
          <w:tcPr>
            <w:tcW w:w="3260" w:type="dxa"/>
            <w:tcBorders>
              <w:left w:val="single" w:color="666666" w:sz="4" w:space="0"/>
              <w:right w:val="single" w:color="666666" w:sz="4" w:space="0"/>
            </w:tcBorders>
            <w:vAlign w:val="center"/>
          </w:tcPr>
          <w:p w:rsidR="00BF034F" w:rsidP="00BF034F" w:rsidRDefault="00BF034F" w14:paraId="74735C9B" w14:textId="61EA048D">
            <w:pPr>
              <w:spacing w:after="0"/>
              <w:jc w:val="left"/>
              <w:cnfStyle w:val="000000100000" w:firstRow="0" w:lastRow="0" w:firstColumn="0" w:lastColumn="0" w:oddVBand="0" w:evenVBand="0" w:oddHBand="1" w:evenHBand="0" w:firstRowFirstColumn="0" w:firstRowLastColumn="0" w:lastRowFirstColumn="0" w:lastRowLastColumn="0"/>
              <w:rPr>
                <w:sz w:val="20"/>
                <w:szCs w:val="20"/>
                <w:lang w:val="en-BE"/>
              </w:rPr>
            </w:pPr>
            <w:r w:rsidRPr="00BF034F">
              <w:rPr>
                <w:sz w:val="20"/>
                <w:szCs w:val="20"/>
              </w:rPr>
              <w:t xml:space="preserve">Signing key or certificate identifier. </w:t>
            </w:r>
            <w:r>
              <w:rPr>
                <w:sz w:val="20"/>
                <w:szCs w:val="20"/>
                <w:lang w:val="en-BE"/>
              </w:rPr>
              <w:t xml:space="preserve">Consist of three parts : </w:t>
            </w:r>
          </w:p>
          <w:p w:rsidR="00BF034F" w:rsidP="00BF034F" w:rsidRDefault="00BF034F" w14:paraId="15C39CFF" w14:textId="77777777">
            <w:pPr>
              <w:spacing w:after="0"/>
              <w:jc w:val="left"/>
              <w:cnfStyle w:val="000000100000" w:firstRow="0" w:lastRow="0" w:firstColumn="0" w:lastColumn="0" w:oddVBand="0" w:evenVBand="0" w:oddHBand="1" w:evenHBand="0" w:firstRowFirstColumn="0" w:firstRowLastColumn="0" w:lastRowFirstColumn="0" w:lastRowLastColumn="0"/>
              <w:rPr>
                <w:sz w:val="20"/>
                <w:szCs w:val="20"/>
                <w:lang w:val="en-BE"/>
              </w:rPr>
            </w:pPr>
          </w:p>
          <w:p w:rsidRPr="00BF034F" w:rsidR="00BF034F" w:rsidP="00BA3DD3" w:rsidRDefault="00BF034F" w14:paraId="3E220CEA" w14:textId="74EF623F">
            <w:pPr>
              <w:pStyle w:val="ListParagraph"/>
              <w:numPr>
                <w:ilvl w:val="0"/>
                <w:numId w:val="15"/>
              </w:numPr>
              <w:spacing w:after="0"/>
              <w:jc w:val="left"/>
              <w:cnfStyle w:val="000000100000" w:firstRow="0" w:lastRow="0" w:firstColumn="0" w:lastColumn="0" w:oddVBand="0" w:evenVBand="0" w:oddHBand="1" w:evenHBand="0" w:firstRowFirstColumn="0" w:firstRowLastColumn="0" w:lastRowFirstColumn="0" w:lastRowLastColumn="0"/>
              <w:rPr>
                <w:sz w:val="20"/>
                <w:lang w:val="en-BE"/>
              </w:rPr>
            </w:pPr>
            <w:r w:rsidRPr="00BF034F">
              <w:rPr>
                <w:b/>
                <w:bCs/>
                <w:sz w:val="20"/>
              </w:rPr>
              <w:t>EESSI</w:t>
            </w:r>
            <w:r>
              <w:rPr>
                <w:sz w:val="20"/>
                <w:lang w:val="en-BE"/>
              </w:rPr>
              <w:t xml:space="preserve"> : name of the repository of the trust framework where the public key can be found. At the moment this is EESSI only.</w:t>
            </w:r>
          </w:p>
          <w:p w:rsidR="00BF034F" w:rsidP="00BA3DD3" w:rsidRDefault="00BF034F" w14:paraId="79C5EF08" w14:textId="302C3934">
            <w:pPr>
              <w:pStyle w:val="ListParagraph"/>
              <w:numPr>
                <w:ilvl w:val="0"/>
                <w:numId w:val="15"/>
              </w:numPr>
              <w:spacing w:after="0"/>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56363C0E">
              <w:rPr>
                <w:b/>
                <w:sz w:val="20"/>
                <w:szCs w:val="20"/>
              </w:rPr>
              <w:t>x5t#S256</w:t>
            </w:r>
            <w:r w:rsidRPr="56363C0E">
              <w:rPr>
                <w:sz w:val="20"/>
                <w:szCs w:val="20"/>
                <w:lang w:val="en-US"/>
              </w:rPr>
              <w:t xml:space="preserve"> : Type of thumbprint taken from the certificate. For the moment only </w:t>
            </w:r>
            <w:ins w:author="Wouter Deroey" w:date="2025-09-22T13:26:00Z" w:id="20">
              <w:r w:rsidR="007C6E55">
                <w:rPr>
                  <w:sz w:val="20"/>
                  <w:szCs w:val="20"/>
                  <w:lang w:val="en-BE"/>
                </w:rPr>
                <w:t xml:space="preserve">the </w:t>
              </w:r>
            </w:ins>
            <w:ins w:author="Wouter Deroey" w:date="2025-09-22T13:25:00Z" w:id="21">
              <w:r w:rsidRPr="007C6E55" w:rsidR="007C6E55">
                <w:rPr>
                  <w:sz w:val="20"/>
                  <w:szCs w:val="20"/>
                  <w:lang w:val="en-US"/>
                </w:rPr>
                <w:t>X.509 certificate SHA-256 thumbprint</w:t>
              </w:r>
            </w:ins>
            <w:del w:author="Wouter Deroey" w:date="2025-09-22T13:25:00Z" w:id="22">
              <w:r w:rsidRPr="56363C0E" w:rsidDel="007C6E55">
                <w:rPr>
                  <w:sz w:val="20"/>
                  <w:szCs w:val="20"/>
                  <w:lang w:val="en-US"/>
                </w:rPr>
                <w:delText xml:space="preserve">X509 </w:delText>
              </w:r>
              <w:commentRangeStart w:id="23"/>
              <w:commentRangeStart w:id="24"/>
              <w:commentRangeStart w:id="25"/>
              <w:r w:rsidRPr="56363C0E" w:rsidDel="007C6E55">
                <w:rPr>
                  <w:sz w:val="20"/>
                  <w:szCs w:val="20"/>
                  <w:lang w:val="en-US"/>
                </w:rPr>
                <w:delText>thumbprints</w:delText>
              </w:r>
            </w:del>
            <w:r w:rsidRPr="56363C0E">
              <w:rPr>
                <w:sz w:val="20"/>
                <w:szCs w:val="20"/>
                <w:lang w:val="en-US"/>
              </w:rPr>
              <w:t xml:space="preserve"> </w:t>
            </w:r>
            <w:commentRangeEnd w:id="23"/>
            <w:r>
              <w:rPr>
                <w:rStyle w:val="CommentReference"/>
              </w:rPr>
              <w:commentReference w:id="23"/>
            </w:r>
            <w:commentRangeEnd w:id="24"/>
            <w:r>
              <w:rPr>
                <w:rStyle w:val="CommentReference"/>
              </w:rPr>
              <w:commentReference w:id="24"/>
            </w:r>
            <w:commentRangeEnd w:id="25"/>
            <w:r w:rsidR="00231076">
              <w:rPr>
                <w:rStyle w:val="CommentReference"/>
                <w:rFonts w:eastAsia="Times New Roman" w:cs="Times New Roman"/>
                <w:lang w:eastAsia="en-IE"/>
              </w:rPr>
              <w:commentReference w:id="25"/>
            </w:r>
            <w:del w:author="Wouter Deroey" w:date="2025-09-22T13:25:00Z" w:id="26">
              <w:r w:rsidRPr="56363C0E" w:rsidDel="007C6E55">
                <w:rPr>
                  <w:sz w:val="20"/>
                  <w:szCs w:val="20"/>
                  <w:lang w:val="en-US"/>
                </w:rPr>
                <w:delText>are allowed</w:delText>
              </w:r>
            </w:del>
            <w:ins w:author="Wouter Deroey" w:date="2025-09-22T13:25:00Z" w:id="27">
              <w:r w:rsidR="007C6E55">
                <w:rPr>
                  <w:sz w:val="20"/>
                  <w:szCs w:val="20"/>
                  <w:lang w:val="en-BE"/>
                </w:rPr>
                <w:t>(</w:t>
              </w:r>
            </w:ins>
            <w:ins w:author="Wouter Deroey" w:date="2025-09-22T13:24:00Z" w:id="28">
              <w:r w:rsidR="00673C81">
                <w:rPr>
                  <w:sz w:val="20"/>
                  <w:szCs w:val="20"/>
                  <w:lang w:val="en-BE"/>
                </w:rPr>
                <w:t>x5t#S256</w:t>
              </w:r>
            </w:ins>
            <w:ins w:author="Wouter Deroey" w:date="2025-09-22T13:25:00Z" w:id="29">
              <w:r w:rsidR="007C6E55">
                <w:rPr>
                  <w:sz w:val="20"/>
                  <w:szCs w:val="20"/>
                  <w:lang w:val="en-BE"/>
                </w:rPr>
                <w:t>)</w:t>
              </w:r>
            </w:ins>
            <w:ins w:author="Wouter Deroey" w:date="2025-09-22T13:26:00Z" w:id="30">
              <w:r w:rsidR="007C6E55">
                <w:rPr>
                  <w:sz w:val="20"/>
                  <w:szCs w:val="20"/>
                  <w:lang w:val="en-BE"/>
                </w:rPr>
                <w:t xml:space="preserve"> is allowed</w:t>
              </w:r>
            </w:ins>
            <w:ins w:author="Wouter Deroey" w:date="2025-09-22T13:24:00Z" w:id="31">
              <w:r w:rsidR="00673C81">
                <w:rPr>
                  <w:sz w:val="20"/>
                  <w:szCs w:val="20"/>
                  <w:lang w:val="en-BE"/>
                </w:rPr>
                <w:t>, for the which the c</w:t>
              </w:r>
            </w:ins>
            <w:ins w:author="Wouter Deroey" w:date="2025-09-22T13:22:00Z" w:id="32">
              <w:r w:rsidR="00AA0AED">
                <w:rPr>
                  <w:sz w:val="20"/>
                  <w:szCs w:val="20"/>
                  <w:lang w:val="en-BE"/>
                </w:rPr>
                <w:t xml:space="preserve">omputation method </w:t>
              </w:r>
            </w:ins>
            <w:ins w:author="Wouter Deroey" w:date="2025-09-22T13:24:00Z" w:id="33">
              <w:r w:rsidR="00657774">
                <w:rPr>
                  <w:sz w:val="20"/>
                  <w:szCs w:val="20"/>
                  <w:lang w:val="en-BE"/>
                </w:rPr>
                <w:t>is</w:t>
              </w:r>
            </w:ins>
            <w:ins w:author="Wouter Deroey" w:date="2025-09-22T13:22:00Z" w:id="34">
              <w:r w:rsidR="00AA0AED">
                <w:rPr>
                  <w:sz w:val="20"/>
                  <w:szCs w:val="20"/>
                  <w:lang w:val="en-BE"/>
                </w:rPr>
                <w:t xml:space="preserve"> mentioned in </w:t>
              </w:r>
              <w:r w:rsidR="00AA0AED">
                <w:fldChar w:fldCharType="begin"/>
              </w:r>
              <w:r w:rsidR="00AA0AED">
                <w:instrText xml:space="preserve"> HYPERLINK "https://datatracker.ietf.org/doc/html/rfc7517" \l "section-4.9" \o "https://datatracker.ietf.org/doc/html/rfc7517#section-4.9" \t "_blank" </w:instrText>
              </w:r>
              <w:r w:rsidR="00AA0AED">
                <w:fldChar w:fldCharType="separate"/>
              </w:r>
              <w:r w:rsidR="00AA0AED">
                <w:rPr>
                  <w:rStyle w:val="Hyperlink"/>
                </w:rPr>
                <w:t>https://datatracker.ietf.org/doc/html/rfc7517#section-4.9</w:t>
              </w:r>
              <w:r w:rsidR="00AA0AED">
                <w:fldChar w:fldCharType="end"/>
              </w:r>
            </w:ins>
            <w:del w:author="Wouter Deroey" w:date="2025-09-22T13:21:00Z" w:id="35">
              <w:r w:rsidRPr="56363C0E" w:rsidDel="0053236D">
                <w:rPr>
                  <w:sz w:val="20"/>
                  <w:szCs w:val="20"/>
                  <w:lang w:val="en-US"/>
                </w:rPr>
                <w:delText>.</w:delText>
              </w:r>
            </w:del>
            <w:r w:rsidRPr="56363C0E">
              <w:rPr>
                <w:sz w:val="20"/>
                <w:szCs w:val="20"/>
                <w:lang w:val="en-US"/>
              </w:rPr>
              <w:t xml:space="preserve"> </w:t>
            </w:r>
            <w:ins w:author="Wouter Deroey" w:date="2025-09-22T13:23:00Z" w:id="36">
              <w:r w:rsidR="002305C4">
                <w:rPr>
                  <w:sz w:val="20"/>
                  <w:szCs w:val="20"/>
                  <w:lang w:val="en-BE"/>
                </w:rPr>
                <w:t xml:space="preserve">and </w:t>
              </w:r>
              <w:r w:rsidR="002305C4">
                <w:fldChar w:fldCharType="begin"/>
              </w:r>
              <w:r w:rsidR="002305C4">
                <w:instrText xml:space="preserve"> HYPERLINK "https://datatracker.ietf.org/doc/html/rfc7515" \l "section-4.1.8" \h </w:instrText>
              </w:r>
              <w:r w:rsidR="002305C4">
                <w:fldChar w:fldCharType="separate"/>
              </w:r>
              <w:r w:rsidRPr="3D6B598D" w:rsidR="002305C4">
                <w:rPr>
                  <w:rStyle w:val="Hyperlink"/>
                </w:rPr>
                <w:t>https://datatracker.ietf.org/doc/html/rfc7515#section-4.1.8</w:t>
              </w:r>
              <w:r w:rsidR="002305C4">
                <w:rPr>
                  <w:rStyle w:val="Hyperlink"/>
                </w:rPr>
                <w:fldChar w:fldCharType="end"/>
              </w:r>
            </w:ins>
            <w:ins w:author="Wouter Deroey" w:date="2025-09-22T13:26:00Z" w:id="37">
              <w:r w:rsidR="008D3E64">
                <w:rPr>
                  <w:rStyle w:val="Hyperlink"/>
                  <w:lang w:val="en-BE"/>
                </w:rPr>
                <w:t>.</w:t>
              </w:r>
            </w:ins>
          </w:p>
          <w:p w:rsidRPr="00BF034F" w:rsidR="00BF034F" w:rsidP="00BA3DD3" w:rsidRDefault="00BF034F" w14:paraId="0C4B8B4C" w14:textId="20B8CA78">
            <w:pPr>
              <w:pStyle w:val="ListParagraph"/>
              <w:numPr>
                <w:ilvl w:val="0"/>
                <w:numId w:val="15"/>
              </w:numPr>
              <w:spacing w:after="0"/>
              <w:jc w:val="left"/>
              <w:cnfStyle w:val="000000100000" w:firstRow="0" w:lastRow="0" w:firstColumn="0" w:lastColumn="0" w:oddVBand="0" w:evenVBand="0" w:oddHBand="1" w:evenHBand="0" w:firstRowFirstColumn="0" w:firstRowLastColumn="0" w:lastRowFirstColumn="0" w:lastRowLastColumn="0"/>
              <w:rPr>
                <w:sz w:val="20"/>
                <w:lang w:val="en-BE"/>
              </w:rPr>
            </w:pPr>
            <w:r w:rsidRPr="00BF034F">
              <w:rPr>
                <w:sz w:val="20"/>
                <w:lang w:val="en-BE"/>
              </w:rPr>
              <w:t xml:space="preserve">the X509 thumbprint of the certificate used to sign the </w:t>
            </w:r>
            <w:r w:rsidR="00197AB7">
              <w:rPr>
                <w:sz w:val="20"/>
                <w:lang w:val="en-BE"/>
              </w:rPr>
              <w:t>JWT</w:t>
            </w:r>
            <w:r w:rsidRPr="00BF034F">
              <w:rPr>
                <w:sz w:val="20"/>
                <w:lang w:val="en-BE"/>
              </w:rPr>
              <w:t>.</w:t>
            </w:r>
          </w:p>
        </w:tc>
      </w:tr>
    </w:tbl>
    <w:p w:rsidR="0018507F" w:rsidP="0018507F" w:rsidRDefault="0018507F" w14:paraId="398CCC6C" w14:textId="4643B1C2">
      <w:pPr>
        <w:pStyle w:val="Heading2"/>
        <w:rPr>
          <w:lang w:val="en-BE"/>
        </w:rPr>
      </w:pPr>
      <w:bookmarkStart w:name="_Ref209016058" w:id="38"/>
      <w:bookmarkStart w:name="_Toc209094904" w:id="39"/>
      <w:r>
        <w:rPr>
          <w:lang w:val="en-BE"/>
        </w:rPr>
        <w:t>Payload</w:t>
      </w:r>
      <w:bookmarkEnd w:id="38"/>
      <w:bookmarkEnd w:id="39"/>
    </w:p>
    <w:p w:rsidR="00315231" w:rsidP="00315231" w:rsidRDefault="00837B71" w14:paraId="4A6D2FD4" w14:textId="77777777">
      <w:pPr>
        <w:rPr>
          <w:lang w:val="en-BE"/>
        </w:rPr>
      </w:pPr>
      <w:r>
        <w:rPr>
          <w:lang w:val="en-BE"/>
        </w:rPr>
        <w:t xml:space="preserve">The JSON schema of the data model </w:t>
      </w:r>
      <w:r w:rsidR="00315231">
        <w:rPr>
          <w:lang w:val="en-BE"/>
        </w:rPr>
        <w:t xml:space="preserve">is publicly available. </w:t>
      </w:r>
    </w:p>
    <w:p w:rsidRPr="00315231" w:rsidR="00837B71" w:rsidP="00315231" w:rsidRDefault="00315231" w14:paraId="3E1176D0" w14:textId="16FACF2C">
      <w:pPr>
        <w:jc w:val="left"/>
        <w:rPr>
          <w:lang w:val="en-BE"/>
        </w:rPr>
      </w:pPr>
      <w:r w:rsidRPr="00315231">
        <w:rPr>
          <w:lang w:val="en-BE"/>
        </w:rPr>
        <w:t xml:space="preserve">Version </w:t>
      </w:r>
      <w:r w:rsidRPr="00315231">
        <w:rPr>
          <w:i/>
          <w:iCs/>
          <w:lang w:val="en-BE"/>
        </w:rPr>
        <w:t>eessi:prc:1.0</w:t>
      </w:r>
      <w:r w:rsidRPr="00315231">
        <w:rPr>
          <w:lang w:val="en-BE"/>
        </w:rPr>
        <w:t xml:space="preserve"> </w:t>
      </w:r>
      <w:r>
        <w:rPr>
          <w:lang w:val="en-BE"/>
        </w:rPr>
        <w:t xml:space="preserve">can be found here </w:t>
      </w:r>
      <w:r w:rsidRPr="00315231">
        <w:rPr>
          <w:lang w:val="en-BE"/>
        </w:rPr>
        <w:t xml:space="preserve">:  </w:t>
      </w:r>
      <w:r w:rsidRPr="00315231">
        <w:rPr>
          <w:lang w:val="en-BE"/>
        </w:rPr>
        <w:br/>
      </w:r>
      <w:hyperlink w:history="1" r:id="rId26">
        <w:r w:rsidRPr="00315231">
          <w:rPr>
            <w:rStyle w:val="Hyperlink"/>
            <w:lang w:val="en-BE"/>
          </w:rPr>
          <w:t>https://api-pilot.ebsi.eu/trusted-schemas-registry/v3/schemas/z5fqhFPcuBeYZHnUbibhmtxDdoPhv4husBnvX4g5g8CeG</w:t>
        </w:r>
      </w:hyperlink>
      <w:r w:rsidRPr="00315231" w:rsidR="00837B71">
        <w:rPr>
          <w:lang w:val="en-BE"/>
        </w:rPr>
        <w:t xml:space="preserve"> </w:t>
      </w:r>
    </w:p>
    <w:tbl>
      <w:tblPr>
        <w:tblStyle w:val="GridTable4"/>
        <w:tblW w:w="8784" w:type="dxa"/>
        <w:tblLayout w:type="fixed"/>
        <w:tblLook w:val="04A0" w:firstRow="1" w:lastRow="0" w:firstColumn="1" w:lastColumn="0" w:noHBand="0" w:noVBand="1"/>
      </w:tblPr>
      <w:tblGrid>
        <w:gridCol w:w="846"/>
        <w:gridCol w:w="709"/>
        <w:gridCol w:w="3969"/>
        <w:gridCol w:w="3260"/>
      </w:tblGrid>
      <w:tr w:rsidRPr="00BF034F" w:rsidR="00837B71" w:rsidTr="0031693D" w14:paraId="31048063"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shd w:val="clear" w:color="auto" w:fill="6C6493"/>
            <w:vAlign w:val="center"/>
          </w:tcPr>
          <w:p w:rsidRPr="00BF034F" w:rsidR="00837B71" w:rsidP="0031693D" w:rsidRDefault="00837B71" w14:paraId="502B1569" w14:textId="77777777">
            <w:pPr>
              <w:spacing w:after="0"/>
              <w:jc w:val="center"/>
              <w:rPr>
                <w:sz w:val="20"/>
                <w:szCs w:val="20"/>
                <w:lang w:val="en-BE"/>
              </w:rPr>
            </w:pPr>
            <w:r w:rsidRPr="00BF034F">
              <w:rPr>
                <w:sz w:val="20"/>
                <w:szCs w:val="20"/>
                <w:lang w:val="en-BE"/>
              </w:rPr>
              <w:t>Name</w:t>
            </w:r>
          </w:p>
        </w:tc>
        <w:tc>
          <w:tcPr>
            <w:tcW w:w="709" w:type="dxa"/>
            <w:tcBorders>
              <w:left w:val="single" w:color="666666" w:sz="4" w:space="0"/>
              <w:right w:val="single" w:color="666666" w:sz="4" w:space="0"/>
            </w:tcBorders>
            <w:shd w:val="clear" w:color="auto" w:fill="6C6493"/>
            <w:vAlign w:val="center"/>
          </w:tcPr>
          <w:p w:rsidRPr="00BF034F" w:rsidR="00837B71" w:rsidP="0031693D" w:rsidRDefault="00837B71" w14:paraId="1FE14380" w14:textId="6B009213">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 xml:space="preserve">M/O </w:t>
            </w:r>
          </w:p>
        </w:tc>
        <w:tc>
          <w:tcPr>
            <w:tcW w:w="3969" w:type="dxa"/>
            <w:tcBorders>
              <w:left w:val="single" w:color="666666" w:sz="4" w:space="0"/>
              <w:right w:val="single" w:color="666666" w:sz="4" w:space="0"/>
            </w:tcBorders>
            <w:shd w:val="clear" w:color="auto" w:fill="6C6493"/>
            <w:vAlign w:val="center"/>
          </w:tcPr>
          <w:p w:rsidRPr="00BF034F" w:rsidR="00837B71" w:rsidP="0031693D" w:rsidRDefault="00837B71" w14:paraId="1FE73DA0" w14:textId="77777777">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 xml:space="preserve">Format </w:t>
            </w:r>
          </w:p>
        </w:tc>
        <w:tc>
          <w:tcPr>
            <w:tcW w:w="3260" w:type="dxa"/>
            <w:tcBorders>
              <w:left w:val="single" w:color="666666" w:sz="4" w:space="0"/>
              <w:right w:val="single" w:color="666666" w:sz="4" w:space="0"/>
            </w:tcBorders>
            <w:shd w:val="clear" w:color="auto" w:fill="6C6493"/>
            <w:vAlign w:val="center"/>
          </w:tcPr>
          <w:p w:rsidRPr="00BF034F" w:rsidR="00837B71" w:rsidP="0031693D" w:rsidRDefault="00837B71" w14:paraId="0533D87A" w14:textId="77777777">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Description</w:t>
            </w:r>
          </w:p>
        </w:tc>
      </w:tr>
      <w:tr w:rsidRPr="00BF034F" w:rsidR="00837B71" w:rsidTr="0031693D" w14:paraId="11F510FD"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Pr="00BF034F" w:rsidR="00837B71" w:rsidP="0031693D" w:rsidRDefault="00837B71" w14:paraId="14BE150F" w14:textId="276ED381">
            <w:pPr>
              <w:spacing w:after="0"/>
              <w:jc w:val="center"/>
              <w:rPr>
                <w:b w:val="0"/>
                <w:bCs w:val="0"/>
                <w:sz w:val="20"/>
                <w:szCs w:val="20"/>
                <w:lang w:val="en-BE"/>
              </w:rPr>
            </w:pPr>
            <w:r>
              <w:rPr>
                <w:b w:val="0"/>
                <w:bCs w:val="0"/>
                <w:sz w:val="20"/>
                <w:szCs w:val="20"/>
                <w:lang w:val="en-BE"/>
              </w:rPr>
              <w:t>sid</w:t>
            </w:r>
          </w:p>
        </w:tc>
        <w:tc>
          <w:tcPr>
            <w:tcW w:w="709" w:type="dxa"/>
            <w:tcBorders>
              <w:left w:val="single" w:color="666666" w:sz="4" w:space="0"/>
              <w:right w:val="single" w:color="666666" w:sz="4" w:space="0"/>
            </w:tcBorders>
            <w:vAlign w:val="center"/>
          </w:tcPr>
          <w:p w:rsidRPr="00BF034F" w:rsidR="00837B71" w:rsidP="009A7596" w:rsidRDefault="00837B71" w14:paraId="5B3A91AD" w14:textId="228B59EE">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Pr>
                <w:sz w:val="20"/>
                <w:szCs w:val="20"/>
                <w:lang w:val="en-BE"/>
              </w:rPr>
              <w:t>M</w:t>
            </w:r>
          </w:p>
        </w:tc>
        <w:tc>
          <w:tcPr>
            <w:tcW w:w="3969" w:type="dxa"/>
            <w:tcBorders>
              <w:left w:val="single" w:color="666666" w:sz="4" w:space="0"/>
              <w:right w:val="single" w:color="666666" w:sz="4" w:space="0"/>
            </w:tcBorders>
            <w:vAlign w:val="center"/>
          </w:tcPr>
          <w:p w:rsidR="00837B71" w:rsidP="00837B71" w:rsidRDefault="00837B71" w14:paraId="2ED8ABF5"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szCs w:val="20"/>
              </w:rPr>
            </w:pPr>
            <w:r w:rsidRPr="00837B71">
              <w:rPr>
                <w:i/>
                <w:iCs/>
                <w:sz w:val="20"/>
                <w:szCs w:val="20"/>
              </w:rPr>
              <w:t>"type": "string",</w:t>
            </w:r>
          </w:p>
          <w:p w:rsidRPr="00BF034F" w:rsidR="00837B71" w:rsidP="00837B71" w:rsidRDefault="00837B71" w14:paraId="489B423C" w14:textId="553A0B84">
            <w:pPr>
              <w:spacing w:after="0"/>
              <w:jc w:val="left"/>
              <w:cnfStyle w:val="000000100000" w:firstRow="0" w:lastRow="0" w:firstColumn="0" w:lastColumn="0" w:oddVBand="0" w:evenVBand="0" w:oddHBand="1" w:evenHBand="0" w:firstRowFirstColumn="0" w:firstRowLastColumn="0" w:lastRowFirstColumn="0" w:lastRowLastColumn="0"/>
              <w:rPr>
                <w:i/>
                <w:iCs/>
                <w:sz w:val="20"/>
                <w:szCs w:val="20"/>
              </w:rPr>
            </w:pPr>
            <w:r w:rsidRPr="00837B71">
              <w:rPr>
                <w:i/>
                <w:iCs/>
                <w:sz w:val="20"/>
                <w:szCs w:val="20"/>
              </w:rPr>
              <w:t>"pattern": "^eessi:prc:\\d+\\.\\d+$"</w:t>
            </w:r>
          </w:p>
        </w:tc>
        <w:tc>
          <w:tcPr>
            <w:tcW w:w="3260" w:type="dxa"/>
            <w:tcBorders>
              <w:left w:val="single" w:color="666666" w:sz="4" w:space="0"/>
              <w:right w:val="single" w:color="666666" w:sz="4" w:space="0"/>
            </w:tcBorders>
            <w:vAlign w:val="center"/>
          </w:tcPr>
          <w:p w:rsidR="00837B71" w:rsidP="0031693D" w:rsidRDefault="00837B71" w14:paraId="1A3E8C1A" w14:textId="77777777">
            <w:pPr>
              <w:spacing w:after="0"/>
              <w:jc w:val="left"/>
              <w:cnfStyle w:val="000000100000" w:firstRow="0" w:lastRow="0" w:firstColumn="0" w:lastColumn="0" w:oddVBand="0" w:evenVBand="0" w:oddHBand="1" w:evenHBand="0" w:firstRowFirstColumn="0" w:firstRowLastColumn="0" w:lastRowFirstColumn="0" w:lastRowLastColumn="0"/>
              <w:rPr>
                <w:sz w:val="20"/>
                <w:szCs w:val="20"/>
                <w:lang w:val="en-BE"/>
              </w:rPr>
            </w:pPr>
            <w:r w:rsidRPr="00837B71">
              <w:rPr>
                <w:sz w:val="20"/>
                <w:szCs w:val="20"/>
                <w:lang w:val="en-BE"/>
              </w:rPr>
              <w:t xml:space="preserve">Schema ID. Version/ID number pointing to the JSON schema for the JWT Payload.  </w:t>
            </w:r>
          </w:p>
          <w:p w:rsidR="00315231" w:rsidP="0031693D" w:rsidRDefault="00315231" w14:paraId="26EB491E" w14:textId="77777777">
            <w:pPr>
              <w:spacing w:after="0"/>
              <w:jc w:val="left"/>
              <w:cnfStyle w:val="000000100000" w:firstRow="0" w:lastRow="0" w:firstColumn="0" w:lastColumn="0" w:oddVBand="0" w:evenVBand="0" w:oddHBand="1" w:evenHBand="0" w:firstRowFirstColumn="0" w:firstRowLastColumn="0" w:lastRowFirstColumn="0" w:lastRowLastColumn="0"/>
              <w:rPr>
                <w:sz w:val="20"/>
                <w:szCs w:val="20"/>
                <w:lang w:val="en-BE"/>
              </w:rPr>
            </w:pPr>
          </w:p>
          <w:p w:rsidRPr="00521DA4" w:rsidR="00315231" w:rsidP="0031693D" w:rsidRDefault="00315231" w14:paraId="0748E13A" w14:textId="02B6B321">
            <w:pPr>
              <w:spacing w:after="0"/>
              <w:jc w:val="left"/>
              <w:cnfStyle w:val="000000100000" w:firstRow="0" w:lastRow="0" w:firstColumn="0" w:lastColumn="0" w:oddVBand="0" w:evenVBand="0" w:oddHBand="1" w:evenHBand="0" w:firstRowFirstColumn="0" w:firstRowLastColumn="0" w:lastRowFirstColumn="0" w:lastRowLastColumn="0"/>
              <w:rPr>
                <w:sz w:val="20"/>
                <w:szCs w:val="20"/>
                <w:lang w:val="en-BE"/>
              </w:rPr>
            </w:pPr>
            <w:r w:rsidRPr="00315231">
              <w:rPr>
                <w:sz w:val="20"/>
                <w:szCs w:val="20"/>
                <w:highlight w:val="yellow"/>
                <w:lang w:val="en-BE"/>
              </w:rPr>
              <w:t>10/2025 version</w:t>
            </w:r>
            <w:r>
              <w:rPr>
                <w:sz w:val="20"/>
                <w:szCs w:val="20"/>
                <w:lang w:val="en-BE"/>
              </w:rPr>
              <w:t xml:space="preserve"> : </w:t>
            </w:r>
            <w:r w:rsidRPr="00315231">
              <w:rPr>
                <w:i/>
                <w:iCs/>
                <w:lang w:val="en-BE"/>
              </w:rPr>
              <w:t>eessi:prc:1.0</w:t>
            </w:r>
          </w:p>
        </w:tc>
      </w:tr>
      <w:tr w:rsidRPr="00BF034F" w:rsidR="00837B71" w:rsidTr="0031693D" w14:paraId="5C8C9D3E"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Pr="00BF034F" w:rsidR="00837B71" w:rsidP="0031693D" w:rsidRDefault="00837B71" w14:paraId="0199861E" w14:textId="081377F0">
            <w:pPr>
              <w:spacing w:after="0"/>
              <w:jc w:val="center"/>
              <w:rPr>
                <w:b w:val="0"/>
                <w:bCs w:val="0"/>
                <w:sz w:val="20"/>
                <w:szCs w:val="20"/>
                <w:lang w:val="en-BE"/>
              </w:rPr>
            </w:pPr>
            <w:r>
              <w:rPr>
                <w:b w:val="0"/>
                <w:bCs w:val="0"/>
                <w:sz w:val="20"/>
                <w:szCs w:val="20"/>
                <w:lang w:val="en-BE"/>
              </w:rPr>
              <w:t>jti</w:t>
            </w:r>
          </w:p>
        </w:tc>
        <w:tc>
          <w:tcPr>
            <w:tcW w:w="709" w:type="dxa"/>
            <w:tcBorders>
              <w:left w:val="single" w:color="666666" w:sz="4" w:space="0"/>
              <w:right w:val="single" w:color="666666" w:sz="4" w:space="0"/>
            </w:tcBorders>
            <w:vAlign w:val="center"/>
          </w:tcPr>
          <w:p w:rsidRPr="00BF034F" w:rsidR="00837B71" w:rsidP="009A7596" w:rsidRDefault="00837B71" w14:paraId="79BAD5F5" w14:textId="77777777">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O</w:t>
            </w:r>
          </w:p>
        </w:tc>
        <w:tc>
          <w:tcPr>
            <w:tcW w:w="3969" w:type="dxa"/>
            <w:tcBorders>
              <w:left w:val="single" w:color="666666" w:sz="4" w:space="0"/>
              <w:right w:val="single" w:color="666666" w:sz="4" w:space="0"/>
            </w:tcBorders>
            <w:vAlign w:val="center"/>
          </w:tcPr>
          <w:p w:rsidRPr="00BF034F" w:rsidR="00837B71" w:rsidP="0031693D" w:rsidRDefault="00837B71" w14:paraId="0FAF0687" w14:textId="77777777">
            <w:pPr>
              <w:spacing w:after="0"/>
              <w:jc w:val="left"/>
              <w:cnfStyle w:val="000000000000" w:firstRow="0" w:lastRow="0" w:firstColumn="0" w:lastColumn="0" w:oddVBand="0" w:evenVBand="0" w:oddHBand="0" w:evenHBand="0" w:firstRowFirstColumn="0" w:firstRowLastColumn="0" w:lastRowFirstColumn="0" w:lastRowLastColumn="0"/>
              <w:rPr>
                <w:i/>
                <w:iCs/>
                <w:sz w:val="20"/>
                <w:szCs w:val="20"/>
              </w:rPr>
            </w:pPr>
            <w:r w:rsidRPr="00BF034F">
              <w:rPr>
                <w:i/>
                <w:iCs/>
                <w:sz w:val="20"/>
                <w:szCs w:val="20"/>
              </w:rPr>
              <w:t>"type": "string"</w:t>
            </w:r>
          </w:p>
        </w:tc>
        <w:tc>
          <w:tcPr>
            <w:tcW w:w="3260" w:type="dxa"/>
            <w:tcBorders>
              <w:left w:val="single" w:color="666666" w:sz="4" w:space="0"/>
              <w:right w:val="single" w:color="666666" w:sz="4" w:space="0"/>
            </w:tcBorders>
            <w:vAlign w:val="center"/>
          </w:tcPr>
          <w:p w:rsidR="00837B71" w:rsidP="0031693D" w:rsidRDefault="00315231" w14:paraId="4086E3E9" w14:textId="15D82A96">
            <w:pPr>
              <w:spacing w:after="0"/>
              <w:jc w:val="left"/>
              <w:cnfStyle w:val="000000000000" w:firstRow="0" w:lastRow="0" w:firstColumn="0" w:lastColumn="0" w:oddVBand="0" w:evenVBand="0" w:oddHBand="0" w:evenHBand="0" w:firstRowFirstColumn="0" w:firstRowLastColumn="0" w:lastRowFirstColumn="0" w:lastRowLastColumn="0"/>
              <w:rPr>
                <w:sz w:val="20"/>
                <w:szCs w:val="20"/>
                <w:lang w:val="en-BE"/>
              </w:rPr>
            </w:pPr>
            <w:r>
              <w:rPr>
                <w:sz w:val="20"/>
                <w:szCs w:val="20"/>
                <w:lang w:val="en-BE"/>
              </w:rPr>
              <w:t>Unique token identifier.</w:t>
            </w:r>
          </w:p>
          <w:p w:rsidR="00315231" w:rsidP="0031693D" w:rsidRDefault="00315231" w14:paraId="20E66794" w14:textId="77777777">
            <w:pPr>
              <w:spacing w:after="0"/>
              <w:jc w:val="left"/>
              <w:cnfStyle w:val="000000000000" w:firstRow="0" w:lastRow="0" w:firstColumn="0" w:lastColumn="0" w:oddVBand="0" w:evenVBand="0" w:oddHBand="0" w:evenHBand="0" w:firstRowFirstColumn="0" w:firstRowLastColumn="0" w:lastRowFirstColumn="0" w:lastRowLastColumn="0"/>
              <w:rPr>
                <w:sz w:val="20"/>
                <w:szCs w:val="20"/>
                <w:lang w:val="en-BE"/>
              </w:rPr>
            </w:pPr>
          </w:p>
          <w:p w:rsidRPr="00521DA4" w:rsidR="00315231" w:rsidP="0031693D" w:rsidRDefault="00315231" w14:paraId="489A250F" w14:textId="08CF39B8">
            <w:pPr>
              <w:spacing w:after="0"/>
              <w:jc w:val="left"/>
              <w:cnfStyle w:val="000000000000" w:firstRow="0" w:lastRow="0" w:firstColumn="0" w:lastColumn="0" w:oddVBand="0" w:evenVBand="0" w:oddHBand="0" w:evenHBand="0" w:firstRowFirstColumn="0" w:firstRowLastColumn="0" w:lastRowFirstColumn="0" w:lastRowLastColumn="0"/>
              <w:rPr>
                <w:sz w:val="20"/>
                <w:szCs w:val="20"/>
                <w:lang w:val="en-BE"/>
              </w:rPr>
            </w:pPr>
            <w:r w:rsidRPr="00315231">
              <w:rPr>
                <w:sz w:val="20"/>
                <w:szCs w:val="20"/>
                <w:lang w:val="en-BE"/>
              </w:rPr>
              <w:t>This allows each</w:t>
            </w:r>
            <w:r>
              <w:rPr>
                <w:sz w:val="20"/>
                <w:szCs w:val="20"/>
                <w:lang w:val="en-BE"/>
              </w:rPr>
              <w:t xml:space="preserve"> issuer</w:t>
            </w:r>
            <w:r w:rsidRPr="00315231">
              <w:rPr>
                <w:sz w:val="20"/>
                <w:szCs w:val="20"/>
                <w:lang w:val="en-BE"/>
              </w:rPr>
              <w:t xml:space="preserve"> to add a way to uniquely identify </w:t>
            </w:r>
            <w:r>
              <w:rPr>
                <w:sz w:val="20"/>
                <w:szCs w:val="20"/>
                <w:lang w:val="en-BE"/>
              </w:rPr>
              <w:t>their tokens i</w:t>
            </w:r>
            <w:r w:rsidRPr="00315231">
              <w:rPr>
                <w:sz w:val="20"/>
                <w:szCs w:val="20"/>
                <w:lang w:val="en-BE"/>
              </w:rPr>
              <w:t>f they feel the need for it. It could be used for auditing, support or revocation.</w:t>
            </w:r>
          </w:p>
        </w:tc>
      </w:tr>
      <w:tr w:rsidRPr="00BF034F" w:rsidR="00837B71" w:rsidTr="0031693D" w14:paraId="77A7BF6B"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837B71" w:rsidP="00837B71" w:rsidRDefault="00837B71" w14:paraId="11DF54CE" w14:textId="146BA7CC">
            <w:pPr>
              <w:spacing w:after="0"/>
              <w:jc w:val="center"/>
              <w:rPr>
                <w:b w:val="0"/>
                <w:bCs w:val="0"/>
                <w:sz w:val="20"/>
                <w:lang w:val="en-BE"/>
              </w:rPr>
            </w:pPr>
            <w:r>
              <w:rPr>
                <w:b w:val="0"/>
                <w:bCs w:val="0"/>
                <w:sz w:val="20"/>
                <w:lang w:val="en-BE"/>
              </w:rPr>
              <w:t>rid</w:t>
            </w:r>
          </w:p>
        </w:tc>
        <w:tc>
          <w:tcPr>
            <w:tcW w:w="709" w:type="dxa"/>
            <w:tcBorders>
              <w:left w:val="single" w:color="666666" w:sz="4" w:space="0"/>
              <w:right w:val="single" w:color="666666" w:sz="4" w:space="0"/>
            </w:tcBorders>
            <w:vAlign w:val="center"/>
          </w:tcPr>
          <w:p w:rsidRPr="00BF034F" w:rsidR="00837B71" w:rsidP="009A7596" w:rsidRDefault="00837B71" w14:paraId="3FC517E3" w14:textId="0110F8E8">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r>
              <w:rPr>
                <w:sz w:val="20"/>
                <w:lang w:val="en-BE"/>
              </w:rPr>
              <w:t>O</w:t>
            </w:r>
          </w:p>
        </w:tc>
        <w:tc>
          <w:tcPr>
            <w:tcW w:w="3969" w:type="dxa"/>
            <w:tcBorders>
              <w:left w:val="single" w:color="666666" w:sz="4" w:space="0"/>
              <w:right w:val="single" w:color="666666" w:sz="4" w:space="0"/>
            </w:tcBorders>
            <w:vAlign w:val="center"/>
          </w:tcPr>
          <w:p w:rsidR="00837B71" w:rsidP="00837B71" w:rsidRDefault="00837B71" w14:paraId="58A11815"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szCs w:val="20"/>
                <w:lang w:val="en-BE"/>
              </w:rPr>
            </w:pPr>
            <w:r w:rsidRPr="00BF034F">
              <w:rPr>
                <w:i/>
                <w:iCs/>
                <w:sz w:val="20"/>
                <w:szCs w:val="20"/>
              </w:rPr>
              <w:t>"type": "string"</w:t>
            </w:r>
            <w:r>
              <w:rPr>
                <w:i/>
                <w:iCs/>
                <w:sz w:val="20"/>
                <w:szCs w:val="20"/>
                <w:lang w:val="en-BE"/>
              </w:rPr>
              <w:t xml:space="preserve">, </w:t>
            </w:r>
          </w:p>
          <w:p w:rsidRPr="00837B71" w:rsidR="00837B71" w:rsidP="00837B71" w:rsidRDefault="00837B71" w14:paraId="07322A06" w14:textId="3A875413">
            <w:pPr>
              <w:spacing w:after="0"/>
              <w:jc w:val="left"/>
              <w:cnfStyle w:val="000000100000" w:firstRow="0" w:lastRow="0" w:firstColumn="0" w:lastColumn="0" w:oddVBand="0" w:evenVBand="0" w:oddHBand="1" w:evenHBand="0" w:firstRowFirstColumn="0" w:firstRowLastColumn="0" w:lastRowFirstColumn="0" w:lastRowLastColumn="0"/>
              <w:rPr>
                <w:i/>
                <w:sz w:val="20"/>
                <w:szCs w:val="20"/>
              </w:rPr>
            </w:pPr>
            <w:r w:rsidRPr="6E740587">
              <w:rPr>
                <w:i/>
                <w:sz w:val="20"/>
                <w:szCs w:val="20"/>
                <w:lang w:val="en-US"/>
              </w:rPr>
              <w:t>“format”: “uri”</w:t>
            </w:r>
          </w:p>
        </w:tc>
        <w:tc>
          <w:tcPr>
            <w:tcW w:w="3260" w:type="dxa"/>
            <w:tcBorders>
              <w:left w:val="single" w:color="666666" w:sz="4" w:space="0"/>
              <w:right w:val="single" w:color="666666" w:sz="4" w:space="0"/>
            </w:tcBorders>
            <w:vAlign w:val="center"/>
          </w:tcPr>
          <w:p w:rsidR="00837B71" w:rsidP="00837B71" w:rsidRDefault="00315231" w14:paraId="58AD286E" w14:textId="77777777">
            <w:pPr>
              <w:spacing w:after="0"/>
              <w:jc w:val="left"/>
              <w:cnfStyle w:val="000000100000" w:firstRow="0" w:lastRow="0" w:firstColumn="0" w:lastColumn="0" w:oddVBand="0" w:evenVBand="0" w:oddHBand="1" w:evenHBand="0" w:firstRowFirstColumn="0" w:firstRowLastColumn="0" w:lastRowFirstColumn="0" w:lastRowLastColumn="0"/>
              <w:rPr>
                <w:sz w:val="20"/>
                <w:lang w:val="en-BE"/>
              </w:rPr>
            </w:pPr>
            <w:r>
              <w:rPr>
                <w:sz w:val="20"/>
                <w:lang w:val="en-BE"/>
              </w:rPr>
              <w:t>Revocation list id.</w:t>
            </w:r>
          </w:p>
          <w:p w:rsidR="00315231" w:rsidP="00837B71" w:rsidRDefault="00315231" w14:paraId="21632B50" w14:textId="77777777">
            <w:pPr>
              <w:spacing w:after="0"/>
              <w:jc w:val="left"/>
              <w:cnfStyle w:val="000000100000" w:firstRow="0" w:lastRow="0" w:firstColumn="0" w:lastColumn="0" w:oddVBand="0" w:evenVBand="0" w:oddHBand="1" w:evenHBand="0" w:firstRowFirstColumn="0" w:firstRowLastColumn="0" w:lastRowFirstColumn="0" w:lastRowLastColumn="0"/>
              <w:rPr>
                <w:sz w:val="20"/>
                <w:lang w:val="en-BE"/>
              </w:rPr>
            </w:pPr>
          </w:p>
          <w:p w:rsidRPr="00315231" w:rsidR="00315231" w:rsidP="00315231" w:rsidRDefault="00315231" w14:paraId="428B083E" w14:textId="73502409">
            <w:pPr>
              <w:spacing w:after="0"/>
              <w:jc w:val="left"/>
              <w:cnfStyle w:val="000000100000" w:firstRow="0" w:lastRow="0" w:firstColumn="0" w:lastColumn="0" w:oddVBand="0" w:evenVBand="0" w:oddHBand="1" w:evenHBand="0" w:firstRowFirstColumn="0" w:firstRowLastColumn="0" w:lastRowFirstColumn="0" w:lastRowLastColumn="0"/>
              <w:rPr>
                <w:sz w:val="20"/>
                <w:szCs w:val="20"/>
              </w:rPr>
            </w:pPr>
            <w:r w:rsidRPr="6E740587">
              <w:rPr>
                <w:sz w:val="20"/>
                <w:szCs w:val="20"/>
                <w:lang w:val="en-US"/>
              </w:rPr>
              <w:t xml:space="preserve">This URL contains the blacklist of jti's which have been revoked. These revocation lists are limited in size. Each jti is appointed a predefined revocation list id in advance upon which he must be published for revocation if needed. This list will typically live at the issuer side. </w:t>
            </w:r>
          </w:p>
          <w:p w:rsidRPr="00315231" w:rsidR="00315231" w:rsidP="00315231" w:rsidRDefault="00315231" w14:paraId="6AC81414" w14:textId="77777777">
            <w:pPr>
              <w:spacing w:after="0"/>
              <w:jc w:val="left"/>
              <w:cnfStyle w:val="000000100000" w:firstRow="0" w:lastRow="0" w:firstColumn="0" w:lastColumn="0" w:oddVBand="0" w:evenVBand="0" w:oddHBand="1" w:evenHBand="0" w:firstRowFirstColumn="0" w:firstRowLastColumn="0" w:lastRowFirstColumn="0" w:lastRowLastColumn="0"/>
              <w:rPr>
                <w:sz w:val="20"/>
                <w:lang w:val="en-BE"/>
              </w:rPr>
            </w:pPr>
          </w:p>
          <w:p w:rsidR="00315231" w:rsidP="00315231" w:rsidRDefault="00315231" w14:paraId="2A82D164" w14:textId="640FF7D3">
            <w:pPr>
              <w:spacing w:after="0"/>
              <w:jc w:val="left"/>
              <w:cnfStyle w:val="000000100000" w:firstRow="0" w:lastRow="0" w:firstColumn="0" w:lastColumn="0" w:oddVBand="0" w:evenVBand="0" w:oddHBand="1" w:evenHBand="0" w:firstRowFirstColumn="0" w:firstRowLastColumn="0" w:lastRowFirstColumn="0" w:lastRowLastColumn="0"/>
              <w:rPr>
                <w:sz w:val="20"/>
                <w:lang w:val="en-BE"/>
              </w:rPr>
            </w:pPr>
            <w:r w:rsidRPr="00315231">
              <w:rPr>
                <w:sz w:val="20"/>
                <w:szCs w:val="20"/>
                <w:highlight w:val="yellow"/>
                <w:lang w:val="en-BE"/>
              </w:rPr>
              <w:t>10/2025 version</w:t>
            </w:r>
            <w:r>
              <w:rPr>
                <w:sz w:val="20"/>
                <w:lang w:val="en-BE"/>
              </w:rPr>
              <w:t xml:space="preserve"> : For the moment the verifier provided by EC will not consult these revocation URL’s yet.</w:t>
            </w:r>
          </w:p>
        </w:tc>
      </w:tr>
      <w:tr w:rsidRPr="00BF034F" w:rsidR="00837B71" w:rsidTr="0031693D" w14:paraId="793B37BD"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Pr="00BF034F" w:rsidR="00837B71" w:rsidP="00837B71" w:rsidRDefault="00837B71" w14:paraId="197949D6" w14:textId="404462A2">
            <w:pPr>
              <w:spacing w:after="0"/>
              <w:jc w:val="center"/>
              <w:rPr>
                <w:b w:val="0"/>
                <w:bCs w:val="0"/>
                <w:sz w:val="20"/>
                <w:szCs w:val="20"/>
                <w:lang w:val="en-BE"/>
              </w:rPr>
            </w:pPr>
            <w:r>
              <w:rPr>
                <w:b w:val="0"/>
                <w:bCs w:val="0"/>
                <w:sz w:val="20"/>
                <w:szCs w:val="20"/>
                <w:lang w:val="en-BE"/>
              </w:rPr>
              <w:t>prc</w:t>
            </w:r>
          </w:p>
        </w:tc>
        <w:tc>
          <w:tcPr>
            <w:tcW w:w="709" w:type="dxa"/>
            <w:tcBorders>
              <w:left w:val="single" w:color="666666" w:sz="4" w:space="0"/>
              <w:right w:val="single" w:color="666666" w:sz="4" w:space="0"/>
            </w:tcBorders>
            <w:vAlign w:val="center"/>
          </w:tcPr>
          <w:p w:rsidRPr="00BF034F" w:rsidR="00837B71" w:rsidP="009A7596" w:rsidRDefault="00315231" w14:paraId="5D126950" w14:textId="53A3367D">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Pr>
                <w:sz w:val="20"/>
                <w:szCs w:val="20"/>
                <w:lang w:val="en-BE"/>
              </w:rPr>
              <w:t>M</w:t>
            </w:r>
          </w:p>
        </w:tc>
        <w:tc>
          <w:tcPr>
            <w:tcW w:w="3969" w:type="dxa"/>
            <w:tcBorders>
              <w:left w:val="single" w:color="666666" w:sz="4" w:space="0"/>
              <w:right w:val="single" w:color="666666" w:sz="4" w:space="0"/>
            </w:tcBorders>
            <w:vAlign w:val="center"/>
          </w:tcPr>
          <w:p w:rsidRPr="00BF034F" w:rsidR="00837B71" w:rsidP="00837B71" w:rsidRDefault="00837B71" w14:paraId="25E9D378" w14:textId="6A5E9B68">
            <w:pPr>
              <w:spacing w:after="0"/>
              <w:jc w:val="left"/>
              <w:cnfStyle w:val="000000000000" w:firstRow="0" w:lastRow="0" w:firstColumn="0" w:lastColumn="0" w:oddVBand="0" w:evenVBand="0" w:oddHBand="0" w:evenHBand="0" w:firstRowFirstColumn="0" w:firstRowLastColumn="0" w:lastRowFirstColumn="0" w:lastRowLastColumn="0"/>
              <w:rPr>
                <w:i/>
                <w:iCs/>
                <w:sz w:val="20"/>
                <w:szCs w:val="20"/>
              </w:rPr>
            </w:pPr>
          </w:p>
        </w:tc>
        <w:tc>
          <w:tcPr>
            <w:tcW w:w="3260" w:type="dxa"/>
            <w:tcBorders>
              <w:left w:val="single" w:color="666666" w:sz="4" w:space="0"/>
              <w:right w:val="single" w:color="666666" w:sz="4" w:space="0"/>
            </w:tcBorders>
            <w:vAlign w:val="center"/>
          </w:tcPr>
          <w:p w:rsidRPr="00315231" w:rsidR="00837B71" w:rsidP="00315231" w:rsidRDefault="00315231" w14:paraId="63C0DF16" w14:textId="724C944B">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6E740587">
              <w:rPr>
                <w:sz w:val="20"/>
                <w:szCs w:val="20"/>
                <w:lang w:val="en-US"/>
              </w:rPr>
              <w:t>The actual prc, see below</w:t>
            </w:r>
          </w:p>
        </w:tc>
      </w:tr>
    </w:tbl>
    <w:p w:rsidRPr="00837B71" w:rsidR="00837B71" w:rsidP="00837B71" w:rsidRDefault="00837B71" w14:paraId="3CE5BAF7" w14:textId="77777777"/>
    <w:p w:rsidR="00993AC1" w:rsidP="00993AC1" w:rsidRDefault="00315231" w14:paraId="1286AE3E" w14:textId="492AEA78">
      <w:r w:rsidRPr="6E740587">
        <w:rPr>
          <w:lang w:val="en-US"/>
        </w:rPr>
        <w:t>The prc contains following elements</w:t>
      </w:r>
      <w:r w:rsidRPr="6E740587" w:rsidR="004E0EE8">
        <w:rPr>
          <w:lang w:val="en-US"/>
        </w:rPr>
        <w:t>:</w:t>
      </w:r>
    </w:p>
    <w:tbl>
      <w:tblPr>
        <w:tblStyle w:val="GridTable4"/>
        <w:tblW w:w="8784" w:type="dxa"/>
        <w:tblLayout w:type="fixed"/>
        <w:tblLook w:val="04A0" w:firstRow="1" w:lastRow="0" w:firstColumn="1" w:lastColumn="0" w:noHBand="0" w:noVBand="1"/>
      </w:tblPr>
      <w:tblGrid>
        <w:gridCol w:w="846"/>
        <w:gridCol w:w="709"/>
        <w:gridCol w:w="3969"/>
        <w:gridCol w:w="3260"/>
      </w:tblGrid>
      <w:tr w:rsidRPr="00BF034F" w:rsidR="00315231" w:rsidTr="009A7596" w14:paraId="40CFAA4E"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shd w:val="clear" w:color="auto" w:fill="6C6493"/>
            <w:vAlign w:val="center"/>
          </w:tcPr>
          <w:p w:rsidRPr="00BF034F" w:rsidR="00315231" w:rsidP="0031693D" w:rsidRDefault="00315231" w14:paraId="52750717" w14:textId="77777777">
            <w:pPr>
              <w:spacing w:after="0"/>
              <w:jc w:val="center"/>
              <w:rPr>
                <w:sz w:val="20"/>
                <w:szCs w:val="20"/>
                <w:lang w:val="en-BE"/>
              </w:rPr>
            </w:pPr>
            <w:r w:rsidRPr="00BF034F">
              <w:rPr>
                <w:sz w:val="20"/>
                <w:szCs w:val="20"/>
                <w:lang w:val="en-BE"/>
              </w:rPr>
              <w:t>Name</w:t>
            </w:r>
          </w:p>
        </w:tc>
        <w:tc>
          <w:tcPr>
            <w:tcW w:w="709" w:type="dxa"/>
            <w:tcBorders>
              <w:left w:val="single" w:color="666666" w:sz="4" w:space="0"/>
              <w:right w:val="single" w:color="666666" w:sz="4" w:space="0"/>
            </w:tcBorders>
            <w:shd w:val="clear" w:color="auto" w:fill="6C6493"/>
            <w:vAlign w:val="center"/>
          </w:tcPr>
          <w:p w:rsidRPr="00BF034F" w:rsidR="00315231" w:rsidP="0031693D" w:rsidRDefault="00315231" w14:paraId="6E9DE714" w14:textId="4A63A011">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 xml:space="preserve">M/O </w:t>
            </w:r>
          </w:p>
        </w:tc>
        <w:tc>
          <w:tcPr>
            <w:tcW w:w="3969" w:type="dxa"/>
            <w:tcBorders>
              <w:left w:val="single" w:color="666666" w:sz="4" w:space="0"/>
              <w:right w:val="single" w:color="666666" w:sz="4" w:space="0"/>
            </w:tcBorders>
            <w:shd w:val="clear" w:color="auto" w:fill="6C6493"/>
            <w:vAlign w:val="center"/>
          </w:tcPr>
          <w:p w:rsidRPr="00BF034F" w:rsidR="00315231" w:rsidP="0031693D" w:rsidRDefault="00315231" w14:paraId="3AB6CF6B" w14:textId="77777777">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 xml:space="preserve">Format </w:t>
            </w:r>
          </w:p>
        </w:tc>
        <w:tc>
          <w:tcPr>
            <w:tcW w:w="3260" w:type="dxa"/>
            <w:tcBorders>
              <w:left w:val="single" w:color="666666" w:sz="4" w:space="0"/>
              <w:right w:val="single" w:color="666666" w:sz="4" w:space="0"/>
            </w:tcBorders>
            <w:shd w:val="clear" w:color="auto" w:fill="6C6493"/>
            <w:vAlign w:val="center"/>
          </w:tcPr>
          <w:p w:rsidRPr="00BF034F" w:rsidR="00315231" w:rsidP="0031693D" w:rsidRDefault="00315231" w14:paraId="12401E1B" w14:textId="77777777">
            <w:pPr>
              <w:spacing w:after="0"/>
              <w:jc w:val="center"/>
              <w:cnfStyle w:val="100000000000" w:firstRow="1" w:lastRow="0" w:firstColumn="0" w:lastColumn="0" w:oddVBand="0" w:evenVBand="0" w:oddHBand="0" w:evenHBand="0" w:firstRowFirstColumn="0" w:firstRowLastColumn="0" w:lastRowFirstColumn="0" w:lastRowLastColumn="0"/>
              <w:rPr>
                <w:sz w:val="20"/>
                <w:szCs w:val="20"/>
                <w:lang w:val="en-BE"/>
              </w:rPr>
            </w:pPr>
            <w:r w:rsidRPr="00BF034F">
              <w:rPr>
                <w:sz w:val="20"/>
                <w:szCs w:val="20"/>
                <w:lang w:val="en-BE"/>
              </w:rPr>
              <w:t>Description</w:t>
            </w:r>
          </w:p>
        </w:tc>
      </w:tr>
      <w:tr w:rsidRPr="00BF034F" w:rsidR="009A7596" w:rsidTr="009A7596" w14:paraId="000EDDAF"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Pr="00BF034F" w:rsidR="009A7596" w:rsidP="009A7596" w:rsidRDefault="009A7596" w14:paraId="79C54A86" w14:textId="1640D17A">
            <w:pPr>
              <w:spacing w:after="0"/>
              <w:jc w:val="center"/>
              <w:rPr>
                <w:b w:val="0"/>
                <w:bCs w:val="0"/>
                <w:sz w:val="20"/>
                <w:szCs w:val="20"/>
                <w:lang w:val="en-BE"/>
              </w:rPr>
            </w:pPr>
            <w:r>
              <w:rPr>
                <w:b w:val="0"/>
                <w:bCs w:val="0"/>
                <w:sz w:val="20"/>
                <w:szCs w:val="20"/>
                <w:lang w:val="en-BE"/>
              </w:rPr>
              <w:t>ic</w:t>
            </w:r>
          </w:p>
        </w:tc>
        <w:tc>
          <w:tcPr>
            <w:tcW w:w="709" w:type="dxa"/>
            <w:tcBorders>
              <w:left w:val="single" w:color="666666" w:sz="4" w:space="0"/>
              <w:right w:val="single" w:color="666666" w:sz="4" w:space="0"/>
            </w:tcBorders>
            <w:vAlign w:val="center"/>
          </w:tcPr>
          <w:p w:rsidRPr="009A7596" w:rsidR="009A7596" w:rsidP="009A7596" w:rsidRDefault="009A7596" w14:paraId="20C8EEDE" w14:textId="5058AD86">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009A7596" w:rsidP="009A7596" w:rsidRDefault="009A7596" w14:paraId="00E4A0C0"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szCs w:val="20"/>
              </w:rPr>
            </w:pPr>
            <w:r w:rsidRPr="009A7596">
              <w:rPr>
                <w:i/>
                <w:iCs/>
                <w:sz w:val="20"/>
                <w:szCs w:val="20"/>
              </w:rPr>
              <w:t>"type": "string",</w:t>
            </w:r>
          </w:p>
          <w:p w:rsidRPr="00BF034F" w:rsidR="009A7596" w:rsidP="009A7596" w:rsidRDefault="009A7596" w14:paraId="7712FC04" w14:textId="4A6E4CD6">
            <w:pPr>
              <w:spacing w:after="0"/>
              <w:jc w:val="left"/>
              <w:cnfStyle w:val="000000100000" w:firstRow="0" w:lastRow="0" w:firstColumn="0" w:lastColumn="0" w:oddVBand="0" w:evenVBand="0" w:oddHBand="1" w:evenHBand="0" w:firstRowFirstColumn="0" w:firstRowLastColumn="0" w:lastRowFirstColumn="0" w:lastRowLastColumn="0"/>
              <w:rPr>
                <w:i/>
                <w:iCs/>
                <w:sz w:val="20"/>
                <w:szCs w:val="20"/>
              </w:rPr>
            </w:pPr>
            <w:r w:rsidRPr="009A7596">
              <w:rPr>
                <w:i/>
                <w:iCs/>
                <w:sz w:val="20"/>
                <w:szCs w:val="20"/>
              </w:rPr>
              <w:t>"enum": ["AT","BE","BG","HR","CY","CZ","DK","EE","FI","FR","DE","GR","HU","IE","IT","LV","LT","LU","MT","NL","PL","PT","RO","SK","SI","ES","SE","IS","LI","NO","CH","UK"]</w:t>
            </w:r>
          </w:p>
        </w:tc>
        <w:tc>
          <w:tcPr>
            <w:tcW w:w="3260" w:type="dxa"/>
            <w:tcBorders>
              <w:left w:val="single" w:color="666666" w:sz="4" w:space="0"/>
              <w:right w:val="single" w:color="666666" w:sz="4" w:space="0"/>
            </w:tcBorders>
            <w:vAlign w:val="center"/>
          </w:tcPr>
          <w:p w:rsidRPr="00521DA4" w:rsidR="009A7596" w:rsidP="009A7596" w:rsidRDefault="009A7596" w14:paraId="3997651D" w14:textId="0BE772B4">
            <w:pPr>
              <w:spacing w:after="0"/>
              <w:jc w:val="left"/>
              <w:cnfStyle w:val="000000100000" w:firstRow="0" w:lastRow="0" w:firstColumn="0" w:lastColumn="0" w:oddVBand="0" w:evenVBand="0" w:oddHBand="1" w:evenHBand="0" w:firstRowFirstColumn="0" w:firstRowLastColumn="0" w:lastRowFirstColumn="0" w:lastRowLastColumn="0"/>
              <w:rPr>
                <w:sz w:val="20"/>
                <w:szCs w:val="20"/>
                <w:lang w:val="en-BE"/>
              </w:rPr>
            </w:pPr>
            <w:r w:rsidRPr="009A7596">
              <w:rPr>
                <w:sz w:val="20"/>
                <w:szCs w:val="20"/>
                <w:lang w:val="en-BE"/>
              </w:rPr>
              <w:t>Country code of the card issuer</w:t>
            </w:r>
          </w:p>
        </w:tc>
      </w:tr>
      <w:tr w:rsidRPr="00BF034F" w:rsidR="009A7596" w:rsidTr="009A7596" w14:paraId="71053B48"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Pr="00BF034F" w:rsidR="009A7596" w:rsidP="009A7596" w:rsidRDefault="009A7596" w14:paraId="555B3560" w14:textId="0672B1DD">
            <w:pPr>
              <w:spacing w:after="0"/>
              <w:jc w:val="center"/>
              <w:rPr>
                <w:b w:val="0"/>
                <w:bCs w:val="0"/>
                <w:sz w:val="20"/>
                <w:szCs w:val="20"/>
                <w:lang w:val="en-BE"/>
              </w:rPr>
            </w:pPr>
            <w:r>
              <w:rPr>
                <w:b w:val="0"/>
                <w:bCs w:val="0"/>
                <w:sz w:val="20"/>
                <w:szCs w:val="20"/>
                <w:lang w:val="en-BE"/>
              </w:rPr>
              <w:t>fn</w:t>
            </w:r>
          </w:p>
        </w:tc>
        <w:tc>
          <w:tcPr>
            <w:tcW w:w="709" w:type="dxa"/>
            <w:tcBorders>
              <w:left w:val="single" w:color="666666" w:sz="4" w:space="0"/>
              <w:right w:val="single" w:color="666666" w:sz="4" w:space="0"/>
            </w:tcBorders>
            <w:vAlign w:val="center"/>
          </w:tcPr>
          <w:p w:rsidRPr="009A7596" w:rsidR="009A7596" w:rsidP="009A7596" w:rsidRDefault="009A7596" w14:paraId="271B8390" w14:textId="7505DD18">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15F23D18" w14:textId="77777777">
            <w:pPr>
              <w:spacing w:after="0"/>
              <w:jc w:val="left"/>
              <w:cnfStyle w:val="000000000000" w:firstRow="0" w:lastRow="0" w:firstColumn="0" w:lastColumn="0" w:oddVBand="0" w:evenVBand="0" w:oddHBand="0" w:evenHBand="0" w:firstRowFirstColumn="0" w:firstRowLastColumn="0" w:lastRowFirstColumn="0" w:lastRowLastColumn="0"/>
              <w:rPr>
                <w:i/>
                <w:sz w:val="20"/>
                <w:szCs w:val="20"/>
                <w:lang w:val="en-US"/>
              </w:rPr>
            </w:pPr>
            <w:commentRangeStart w:id="40"/>
            <w:commentRangeStart w:id="41"/>
            <w:r w:rsidRPr="56363C0E">
              <w:rPr>
                <w:i/>
                <w:sz w:val="20"/>
                <w:szCs w:val="20"/>
                <w:lang w:val="en-US"/>
              </w:rPr>
              <w:t>"type": "string",</w:t>
            </w:r>
          </w:p>
          <w:p w:rsidRPr="00BF034F" w:rsidR="009A7596" w:rsidP="009A7596" w:rsidRDefault="009A7596" w14:paraId="6592EAB3" w14:textId="25BBC29E">
            <w:pPr>
              <w:spacing w:after="0"/>
              <w:jc w:val="left"/>
              <w:cnfStyle w:val="000000000000" w:firstRow="0" w:lastRow="0" w:firstColumn="0" w:lastColumn="0" w:oddVBand="0" w:evenVBand="0" w:oddHBand="0" w:evenHBand="0" w:firstRowFirstColumn="0" w:firstRowLastColumn="0" w:lastRowFirstColumn="0" w:lastRowLastColumn="0"/>
              <w:rPr>
                <w:i/>
                <w:iCs/>
                <w:sz w:val="20"/>
                <w:szCs w:val="20"/>
              </w:rPr>
            </w:pPr>
            <w:r w:rsidRPr="56363C0E">
              <w:rPr>
                <w:i/>
                <w:sz w:val="20"/>
                <w:szCs w:val="20"/>
                <w:lang w:val="en-US"/>
              </w:rPr>
              <w:t>"maxLength": 40</w:t>
            </w:r>
            <w:commentRangeEnd w:id="40"/>
            <w:r>
              <w:rPr>
                <w:rStyle w:val="CommentReference"/>
              </w:rPr>
              <w:commentReference w:id="40"/>
            </w:r>
            <w:commentRangeEnd w:id="41"/>
            <w:r>
              <w:rPr>
                <w:rStyle w:val="CommentReference"/>
              </w:rPr>
              <w:commentReference w:id="41"/>
            </w:r>
          </w:p>
        </w:tc>
        <w:tc>
          <w:tcPr>
            <w:tcW w:w="3260" w:type="dxa"/>
            <w:tcBorders>
              <w:left w:val="single" w:color="666666" w:sz="4" w:space="0"/>
              <w:right w:val="single" w:color="666666" w:sz="4" w:space="0"/>
            </w:tcBorders>
            <w:vAlign w:val="center"/>
          </w:tcPr>
          <w:p w:rsidRPr="00521DA4" w:rsidR="009A7596" w:rsidP="009A7596" w:rsidRDefault="009A7596" w14:paraId="34FD35C9" w14:textId="75375FD1">
            <w:pPr>
              <w:spacing w:after="0"/>
              <w:jc w:val="left"/>
              <w:cnfStyle w:val="000000000000" w:firstRow="0" w:lastRow="0" w:firstColumn="0" w:lastColumn="0" w:oddVBand="0" w:evenVBand="0" w:oddHBand="0" w:evenHBand="0" w:firstRowFirstColumn="0" w:firstRowLastColumn="0" w:lastRowFirstColumn="0" w:lastRowLastColumn="0"/>
              <w:rPr>
                <w:sz w:val="20"/>
                <w:szCs w:val="20"/>
                <w:lang w:val="en-BE"/>
              </w:rPr>
            </w:pPr>
            <w:r>
              <w:rPr>
                <w:sz w:val="20"/>
                <w:szCs w:val="20"/>
                <w:lang w:val="en-BE"/>
              </w:rPr>
              <w:t>Family of the holder</w:t>
            </w:r>
          </w:p>
        </w:tc>
      </w:tr>
      <w:tr w:rsidRPr="00BF034F" w:rsidR="009A7596" w:rsidTr="009A7596" w14:paraId="1AB7EF15"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70C01C22" w14:textId="0C0B108C">
            <w:pPr>
              <w:spacing w:after="0"/>
              <w:jc w:val="center"/>
              <w:rPr>
                <w:b w:val="0"/>
                <w:bCs w:val="0"/>
                <w:sz w:val="20"/>
                <w:lang w:val="en-BE"/>
              </w:rPr>
            </w:pPr>
            <w:r>
              <w:rPr>
                <w:b w:val="0"/>
                <w:bCs w:val="0"/>
                <w:sz w:val="20"/>
                <w:lang w:val="en-BE"/>
              </w:rPr>
              <w:t>gn</w:t>
            </w:r>
          </w:p>
        </w:tc>
        <w:tc>
          <w:tcPr>
            <w:tcW w:w="709" w:type="dxa"/>
            <w:tcBorders>
              <w:left w:val="single" w:color="666666" w:sz="4" w:space="0"/>
              <w:right w:val="single" w:color="666666" w:sz="4" w:space="0"/>
            </w:tcBorders>
            <w:vAlign w:val="center"/>
          </w:tcPr>
          <w:p w:rsidRPr="009A7596" w:rsidR="009A7596" w:rsidP="009A7596" w:rsidRDefault="009A7596" w14:paraId="1504429C" w14:textId="7CFFE5BD">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10B090AC"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35995515" w14:textId="29B475A6">
            <w:pPr>
              <w:spacing w:after="0"/>
              <w:jc w:val="left"/>
              <w:cnfStyle w:val="000000100000" w:firstRow="0" w:lastRow="0" w:firstColumn="0" w:lastColumn="0" w:oddVBand="0" w:evenVBand="0" w:oddHBand="1" w:evenHBand="0" w:firstRowFirstColumn="0" w:firstRowLastColumn="0" w:lastRowFirstColumn="0" w:lastRowLastColumn="0"/>
              <w:rPr>
                <w:i/>
                <w:sz w:val="20"/>
                <w:szCs w:val="20"/>
              </w:rPr>
            </w:pPr>
            <w:r w:rsidRPr="6E740587">
              <w:rPr>
                <w:i/>
                <w:sz w:val="20"/>
                <w:szCs w:val="20"/>
                <w:lang w:val="en-US"/>
              </w:rPr>
              <w:t>"maxLength": 35</w:t>
            </w:r>
          </w:p>
        </w:tc>
        <w:tc>
          <w:tcPr>
            <w:tcW w:w="3260" w:type="dxa"/>
            <w:tcBorders>
              <w:left w:val="single" w:color="666666" w:sz="4" w:space="0"/>
              <w:right w:val="single" w:color="666666" w:sz="4" w:space="0"/>
            </w:tcBorders>
            <w:vAlign w:val="center"/>
          </w:tcPr>
          <w:p w:rsidR="009A7596" w:rsidP="009A7596" w:rsidRDefault="009A7596" w14:paraId="44EEDD98" w14:textId="4F0EF83A">
            <w:pPr>
              <w:spacing w:after="0"/>
              <w:jc w:val="left"/>
              <w:cnfStyle w:val="000000100000" w:firstRow="0" w:lastRow="0" w:firstColumn="0" w:lastColumn="0" w:oddVBand="0" w:evenVBand="0" w:oddHBand="1" w:evenHBand="0" w:firstRowFirstColumn="0" w:firstRowLastColumn="0" w:lastRowFirstColumn="0" w:lastRowLastColumn="0"/>
              <w:rPr>
                <w:sz w:val="20"/>
                <w:lang w:val="en-BE"/>
              </w:rPr>
            </w:pPr>
            <w:r>
              <w:rPr>
                <w:sz w:val="20"/>
                <w:lang w:val="en-BE"/>
              </w:rPr>
              <w:t>Given name of the holder</w:t>
            </w:r>
          </w:p>
        </w:tc>
      </w:tr>
      <w:tr w:rsidRPr="00BF034F" w:rsidR="009A7596" w:rsidTr="009A7596" w14:paraId="57398D28"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0CF1E4A0" w14:textId="049FA749">
            <w:pPr>
              <w:spacing w:after="0"/>
              <w:jc w:val="center"/>
              <w:rPr>
                <w:b w:val="0"/>
                <w:bCs w:val="0"/>
                <w:sz w:val="20"/>
                <w:lang w:val="en-BE"/>
              </w:rPr>
            </w:pPr>
            <w:r>
              <w:rPr>
                <w:b w:val="0"/>
                <w:bCs w:val="0"/>
                <w:sz w:val="20"/>
                <w:lang w:val="en-BE"/>
              </w:rPr>
              <w:t>dob</w:t>
            </w:r>
          </w:p>
        </w:tc>
        <w:tc>
          <w:tcPr>
            <w:tcW w:w="709" w:type="dxa"/>
            <w:tcBorders>
              <w:left w:val="single" w:color="666666" w:sz="4" w:space="0"/>
              <w:right w:val="single" w:color="666666" w:sz="4" w:space="0"/>
            </w:tcBorders>
            <w:vAlign w:val="center"/>
          </w:tcPr>
          <w:p w:rsidRPr="009A7596" w:rsidR="009A7596" w:rsidP="009A7596" w:rsidRDefault="009A7596" w14:paraId="36DC8B0B" w14:textId="001D85F7">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79674D46" w14:textId="77777777">
            <w:pPr>
              <w:spacing w:after="0"/>
              <w:jc w:val="left"/>
              <w:cnfStyle w:val="000000000000" w:firstRow="0" w:lastRow="0" w:firstColumn="0" w:lastColumn="0" w:oddVBand="0" w:evenVBand="0" w:oddHBand="0"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45CEF252" w14:textId="5C53FFC6">
            <w:pPr>
              <w:spacing w:after="0"/>
              <w:jc w:val="left"/>
              <w:cnfStyle w:val="000000000000" w:firstRow="0" w:lastRow="0" w:firstColumn="0" w:lastColumn="0" w:oddVBand="0" w:evenVBand="0" w:oddHBand="0" w:evenHBand="0" w:firstRowFirstColumn="0" w:firstRowLastColumn="0" w:lastRowFirstColumn="0" w:lastRowLastColumn="0"/>
              <w:rPr>
                <w:i/>
                <w:iCs/>
                <w:sz w:val="20"/>
                <w:lang w:val="en-BE"/>
              </w:rPr>
            </w:pPr>
            <w:r w:rsidRPr="009A7596">
              <w:rPr>
                <w:i/>
                <w:iCs/>
                <w:sz w:val="20"/>
                <w:lang w:val="en-BE"/>
              </w:rPr>
              <w:t>"pattern": "^[0-9]{4}-(0[0-9]|1[0-2]|00)-(0[0-9]|[1-2][0-9]|3[0-1]|00)$"</w:t>
            </w:r>
          </w:p>
        </w:tc>
        <w:tc>
          <w:tcPr>
            <w:tcW w:w="3260" w:type="dxa"/>
            <w:tcBorders>
              <w:left w:val="single" w:color="666666" w:sz="4" w:space="0"/>
              <w:right w:val="single" w:color="666666" w:sz="4" w:space="0"/>
            </w:tcBorders>
            <w:vAlign w:val="center"/>
          </w:tcPr>
          <w:p w:rsidR="009A7596" w:rsidP="009A7596" w:rsidRDefault="009A7596" w14:paraId="2F331F03" w14:textId="504E03E9">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6E740587">
              <w:rPr>
                <w:sz w:val="20"/>
                <w:szCs w:val="20"/>
              </w:rPr>
              <w:t>Date of birth of the holder. Pattern based on ISO 8601, but flexible type that allows the absence of an exact day or month, for persons for which this information is not known. Format yyyy-mm-dd, yyyy-mm-00 or yyyy-00-00.</w:t>
            </w:r>
          </w:p>
        </w:tc>
      </w:tr>
      <w:tr w:rsidRPr="00BF034F" w:rsidR="009A7596" w:rsidTr="009A7596" w14:paraId="63A45E4C"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2E5550CE" w14:textId="3659179F">
            <w:pPr>
              <w:spacing w:after="0"/>
              <w:jc w:val="center"/>
              <w:rPr>
                <w:b w:val="0"/>
                <w:bCs w:val="0"/>
                <w:sz w:val="20"/>
                <w:lang w:val="en-BE"/>
              </w:rPr>
            </w:pPr>
            <w:r>
              <w:rPr>
                <w:b w:val="0"/>
                <w:bCs w:val="0"/>
                <w:sz w:val="20"/>
                <w:lang w:val="en-BE"/>
              </w:rPr>
              <w:t>hi</w:t>
            </w:r>
          </w:p>
        </w:tc>
        <w:tc>
          <w:tcPr>
            <w:tcW w:w="709" w:type="dxa"/>
            <w:tcBorders>
              <w:left w:val="single" w:color="666666" w:sz="4" w:space="0"/>
              <w:right w:val="single" w:color="666666" w:sz="4" w:space="0"/>
            </w:tcBorders>
            <w:vAlign w:val="center"/>
          </w:tcPr>
          <w:p w:rsidRPr="009A7596" w:rsidR="009A7596" w:rsidP="009A7596" w:rsidRDefault="009A7596" w14:paraId="1A09B0C7" w14:textId="07A9036A">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119AD71C"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00CF6FC7" w14:textId="0226F85A">
            <w:pPr>
              <w:spacing w:after="0"/>
              <w:jc w:val="left"/>
              <w:cnfStyle w:val="000000100000" w:firstRow="0" w:lastRow="0" w:firstColumn="0" w:lastColumn="0" w:oddVBand="0" w:evenVBand="0" w:oddHBand="1" w:evenHBand="0" w:firstRowFirstColumn="0" w:firstRowLastColumn="0" w:lastRowFirstColumn="0" w:lastRowLastColumn="0"/>
              <w:rPr>
                <w:i/>
                <w:sz w:val="20"/>
                <w:szCs w:val="20"/>
              </w:rPr>
            </w:pPr>
            <w:r w:rsidRPr="6E740587">
              <w:rPr>
                <w:i/>
                <w:sz w:val="20"/>
                <w:szCs w:val="20"/>
                <w:lang w:val="en-US"/>
              </w:rPr>
              <w:t>"maxLength": 20</w:t>
            </w:r>
          </w:p>
        </w:tc>
        <w:tc>
          <w:tcPr>
            <w:tcW w:w="3260" w:type="dxa"/>
            <w:tcBorders>
              <w:left w:val="single" w:color="666666" w:sz="4" w:space="0"/>
              <w:right w:val="single" w:color="666666" w:sz="4" w:space="0"/>
            </w:tcBorders>
            <w:vAlign w:val="center"/>
          </w:tcPr>
          <w:p w:rsidR="009A7596" w:rsidP="009A7596" w:rsidRDefault="009A7596" w14:paraId="30FFE296" w14:textId="0CD85E9D">
            <w:pPr>
              <w:spacing w:after="0"/>
              <w:jc w:val="left"/>
              <w:cnfStyle w:val="000000100000" w:firstRow="0" w:lastRow="0" w:firstColumn="0" w:lastColumn="0" w:oddVBand="0" w:evenVBand="0" w:oddHBand="1" w:evenHBand="0" w:firstRowFirstColumn="0" w:firstRowLastColumn="0" w:lastRowFirstColumn="0" w:lastRowLastColumn="0"/>
              <w:rPr>
                <w:sz w:val="20"/>
                <w:lang w:val="en-BE"/>
              </w:rPr>
            </w:pPr>
            <w:r w:rsidRPr="009A7596">
              <w:rPr>
                <w:sz w:val="20"/>
                <w:lang w:val="en-BE"/>
              </w:rPr>
              <w:t>Personal identification number of the cardholder</w:t>
            </w:r>
            <w:r>
              <w:rPr>
                <w:sz w:val="20"/>
                <w:lang w:val="en-BE"/>
              </w:rPr>
              <w:t>.</w:t>
            </w:r>
          </w:p>
        </w:tc>
      </w:tr>
      <w:tr w:rsidRPr="00BF034F" w:rsidR="009A7596" w:rsidTr="009A7596" w14:paraId="1DC0B1F3"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22B192C2" w14:textId="4E48627F">
            <w:pPr>
              <w:spacing w:after="0"/>
              <w:jc w:val="center"/>
              <w:rPr>
                <w:b w:val="0"/>
                <w:bCs w:val="0"/>
                <w:sz w:val="20"/>
                <w:lang w:val="en-BE"/>
              </w:rPr>
            </w:pPr>
            <w:r>
              <w:rPr>
                <w:b w:val="0"/>
                <w:bCs w:val="0"/>
                <w:sz w:val="20"/>
                <w:lang w:val="en-BE"/>
              </w:rPr>
              <w:t>in</w:t>
            </w:r>
          </w:p>
        </w:tc>
        <w:tc>
          <w:tcPr>
            <w:tcW w:w="709" w:type="dxa"/>
            <w:tcBorders>
              <w:left w:val="single" w:color="666666" w:sz="4" w:space="0"/>
              <w:right w:val="single" w:color="666666" w:sz="4" w:space="0"/>
            </w:tcBorders>
            <w:vAlign w:val="center"/>
          </w:tcPr>
          <w:p w:rsidRPr="009A7596" w:rsidR="009A7596" w:rsidP="009A7596" w:rsidRDefault="009A7596" w14:paraId="1157EFF3" w14:textId="79F4B333">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67B9F87D" w14:textId="2489F8FB">
            <w:pPr>
              <w:spacing w:after="0"/>
              <w:jc w:val="left"/>
              <w:cnfStyle w:val="000000000000" w:firstRow="0" w:lastRow="0" w:firstColumn="0" w:lastColumn="0" w:oddVBand="0" w:evenVBand="0" w:oddHBand="0"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759CFE16" w14:textId="7871921E">
            <w:pPr>
              <w:spacing w:after="0"/>
              <w:jc w:val="left"/>
              <w:cnfStyle w:val="000000000000" w:firstRow="0" w:lastRow="0" w:firstColumn="0" w:lastColumn="0" w:oddVBand="0" w:evenVBand="0" w:oddHBand="0" w:evenHBand="0" w:firstRowFirstColumn="0" w:firstRowLastColumn="0" w:lastRowFirstColumn="0" w:lastRowLastColumn="0"/>
              <w:rPr>
                <w:i/>
                <w:sz w:val="20"/>
                <w:szCs w:val="20"/>
              </w:rPr>
            </w:pPr>
            <w:r w:rsidRPr="6E740587">
              <w:rPr>
                <w:i/>
                <w:sz w:val="20"/>
                <w:szCs w:val="20"/>
                <w:lang w:val="en-US"/>
              </w:rPr>
              <w:t>"maxLength": 21</w:t>
            </w:r>
          </w:p>
        </w:tc>
        <w:tc>
          <w:tcPr>
            <w:tcW w:w="3260" w:type="dxa"/>
            <w:tcBorders>
              <w:left w:val="single" w:color="666666" w:sz="4" w:space="0"/>
              <w:right w:val="single" w:color="666666" w:sz="4" w:space="0"/>
            </w:tcBorders>
            <w:vAlign w:val="center"/>
          </w:tcPr>
          <w:p w:rsidR="009A7596" w:rsidP="009A7596" w:rsidRDefault="009A7596" w14:paraId="22CC96C4" w14:textId="1230E4DE">
            <w:pPr>
              <w:spacing w:after="0"/>
              <w:jc w:val="left"/>
              <w:cnfStyle w:val="000000000000" w:firstRow="0" w:lastRow="0" w:firstColumn="0" w:lastColumn="0" w:oddVBand="0" w:evenVBand="0" w:oddHBand="0" w:evenHBand="0" w:firstRowFirstColumn="0" w:firstRowLastColumn="0" w:lastRowFirstColumn="0" w:lastRowLastColumn="0"/>
              <w:rPr>
                <w:sz w:val="20"/>
                <w:lang w:val="en-BE"/>
              </w:rPr>
            </w:pPr>
            <w:r w:rsidRPr="009A7596">
              <w:rPr>
                <w:sz w:val="20"/>
                <w:lang w:val="en-BE"/>
              </w:rPr>
              <w:t>Name of the issuing institution. Combined with 'ii' must not exceed 25 characters.</w:t>
            </w:r>
          </w:p>
        </w:tc>
      </w:tr>
      <w:tr w:rsidRPr="00BF034F" w:rsidR="009A7596" w:rsidTr="009A7596" w14:paraId="3ADDC417"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6881B89F" w14:textId="2EB7A548">
            <w:pPr>
              <w:spacing w:after="0"/>
              <w:jc w:val="center"/>
              <w:rPr>
                <w:b w:val="0"/>
                <w:bCs w:val="0"/>
                <w:sz w:val="20"/>
                <w:lang w:val="en-BE"/>
              </w:rPr>
            </w:pPr>
            <w:commentRangeStart w:id="42"/>
            <w:commentRangeStart w:id="43"/>
            <w:r>
              <w:rPr>
                <w:b w:val="0"/>
                <w:bCs w:val="0"/>
                <w:sz w:val="20"/>
                <w:lang w:val="en-BE"/>
              </w:rPr>
              <w:t>ii</w:t>
            </w:r>
          </w:p>
        </w:tc>
        <w:tc>
          <w:tcPr>
            <w:tcW w:w="709" w:type="dxa"/>
            <w:tcBorders>
              <w:left w:val="single" w:color="666666" w:sz="4" w:space="0"/>
              <w:right w:val="single" w:color="666666" w:sz="4" w:space="0"/>
            </w:tcBorders>
            <w:vAlign w:val="center"/>
          </w:tcPr>
          <w:p w:rsidRPr="009A7596" w:rsidR="009A7596" w:rsidP="009A7596" w:rsidRDefault="009A7596" w14:paraId="5394ADB0" w14:textId="3B8BB4DD">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79295EC8" w14:textId="77777777">
            <w:pPr>
              <w:spacing w:after="0"/>
              <w:jc w:val="left"/>
              <w:cnfStyle w:val="000000100000" w:firstRow="0" w:lastRow="0" w:firstColumn="0" w:lastColumn="0" w:oddVBand="0" w:evenVBand="0" w:oddHBand="1" w:evenHBand="0" w:firstRowFirstColumn="0" w:firstRowLastColumn="0" w:lastRowFirstColumn="0" w:lastRowLastColumn="0"/>
              <w:rPr>
                <w:i/>
                <w:sz w:val="20"/>
                <w:szCs w:val="20"/>
                <w:lang w:val="en-US"/>
              </w:rPr>
            </w:pPr>
            <w:r w:rsidRPr="56363C0E">
              <w:rPr>
                <w:i/>
                <w:sz w:val="20"/>
                <w:szCs w:val="20"/>
                <w:lang w:val="en-US"/>
              </w:rPr>
              <w:t>"type": "string",</w:t>
            </w:r>
          </w:p>
          <w:p w:rsidRPr="009A7596" w:rsidR="009A7596" w:rsidP="009A7596" w:rsidRDefault="009A7596" w14:paraId="6E62EE48" w14:textId="23410B10">
            <w:pPr>
              <w:spacing w:after="0"/>
              <w:jc w:val="left"/>
              <w:cnfStyle w:val="000000100000" w:firstRow="0" w:lastRow="0" w:firstColumn="0" w:lastColumn="0" w:oddVBand="0" w:evenVBand="0" w:oddHBand="1" w:evenHBand="0" w:firstRowFirstColumn="0" w:firstRowLastColumn="0" w:lastRowFirstColumn="0" w:lastRowLastColumn="0"/>
              <w:rPr>
                <w:i/>
                <w:sz w:val="20"/>
                <w:szCs w:val="20"/>
              </w:rPr>
            </w:pPr>
            <w:r w:rsidRPr="6E740587">
              <w:rPr>
                <w:i/>
                <w:sz w:val="20"/>
                <w:szCs w:val="20"/>
              </w:rPr>
              <w:t>“minLength": 4,</w:t>
            </w:r>
          </w:p>
          <w:p w:rsidRPr="00837B71" w:rsidR="009A7596" w:rsidP="009A7596" w:rsidRDefault="009A7596" w14:paraId="09D8116E" w14:textId="15310D8F">
            <w:pPr>
              <w:spacing w:after="0"/>
              <w:jc w:val="left"/>
              <w:cnfStyle w:val="000000100000" w:firstRow="0" w:lastRow="0" w:firstColumn="0" w:lastColumn="0" w:oddVBand="0" w:evenVBand="0" w:oddHBand="1" w:evenHBand="0" w:firstRowFirstColumn="0" w:firstRowLastColumn="0" w:lastRowFirstColumn="0" w:lastRowLastColumn="0"/>
              <w:rPr>
                <w:i/>
                <w:sz w:val="20"/>
                <w:szCs w:val="20"/>
              </w:rPr>
            </w:pPr>
            <w:r w:rsidRPr="6E740587">
              <w:rPr>
                <w:i/>
                <w:sz w:val="20"/>
                <w:szCs w:val="20"/>
                <w:lang w:val="en-US"/>
              </w:rPr>
              <w:t>"maxLength": 10</w:t>
            </w:r>
          </w:p>
        </w:tc>
        <w:tc>
          <w:tcPr>
            <w:tcW w:w="3260" w:type="dxa"/>
            <w:tcBorders>
              <w:left w:val="single" w:color="666666" w:sz="4" w:space="0"/>
              <w:right w:val="single" w:color="666666" w:sz="4" w:space="0"/>
            </w:tcBorders>
            <w:vAlign w:val="center"/>
          </w:tcPr>
          <w:p w:rsidR="009A7596" w:rsidP="009A7596" w:rsidRDefault="009A7596" w14:paraId="4121704B" w14:textId="222168A5">
            <w:pPr>
              <w:spacing w:after="0"/>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56363C0E">
              <w:rPr>
                <w:sz w:val="20"/>
                <w:szCs w:val="20"/>
                <w:lang w:val="en-US"/>
              </w:rPr>
              <w:t>Identification number of the institution issuing the card.</w:t>
            </w:r>
            <w:commentRangeEnd w:id="42"/>
            <w:r>
              <w:rPr>
                <w:rStyle w:val="CommentReference"/>
              </w:rPr>
              <w:commentReference w:id="42"/>
            </w:r>
            <w:commentRangeEnd w:id="43"/>
            <w:r>
              <w:rPr>
                <w:rStyle w:val="CommentReference"/>
              </w:rPr>
              <w:commentReference w:id="43"/>
            </w:r>
          </w:p>
        </w:tc>
      </w:tr>
      <w:tr w:rsidRPr="00BF034F" w:rsidR="009A7596" w:rsidTr="009A7596" w14:paraId="44B7A77A"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51DAF81D" w14:textId="09BC873A">
            <w:pPr>
              <w:spacing w:after="0"/>
              <w:jc w:val="center"/>
              <w:rPr>
                <w:b w:val="0"/>
                <w:bCs w:val="0"/>
                <w:sz w:val="20"/>
                <w:lang w:val="en-BE"/>
              </w:rPr>
            </w:pPr>
            <w:r>
              <w:rPr>
                <w:b w:val="0"/>
                <w:bCs w:val="0"/>
                <w:sz w:val="20"/>
                <w:lang w:val="en-BE"/>
              </w:rPr>
              <w:t>ci</w:t>
            </w:r>
          </w:p>
        </w:tc>
        <w:tc>
          <w:tcPr>
            <w:tcW w:w="709" w:type="dxa"/>
            <w:tcBorders>
              <w:left w:val="single" w:color="666666" w:sz="4" w:space="0"/>
              <w:right w:val="single" w:color="666666" w:sz="4" w:space="0"/>
            </w:tcBorders>
            <w:vAlign w:val="center"/>
          </w:tcPr>
          <w:p w:rsidRPr="009A7596" w:rsidR="009A7596" w:rsidP="009A7596" w:rsidRDefault="009A7596" w14:paraId="586D5337" w14:textId="79A64AE3">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sidRPr="009A7596">
              <w:rPr>
                <w:sz w:val="20"/>
                <w:szCs w:val="20"/>
                <w:lang w:val="en-BE"/>
              </w:rPr>
              <w:t>O</w:t>
            </w:r>
          </w:p>
        </w:tc>
        <w:tc>
          <w:tcPr>
            <w:tcW w:w="3969" w:type="dxa"/>
            <w:tcBorders>
              <w:left w:val="single" w:color="666666" w:sz="4" w:space="0"/>
              <w:right w:val="single" w:color="666666" w:sz="4" w:space="0"/>
            </w:tcBorders>
            <w:vAlign w:val="center"/>
          </w:tcPr>
          <w:p w:rsidRPr="009A7596" w:rsidR="009A7596" w:rsidP="009A7596" w:rsidRDefault="009A7596" w14:paraId="2A5E614E" w14:textId="77777777">
            <w:pPr>
              <w:spacing w:after="0"/>
              <w:jc w:val="left"/>
              <w:cnfStyle w:val="000000000000" w:firstRow="0" w:lastRow="0" w:firstColumn="0" w:lastColumn="0" w:oddVBand="0" w:evenVBand="0" w:oddHBand="0"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751E4749" w14:textId="091AE50B">
            <w:pPr>
              <w:spacing w:after="0"/>
              <w:jc w:val="left"/>
              <w:cnfStyle w:val="000000000000" w:firstRow="0" w:lastRow="0" w:firstColumn="0" w:lastColumn="0" w:oddVBand="0" w:evenVBand="0" w:oddHBand="0" w:evenHBand="0" w:firstRowFirstColumn="0" w:firstRowLastColumn="0" w:lastRowFirstColumn="0" w:lastRowLastColumn="0"/>
              <w:rPr>
                <w:i/>
                <w:sz w:val="20"/>
                <w:szCs w:val="20"/>
              </w:rPr>
            </w:pPr>
            <w:r w:rsidRPr="6E740587">
              <w:rPr>
                <w:i/>
                <w:sz w:val="20"/>
                <w:szCs w:val="20"/>
                <w:lang w:val="en-US"/>
              </w:rPr>
              <w:t>"maxLength": 20</w:t>
            </w:r>
          </w:p>
        </w:tc>
        <w:tc>
          <w:tcPr>
            <w:tcW w:w="3260" w:type="dxa"/>
            <w:tcBorders>
              <w:left w:val="single" w:color="666666" w:sz="4" w:space="0"/>
              <w:right w:val="single" w:color="666666" w:sz="4" w:space="0"/>
            </w:tcBorders>
            <w:vAlign w:val="center"/>
          </w:tcPr>
          <w:p w:rsidR="009A7596" w:rsidP="009A7596" w:rsidRDefault="009A7596" w14:paraId="25A1A159" w14:textId="46EC57B5">
            <w:pPr>
              <w:spacing w:after="0"/>
              <w:jc w:val="left"/>
              <w:cnfStyle w:val="000000000000" w:firstRow="0" w:lastRow="0" w:firstColumn="0" w:lastColumn="0" w:oddVBand="0" w:evenVBand="0" w:oddHBand="0" w:evenHBand="0" w:firstRowFirstColumn="0" w:firstRowLastColumn="0" w:lastRowFirstColumn="0" w:lastRowLastColumn="0"/>
              <w:rPr>
                <w:sz w:val="20"/>
                <w:szCs w:val="20"/>
                <w:lang w:val="pt-PT"/>
              </w:rPr>
            </w:pPr>
            <w:r w:rsidRPr="255698C8">
              <w:rPr>
                <w:sz w:val="20"/>
                <w:szCs w:val="20"/>
                <w:lang w:val="pt-PT"/>
              </w:rPr>
              <w:t>EHIC card ID = Institution ID (4-10) + Card Serial Number (10). Optional for PRCs without EHIC.</w:t>
            </w:r>
          </w:p>
        </w:tc>
      </w:tr>
      <w:tr w:rsidRPr="00BF034F" w:rsidR="009A7596" w:rsidTr="009A7596" w14:paraId="49E42666"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401FB9ED" w14:textId="7787427A">
            <w:pPr>
              <w:spacing w:after="0"/>
              <w:jc w:val="center"/>
              <w:rPr>
                <w:b w:val="0"/>
                <w:bCs w:val="0"/>
                <w:sz w:val="20"/>
                <w:lang w:val="en-BE"/>
              </w:rPr>
            </w:pPr>
            <w:r>
              <w:rPr>
                <w:b w:val="0"/>
                <w:bCs w:val="0"/>
                <w:sz w:val="20"/>
                <w:lang w:val="en-BE"/>
              </w:rPr>
              <w:t>sd</w:t>
            </w:r>
          </w:p>
        </w:tc>
        <w:tc>
          <w:tcPr>
            <w:tcW w:w="709" w:type="dxa"/>
            <w:tcBorders>
              <w:left w:val="single" w:color="666666" w:sz="4" w:space="0"/>
              <w:right w:val="single" w:color="666666" w:sz="4" w:space="0"/>
            </w:tcBorders>
            <w:vAlign w:val="center"/>
          </w:tcPr>
          <w:p w:rsidRPr="009A7596" w:rsidR="009A7596" w:rsidP="009A7596" w:rsidRDefault="009A7596" w14:paraId="1C2C85AD" w14:textId="7B93E70A">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1D2939C1"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731109BF" w14:textId="51995A5C">
            <w:pPr>
              <w:spacing w:after="0"/>
              <w:jc w:val="left"/>
              <w:cnfStyle w:val="000000100000" w:firstRow="0" w:lastRow="0" w:firstColumn="0" w:lastColumn="0" w:oddVBand="0" w:evenVBand="0" w:oddHBand="1" w:evenHBand="0" w:firstRowFirstColumn="0" w:firstRowLastColumn="0" w:lastRowFirstColumn="0" w:lastRowLastColumn="0"/>
              <w:rPr>
                <w:i/>
                <w:iCs/>
                <w:sz w:val="20"/>
                <w:lang w:val="en-BE"/>
              </w:rPr>
            </w:pPr>
            <w:r w:rsidRPr="009A7596">
              <w:rPr>
                <w:i/>
                <w:iCs/>
                <w:sz w:val="20"/>
                <w:lang w:val="en-BE"/>
              </w:rPr>
              <w:t>"format": "date"</w:t>
            </w:r>
          </w:p>
        </w:tc>
        <w:tc>
          <w:tcPr>
            <w:tcW w:w="3260" w:type="dxa"/>
            <w:tcBorders>
              <w:left w:val="single" w:color="666666" w:sz="4" w:space="0"/>
              <w:right w:val="single" w:color="666666" w:sz="4" w:space="0"/>
            </w:tcBorders>
            <w:vAlign w:val="center"/>
          </w:tcPr>
          <w:p w:rsidR="009A7596" w:rsidP="009A7596" w:rsidRDefault="009A7596" w14:paraId="6FAFE4A9" w14:textId="6BC2A976">
            <w:pPr>
              <w:spacing w:after="0"/>
              <w:jc w:val="left"/>
              <w:cnfStyle w:val="000000100000" w:firstRow="0" w:lastRow="0" w:firstColumn="0" w:lastColumn="0" w:oddVBand="0" w:evenVBand="0" w:oddHBand="1" w:evenHBand="0" w:firstRowFirstColumn="0" w:firstRowLastColumn="0" w:lastRowFirstColumn="0" w:lastRowLastColumn="0"/>
              <w:rPr>
                <w:sz w:val="20"/>
                <w:szCs w:val="20"/>
              </w:rPr>
            </w:pPr>
            <w:r w:rsidRPr="6E740587">
              <w:rPr>
                <w:sz w:val="20"/>
                <w:szCs w:val="20"/>
              </w:rPr>
              <w:t>Start date of PRC entitlement. ISO 8601 format (yyyy-mm-dd).</w:t>
            </w:r>
          </w:p>
        </w:tc>
      </w:tr>
      <w:tr w:rsidRPr="00BF034F" w:rsidR="009A7596" w:rsidTr="009A7596" w14:paraId="27246CC7"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0FD3BC8F" w14:textId="32DA0CD5">
            <w:pPr>
              <w:spacing w:after="0"/>
              <w:jc w:val="center"/>
              <w:rPr>
                <w:b w:val="0"/>
                <w:bCs w:val="0"/>
                <w:sz w:val="20"/>
                <w:lang w:val="en-BE"/>
              </w:rPr>
            </w:pPr>
            <w:r>
              <w:rPr>
                <w:b w:val="0"/>
                <w:bCs w:val="0"/>
                <w:sz w:val="20"/>
                <w:lang w:val="en-BE"/>
              </w:rPr>
              <w:t>ed</w:t>
            </w:r>
          </w:p>
        </w:tc>
        <w:tc>
          <w:tcPr>
            <w:tcW w:w="709" w:type="dxa"/>
            <w:tcBorders>
              <w:left w:val="single" w:color="666666" w:sz="4" w:space="0"/>
              <w:right w:val="single" w:color="666666" w:sz="4" w:space="0"/>
            </w:tcBorders>
            <w:vAlign w:val="center"/>
          </w:tcPr>
          <w:p w:rsidRPr="009A7596" w:rsidR="009A7596" w:rsidP="009A7596" w:rsidRDefault="009A7596" w14:paraId="48F563D5" w14:textId="74135F25">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5B5BACF3" w14:textId="77777777">
            <w:pPr>
              <w:spacing w:after="0"/>
              <w:jc w:val="left"/>
              <w:cnfStyle w:val="000000000000" w:firstRow="0" w:lastRow="0" w:firstColumn="0" w:lastColumn="0" w:oddVBand="0" w:evenVBand="0" w:oddHBand="0"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0903D0D4" w14:textId="6706CFB3">
            <w:pPr>
              <w:spacing w:after="0"/>
              <w:jc w:val="left"/>
              <w:cnfStyle w:val="000000000000" w:firstRow="0" w:lastRow="0" w:firstColumn="0" w:lastColumn="0" w:oddVBand="0" w:evenVBand="0" w:oddHBand="0" w:evenHBand="0" w:firstRowFirstColumn="0" w:firstRowLastColumn="0" w:lastRowFirstColumn="0" w:lastRowLastColumn="0"/>
              <w:rPr>
                <w:i/>
                <w:iCs/>
                <w:sz w:val="20"/>
                <w:lang w:val="en-BE"/>
              </w:rPr>
            </w:pPr>
            <w:r w:rsidRPr="009A7596">
              <w:rPr>
                <w:i/>
                <w:iCs/>
                <w:sz w:val="20"/>
                <w:lang w:val="en-BE"/>
              </w:rPr>
              <w:t>"format": "date"</w:t>
            </w:r>
          </w:p>
        </w:tc>
        <w:tc>
          <w:tcPr>
            <w:tcW w:w="3260" w:type="dxa"/>
            <w:tcBorders>
              <w:left w:val="single" w:color="666666" w:sz="4" w:space="0"/>
              <w:right w:val="single" w:color="666666" w:sz="4" w:space="0"/>
            </w:tcBorders>
            <w:vAlign w:val="center"/>
          </w:tcPr>
          <w:p w:rsidR="009A7596" w:rsidP="009A7596" w:rsidRDefault="009A7596" w14:paraId="726EFE73" w14:textId="3C6BE13B">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6E740587">
              <w:rPr>
                <w:sz w:val="20"/>
                <w:szCs w:val="20"/>
              </w:rPr>
              <w:t>End date of PRC entitlement. ISO 8601 format (yyyy-mm-dd).</w:t>
            </w:r>
          </w:p>
        </w:tc>
      </w:tr>
      <w:tr w:rsidRPr="00BF034F" w:rsidR="009A7596" w:rsidTr="009A7596" w14:paraId="7FD9767D"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742D87B9" w14:textId="490030E3">
            <w:pPr>
              <w:spacing w:after="0"/>
              <w:jc w:val="center"/>
              <w:rPr>
                <w:b w:val="0"/>
                <w:bCs w:val="0"/>
                <w:sz w:val="20"/>
                <w:lang w:val="en-BE"/>
              </w:rPr>
            </w:pPr>
            <w:r>
              <w:rPr>
                <w:b w:val="0"/>
                <w:bCs w:val="0"/>
                <w:sz w:val="20"/>
                <w:lang w:val="en-BE"/>
              </w:rPr>
              <w:t>xd</w:t>
            </w:r>
          </w:p>
        </w:tc>
        <w:tc>
          <w:tcPr>
            <w:tcW w:w="709" w:type="dxa"/>
            <w:tcBorders>
              <w:left w:val="single" w:color="666666" w:sz="4" w:space="0"/>
              <w:right w:val="single" w:color="666666" w:sz="4" w:space="0"/>
            </w:tcBorders>
            <w:vAlign w:val="center"/>
          </w:tcPr>
          <w:p w:rsidRPr="009A7596" w:rsidR="009A7596" w:rsidP="009A7596" w:rsidRDefault="009A7596" w14:paraId="11BCA7F1" w14:textId="2635F9AA">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sidRPr="009A7596">
              <w:rPr>
                <w:sz w:val="20"/>
                <w:szCs w:val="20"/>
                <w:lang w:val="en-BE"/>
              </w:rPr>
              <w:t>O</w:t>
            </w:r>
          </w:p>
        </w:tc>
        <w:tc>
          <w:tcPr>
            <w:tcW w:w="3969" w:type="dxa"/>
            <w:tcBorders>
              <w:left w:val="single" w:color="666666" w:sz="4" w:space="0"/>
              <w:right w:val="single" w:color="666666" w:sz="4" w:space="0"/>
            </w:tcBorders>
            <w:vAlign w:val="center"/>
          </w:tcPr>
          <w:p w:rsidRPr="009A7596" w:rsidR="009A7596" w:rsidP="009A7596" w:rsidRDefault="009A7596" w14:paraId="2DE017AA" w14:textId="77777777">
            <w:pPr>
              <w:spacing w:after="0"/>
              <w:jc w:val="left"/>
              <w:cnfStyle w:val="000000100000" w:firstRow="0" w:lastRow="0" w:firstColumn="0" w:lastColumn="0" w:oddVBand="0" w:evenVBand="0" w:oddHBand="1"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0D83730A" w14:textId="08F8B305">
            <w:pPr>
              <w:spacing w:after="0"/>
              <w:jc w:val="left"/>
              <w:cnfStyle w:val="000000100000" w:firstRow="0" w:lastRow="0" w:firstColumn="0" w:lastColumn="0" w:oddVBand="0" w:evenVBand="0" w:oddHBand="1" w:evenHBand="0" w:firstRowFirstColumn="0" w:firstRowLastColumn="0" w:lastRowFirstColumn="0" w:lastRowLastColumn="0"/>
              <w:rPr>
                <w:i/>
                <w:iCs/>
                <w:sz w:val="20"/>
                <w:lang w:val="en-BE"/>
              </w:rPr>
            </w:pPr>
            <w:r w:rsidRPr="009A7596">
              <w:rPr>
                <w:i/>
                <w:iCs/>
                <w:sz w:val="20"/>
                <w:lang w:val="en-BE"/>
              </w:rPr>
              <w:t>"format": "date"</w:t>
            </w:r>
          </w:p>
        </w:tc>
        <w:tc>
          <w:tcPr>
            <w:tcW w:w="3260" w:type="dxa"/>
            <w:tcBorders>
              <w:left w:val="single" w:color="666666" w:sz="4" w:space="0"/>
              <w:right w:val="single" w:color="666666" w:sz="4" w:space="0"/>
            </w:tcBorders>
            <w:vAlign w:val="center"/>
          </w:tcPr>
          <w:p w:rsidR="009A7596" w:rsidP="009A7596" w:rsidRDefault="009A7596" w14:paraId="06E0F9BD" w14:textId="482B0A83">
            <w:pPr>
              <w:spacing w:after="0"/>
              <w:jc w:val="left"/>
              <w:cnfStyle w:val="000000100000" w:firstRow="0" w:lastRow="0" w:firstColumn="0" w:lastColumn="0" w:oddVBand="0" w:evenVBand="0" w:oddHBand="1" w:evenHBand="0" w:firstRowFirstColumn="0" w:firstRowLastColumn="0" w:lastRowFirstColumn="0" w:lastRowLastColumn="0"/>
              <w:rPr>
                <w:sz w:val="20"/>
                <w:szCs w:val="20"/>
              </w:rPr>
            </w:pPr>
            <w:r w:rsidRPr="6E740587">
              <w:rPr>
                <w:sz w:val="20"/>
                <w:szCs w:val="20"/>
              </w:rPr>
              <w:t>Expiry date of EHIC Card, if present. ISO 8601 format (yyyy-mm-dd).</w:t>
            </w:r>
          </w:p>
        </w:tc>
      </w:tr>
      <w:tr w:rsidRPr="00BF034F" w:rsidR="009A7596" w:rsidTr="009A7596" w14:paraId="6B382154" w14:textId="77777777">
        <w:trPr>
          <w:trHeight w:val="397"/>
        </w:trPr>
        <w:tc>
          <w:tcPr>
            <w:cnfStyle w:val="001000000000" w:firstRow="0" w:lastRow="0" w:firstColumn="1" w:lastColumn="0" w:oddVBand="0" w:evenVBand="0" w:oddHBand="0" w:evenHBand="0" w:firstRowFirstColumn="0" w:firstRowLastColumn="0" w:lastRowFirstColumn="0" w:lastRowLastColumn="0"/>
            <w:tcW w:w="846" w:type="dxa"/>
            <w:tcBorders>
              <w:left w:val="single" w:color="666666" w:sz="4" w:space="0"/>
              <w:right w:val="single" w:color="666666" w:sz="4" w:space="0"/>
            </w:tcBorders>
            <w:vAlign w:val="center"/>
          </w:tcPr>
          <w:p w:rsidR="009A7596" w:rsidP="009A7596" w:rsidRDefault="009A7596" w14:paraId="7C267434" w14:textId="6A800A0E">
            <w:pPr>
              <w:spacing w:after="0"/>
              <w:jc w:val="center"/>
              <w:rPr>
                <w:b w:val="0"/>
                <w:bCs w:val="0"/>
                <w:sz w:val="20"/>
                <w:lang w:val="en-BE"/>
              </w:rPr>
            </w:pPr>
            <w:r>
              <w:rPr>
                <w:b w:val="0"/>
                <w:bCs w:val="0"/>
                <w:sz w:val="20"/>
                <w:lang w:val="en-BE"/>
              </w:rPr>
              <w:t>di</w:t>
            </w:r>
          </w:p>
        </w:tc>
        <w:tc>
          <w:tcPr>
            <w:tcW w:w="709" w:type="dxa"/>
            <w:tcBorders>
              <w:left w:val="single" w:color="666666" w:sz="4" w:space="0"/>
              <w:right w:val="single" w:color="666666" w:sz="4" w:space="0"/>
            </w:tcBorders>
            <w:vAlign w:val="center"/>
          </w:tcPr>
          <w:p w:rsidRPr="009A7596" w:rsidR="009A7596" w:rsidP="009A7596" w:rsidRDefault="009A7596" w14:paraId="6A44F516" w14:textId="7FB7C5E5">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sidRPr="009A7596">
              <w:rPr>
                <w:sz w:val="20"/>
                <w:szCs w:val="20"/>
                <w:lang w:val="en-BE"/>
              </w:rPr>
              <w:t>M</w:t>
            </w:r>
          </w:p>
        </w:tc>
        <w:tc>
          <w:tcPr>
            <w:tcW w:w="3969" w:type="dxa"/>
            <w:tcBorders>
              <w:left w:val="single" w:color="666666" w:sz="4" w:space="0"/>
              <w:right w:val="single" w:color="666666" w:sz="4" w:space="0"/>
            </w:tcBorders>
            <w:vAlign w:val="center"/>
          </w:tcPr>
          <w:p w:rsidRPr="009A7596" w:rsidR="009A7596" w:rsidP="009A7596" w:rsidRDefault="009A7596" w14:paraId="3EF4D1AB" w14:textId="77777777">
            <w:pPr>
              <w:spacing w:after="0"/>
              <w:jc w:val="left"/>
              <w:cnfStyle w:val="000000000000" w:firstRow="0" w:lastRow="0" w:firstColumn="0" w:lastColumn="0" w:oddVBand="0" w:evenVBand="0" w:oddHBand="0" w:evenHBand="0" w:firstRowFirstColumn="0" w:firstRowLastColumn="0" w:lastRowFirstColumn="0" w:lastRowLastColumn="0"/>
              <w:rPr>
                <w:i/>
                <w:iCs/>
                <w:sz w:val="20"/>
                <w:lang w:val="en-BE"/>
              </w:rPr>
            </w:pPr>
            <w:r w:rsidRPr="009A7596">
              <w:rPr>
                <w:i/>
                <w:iCs/>
                <w:sz w:val="20"/>
                <w:lang w:val="en-BE"/>
              </w:rPr>
              <w:t>"type": "string",</w:t>
            </w:r>
          </w:p>
          <w:p w:rsidRPr="00837B71" w:rsidR="009A7596" w:rsidP="009A7596" w:rsidRDefault="009A7596" w14:paraId="727B331E" w14:textId="4B883341">
            <w:pPr>
              <w:spacing w:after="0"/>
              <w:jc w:val="left"/>
              <w:cnfStyle w:val="000000000000" w:firstRow="0" w:lastRow="0" w:firstColumn="0" w:lastColumn="0" w:oddVBand="0" w:evenVBand="0" w:oddHBand="0" w:evenHBand="0" w:firstRowFirstColumn="0" w:firstRowLastColumn="0" w:lastRowFirstColumn="0" w:lastRowLastColumn="0"/>
              <w:rPr>
                <w:i/>
                <w:iCs/>
                <w:sz w:val="20"/>
                <w:lang w:val="en-BE"/>
              </w:rPr>
            </w:pPr>
            <w:r w:rsidRPr="009A7596">
              <w:rPr>
                <w:i/>
                <w:iCs/>
                <w:sz w:val="20"/>
                <w:lang w:val="en-BE"/>
              </w:rPr>
              <w:t>"format": "date"</w:t>
            </w:r>
          </w:p>
        </w:tc>
        <w:tc>
          <w:tcPr>
            <w:tcW w:w="3260" w:type="dxa"/>
            <w:tcBorders>
              <w:left w:val="single" w:color="666666" w:sz="4" w:space="0"/>
              <w:right w:val="single" w:color="666666" w:sz="4" w:space="0"/>
            </w:tcBorders>
            <w:vAlign w:val="center"/>
          </w:tcPr>
          <w:p w:rsidR="009A7596" w:rsidP="009A7596" w:rsidRDefault="009A7596" w14:paraId="7B64F5D7" w14:textId="7A4F03AE">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6E740587">
              <w:rPr>
                <w:sz w:val="20"/>
                <w:szCs w:val="20"/>
              </w:rPr>
              <w:t>Date of issuance of the PRC. ISO 8601 format (yyyy-mm-dd).</w:t>
            </w:r>
          </w:p>
        </w:tc>
      </w:tr>
    </w:tbl>
    <w:p w:rsidRPr="00315231" w:rsidR="00315231" w:rsidP="00993AC1" w:rsidRDefault="00315231" w14:paraId="26C88185" w14:textId="751DA3BB"/>
    <w:p w:rsidR="00315231" w:rsidP="00993AC1" w:rsidRDefault="004E0EE8" w14:paraId="0D1F23AA" w14:textId="73945F8B">
      <w:pPr>
        <w:rPr>
          <w:lang w:val="en-BE"/>
        </w:rPr>
      </w:pPr>
      <w:r>
        <w:rPr>
          <w:lang w:val="en-BE"/>
        </w:rPr>
        <w:t xml:space="preserve">The correspondence with the fields as described in </w:t>
      </w:r>
      <w:hyperlink w:history="1" r:id="rId27">
        <w:r w:rsidRPr="0018507F">
          <w:rPr>
            <w:rStyle w:val="Hyperlink"/>
            <w:lang w:val="en-BE"/>
          </w:rPr>
          <w:t>S2</w:t>
        </w:r>
      </w:hyperlink>
      <w:r>
        <w:rPr>
          <w:lang w:val="en-BE"/>
        </w:rPr>
        <w:t xml:space="preserve"> is as such:</w:t>
      </w:r>
    </w:p>
    <w:tbl>
      <w:tblPr>
        <w:tblStyle w:val="GridTable4"/>
        <w:tblW w:w="8608" w:type="dxa"/>
        <w:tblLayout w:type="fixed"/>
        <w:tblLook w:val="04A0" w:firstRow="1" w:lastRow="0" w:firstColumn="1" w:lastColumn="0" w:noHBand="0" w:noVBand="1"/>
      </w:tblPr>
      <w:tblGrid>
        <w:gridCol w:w="678"/>
        <w:gridCol w:w="1727"/>
        <w:gridCol w:w="6203"/>
      </w:tblGrid>
      <w:tr w:rsidRPr="00BF034F" w:rsidR="004E0EE8" w:rsidTr="00BF479F" w14:paraId="773D9D9E" w14:textId="2399FBF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shd w:val="clear" w:color="auto" w:fill="6C6493"/>
            <w:vAlign w:val="center"/>
          </w:tcPr>
          <w:p w:rsidRPr="00BF034F" w:rsidR="004E0EE8" w:rsidP="0031693D" w:rsidRDefault="004E0EE8" w14:paraId="232A06C7" w14:textId="77777777">
            <w:pPr>
              <w:spacing w:after="0"/>
              <w:jc w:val="center"/>
              <w:rPr>
                <w:sz w:val="20"/>
                <w:szCs w:val="20"/>
                <w:lang w:val="en-BE"/>
              </w:rPr>
            </w:pPr>
            <w:r w:rsidRPr="00BF034F">
              <w:rPr>
                <w:sz w:val="20"/>
                <w:szCs w:val="20"/>
                <w:lang w:val="en-BE"/>
              </w:rPr>
              <w:t>Name</w:t>
            </w:r>
          </w:p>
        </w:tc>
        <w:tc>
          <w:tcPr>
            <w:tcW w:w="7930" w:type="dxa"/>
            <w:gridSpan w:val="2"/>
            <w:tcBorders>
              <w:left w:val="single" w:color="666666" w:sz="4" w:space="0"/>
              <w:right w:val="single" w:color="666666" w:sz="4" w:space="0"/>
            </w:tcBorders>
            <w:shd w:val="clear" w:color="auto" w:fill="6C6493"/>
            <w:vAlign w:val="center"/>
          </w:tcPr>
          <w:p w:rsidR="004E0EE8" w:rsidP="004E0EE8" w:rsidRDefault="004E0EE8" w14:paraId="656385B2" w14:textId="62BAC5B6">
            <w:pPr>
              <w:spacing w:after="0"/>
              <w:jc w:val="center"/>
              <w:cnfStyle w:val="100000000000" w:firstRow="1" w:lastRow="0" w:firstColumn="0" w:lastColumn="0" w:oddVBand="0" w:evenVBand="0" w:oddHBand="0" w:evenHBand="0" w:firstRowFirstColumn="0" w:firstRowLastColumn="0" w:lastRowFirstColumn="0" w:lastRowLastColumn="0"/>
              <w:rPr>
                <w:sz w:val="20"/>
                <w:lang w:val="en-BE"/>
              </w:rPr>
            </w:pPr>
            <w:r>
              <w:rPr>
                <w:sz w:val="20"/>
                <w:szCs w:val="20"/>
                <w:lang w:val="en-BE"/>
              </w:rPr>
              <w:t xml:space="preserve">Field in </w:t>
            </w:r>
            <w:hyperlink w:history="1" r:id="rId28">
              <w:r w:rsidRPr="0018507F">
                <w:rPr>
                  <w:rStyle w:val="Hyperlink"/>
                  <w:lang w:val="en-BE"/>
                </w:rPr>
                <w:t>S2</w:t>
              </w:r>
            </w:hyperlink>
          </w:p>
        </w:tc>
      </w:tr>
      <w:tr w:rsidRPr="00521DA4" w:rsidR="004E0EE8" w:rsidTr="004E0EE8" w14:paraId="3915FD58" w14:textId="360CF7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Pr="00BF034F" w:rsidR="004E0EE8" w:rsidP="0031693D" w:rsidRDefault="004E0EE8" w14:paraId="11D4A00D" w14:textId="77777777">
            <w:pPr>
              <w:spacing w:after="0"/>
              <w:jc w:val="center"/>
              <w:rPr>
                <w:b w:val="0"/>
                <w:bCs w:val="0"/>
                <w:sz w:val="20"/>
                <w:szCs w:val="20"/>
                <w:lang w:val="en-BE"/>
              </w:rPr>
            </w:pPr>
            <w:r>
              <w:rPr>
                <w:b w:val="0"/>
                <w:bCs w:val="0"/>
                <w:sz w:val="20"/>
                <w:szCs w:val="20"/>
                <w:lang w:val="en-BE"/>
              </w:rPr>
              <w:t>ic</w:t>
            </w:r>
          </w:p>
        </w:tc>
        <w:tc>
          <w:tcPr>
            <w:tcW w:w="1727" w:type="dxa"/>
            <w:tcBorders>
              <w:left w:val="single" w:color="666666" w:sz="4" w:space="0"/>
              <w:right w:val="single" w:color="666666" w:sz="4" w:space="0"/>
            </w:tcBorders>
            <w:vAlign w:val="center"/>
          </w:tcPr>
          <w:p w:rsidRPr="00521DA4" w:rsidR="004E0EE8" w:rsidP="004E0EE8" w:rsidRDefault="004E0EE8" w14:paraId="1030BED7" w14:textId="25B58040">
            <w:pPr>
              <w:spacing w:after="0"/>
              <w:jc w:val="center"/>
              <w:cnfStyle w:val="000000100000" w:firstRow="0" w:lastRow="0" w:firstColumn="0" w:lastColumn="0" w:oddVBand="0" w:evenVBand="0" w:oddHBand="1" w:evenHBand="0" w:firstRowFirstColumn="0" w:firstRowLastColumn="0" w:lastRowFirstColumn="0" w:lastRowLastColumn="0"/>
              <w:rPr>
                <w:sz w:val="20"/>
                <w:szCs w:val="20"/>
                <w:lang w:val="en-BE"/>
              </w:rPr>
            </w:pPr>
            <w:r>
              <w:rPr>
                <w:sz w:val="20"/>
                <w:szCs w:val="20"/>
                <w:lang w:val="en-BE"/>
              </w:rPr>
              <w:t>Field 2</w:t>
            </w:r>
          </w:p>
        </w:tc>
        <w:tc>
          <w:tcPr>
            <w:tcW w:w="6203" w:type="dxa"/>
            <w:tcBorders>
              <w:left w:val="single" w:color="666666" w:sz="4" w:space="0"/>
              <w:right w:val="single" w:color="666666" w:sz="4" w:space="0"/>
            </w:tcBorders>
            <w:shd w:val="clear" w:color="auto" w:fill="FFFFFF" w:themeFill="background1"/>
          </w:tcPr>
          <w:p w:rsidR="004E0EE8" w:rsidP="004E0EE8" w:rsidRDefault="004E0EE8" w14:paraId="2A7FAA51" w14:textId="7DB1EB15">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r w:rsidRPr="004E0EE8">
              <w:rPr>
                <w:noProof/>
                <w:sz w:val="20"/>
                <w:lang w:val="en-BE"/>
              </w:rPr>
              <w:drawing>
                <wp:inline distT="0" distB="0" distL="0" distR="0" wp14:anchorId="2D948548" wp14:editId="0026521D">
                  <wp:extent cx="2640726" cy="523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18032" cy="538538"/>
                          </a:xfrm>
                          <a:prstGeom prst="rect">
                            <a:avLst/>
                          </a:prstGeom>
                        </pic:spPr>
                      </pic:pic>
                    </a:graphicData>
                  </a:graphic>
                </wp:inline>
              </w:drawing>
            </w:r>
          </w:p>
        </w:tc>
      </w:tr>
      <w:tr w:rsidRPr="00521DA4" w:rsidR="004E0EE8" w:rsidTr="004E0EE8" w14:paraId="4D63880C" w14:textId="7EB59D78">
        <w:trPr>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Pr="00BF034F" w:rsidR="004E0EE8" w:rsidP="0031693D" w:rsidRDefault="004E0EE8" w14:paraId="1BA4FE80" w14:textId="77777777">
            <w:pPr>
              <w:spacing w:after="0"/>
              <w:jc w:val="center"/>
              <w:rPr>
                <w:b w:val="0"/>
                <w:bCs w:val="0"/>
                <w:sz w:val="20"/>
                <w:szCs w:val="20"/>
                <w:lang w:val="en-BE"/>
              </w:rPr>
            </w:pPr>
            <w:r>
              <w:rPr>
                <w:b w:val="0"/>
                <w:bCs w:val="0"/>
                <w:sz w:val="20"/>
                <w:szCs w:val="20"/>
                <w:lang w:val="en-BE"/>
              </w:rPr>
              <w:t>fn</w:t>
            </w:r>
          </w:p>
        </w:tc>
        <w:tc>
          <w:tcPr>
            <w:tcW w:w="1727" w:type="dxa"/>
            <w:tcBorders>
              <w:left w:val="single" w:color="666666" w:sz="4" w:space="0"/>
              <w:right w:val="single" w:color="666666" w:sz="4" w:space="0"/>
            </w:tcBorders>
            <w:vAlign w:val="center"/>
          </w:tcPr>
          <w:p w:rsidRPr="00521DA4" w:rsidR="004E0EE8" w:rsidP="004E0EE8" w:rsidRDefault="004E0EE8" w14:paraId="43131042" w14:textId="4F06E414">
            <w:pPr>
              <w:spacing w:after="0"/>
              <w:jc w:val="center"/>
              <w:cnfStyle w:val="000000000000" w:firstRow="0" w:lastRow="0" w:firstColumn="0" w:lastColumn="0" w:oddVBand="0" w:evenVBand="0" w:oddHBand="0" w:evenHBand="0" w:firstRowFirstColumn="0" w:firstRowLastColumn="0" w:lastRowFirstColumn="0" w:lastRowLastColumn="0"/>
              <w:rPr>
                <w:sz w:val="20"/>
                <w:szCs w:val="20"/>
                <w:lang w:val="en-BE"/>
              </w:rPr>
            </w:pPr>
            <w:r>
              <w:rPr>
                <w:sz w:val="20"/>
                <w:szCs w:val="20"/>
                <w:lang w:val="en-BE"/>
              </w:rPr>
              <w:t>Field 3</w:t>
            </w:r>
          </w:p>
        </w:tc>
        <w:tc>
          <w:tcPr>
            <w:tcW w:w="6203" w:type="dxa"/>
            <w:vMerge w:val="restart"/>
            <w:tcBorders>
              <w:left w:val="single" w:color="666666" w:sz="4" w:space="0"/>
              <w:right w:val="single" w:color="666666" w:sz="4" w:space="0"/>
            </w:tcBorders>
          </w:tcPr>
          <w:p w:rsidR="004E0EE8" w:rsidP="004E0EE8" w:rsidRDefault="004E0EE8" w14:paraId="1866FFB4" w14:textId="1E2ED1C3">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sidRPr="004E0EE8">
              <w:rPr>
                <w:noProof/>
                <w:sz w:val="20"/>
                <w:lang w:val="en-BE"/>
              </w:rPr>
              <w:drawing>
                <wp:inline distT="0" distB="0" distL="0" distR="0" wp14:anchorId="0531F2A5" wp14:editId="7B0432B4">
                  <wp:extent cx="1708896" cy="1221952"/>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43603" cy="1246769"/>
                          </a:xfrm>
                          <a:prstGeom prst="rect">
                            <a:avLst/>
                          </a:prstGeom>
                        </pic:spPr>
                      </pic:pic>
                    </a:graphicData>
                  </a:graphic>
                </wp:inline>
              </w:drawing>
            </w:r>
          </w:p>
        </w:tc>
      </w:tr>
      <w:tr w:rsidR="004E0EE8" w:rsidTr="004E0EE8" w14:paraId="521CE5C3" w14:textId="426C60A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7E67068D" w14:textId="77777777">
            <w:pPr>
              <w:spacing w:after="0"/>
              <w:jc w:val="center"/>
              <w:rPr>
                <w:b w:val="0"/>
                <w:bCs w:val="0"/>
                <w:sz w:val="20"/>
                <w:lang w:val="en-BE"/>
              </w:rPr>
            </w:pPr>
            <w:r>
              <w:rPr>
                <w:b w:val="0"/>
                <w:bCs w:val="0"/>
                <w:sz w:val="20"/>
                <w:lang w:val="en-BE"/>
              </w:rPr>
              <w:t>gn</w:t>
            </w:r>
          </w:p>
        </w:tc>
        <w:tc>
          <w:tcPr>
            <w:tcW w:w="1727" w:type="dxa"/>
            <w:tcBorders>
              <w:left w:val="single" w:color="666666" w:sz="4" w:space="0"/>
              <w:right w:val="single" w:color="666666" w:sz="4" w:space="0"/>
            </w:tcBorders>
            <w:vAlign w:val="center"/>
          </w:tcPr>
          <w:p w:rsidR="004E0EE8" w:rsidP="004E0EE8" w:rsidRDefault="004E0EE8" w14:paraId="4CF79BB2" w14:textId="7E3560CE">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r>
              <w:rPr>
                <w:sz w:val="20"/>
                <w:lang w:val="en-BE"/>
              </w:rPr>
              <w:t>Field 4</w:t>
            </w:r>
          </w:p>
        </w:tc>
        <w:tc>
          <w:tcPr>
            <w:tcW w:w="6203" w:type="dxa"/>
            <w:vMerge/>
            <w:tcBorders>
              <w:left w:val="single" w:color="666666" w:sz="4" w:space="0"/>
              <w:right w:val="single" w:color="666666" w:sz="4" w:space="0"/>
            </w:tcBorders>
          </w:tcPr>
          <w:p w:rsidR="004E0EE8" w:rsidP="004E0EE8" w:rsidRDefault="004E0EE8" w14:paraId="52C4AC5A" w14:textId="77777777">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p>
        </w:tc>
      </w:tr>
      <w:tr w:rsidR="004E0EE8" w:rsidTr="004E0EE8" w14:paraId="2AB8935D" w14:textId="5E14CFB0">
        <w:trPr>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39A74B79" w14:textId="77777777">
            <w:pPr>
              <w:spacing w:after="0"/>
              <w:jc w:val="center"/>
              <w:rPr>
                <w:b w:val="0"/>
                <w:bCs w:val="0"/>
                <w:sz w:val="20"/>
                <w:lang w:val="en-BE"/>
              </w:rPr>
            </w:pPr>
            <w:r>
              <w:rPr>
                <w:b w:val="0"/>
                <w:bCs w:val="0"/>
                <w:sz w:val="20"/>
                <w:lang w:val="en-BE"/>
              </w:rPr>
              <w:t>dob</w:t>
            </w:r>
          </w:p>
        </w:tc>
        <w:tc>
          <w:tcPr>
            <w:tcW w:w="1727" w:type="dxa"/>
            <w:tcBorders>
              <w:left w:val="single" w:color="666666" w:sz="4" w:space="0"/>
              <w:right w:val="single" w:color="666666" w:sz="4" w:space="0"/>
            </w:tcBorders>
            <w:vAlign w:val="center"/>
          </w:tcPr>
          <w:p w:rsidR="004E0EE8" w:rsidP="004E0EE8" w:rsidRDefault="004E0EE8" w14:paraId="4C351021" w14:textId="58771BC7">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Pr>
                <w:sz w:val="20"/>
                <w:lang w:val="en-BE"/>
              </w:rPr>
              <w:t>Field 5</w:t>
            </w:r>
          </w:p>
        </w:tc>
        <w:tc>
          <w:tcPr>
            <w:tcW w:w="6203" w:type="dxa"/>
            <w:vMerge/>
            <w:tcBorders>
              <w:left w:val="single" w:color="666666" w:sz="4" w:space="0"/>
              <w:right w:val="single" w:color="666666" w:sz="4" w:space="0"/>
            </w:tcBorders>
          </w:tcPr>
          <w:p w:rsidR="004E0EE8" w:rsidP="004E0EE8" w:rsidRDefault="004E0EE8" w14:paraId="5F70685B" w14:textId="77777777">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p>
        </w:tc>
      </w:tr>
      <w:tr w:rsidR="004E0EE8" w:rsidTr="004E0EE8" w14:paraId="6771AE7E" w14:textId="7660479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05FA144E" w14:textId="77777777">
            <w:pPr>
              <w:spacing w:after="0"/>
              <w:jc w:val="center"/>
              <w:rPr>
                <w:b w:val="0"/>
                <w:bCs w:val="0"/>
                <w:sz w:val="20"/>
                <w:lang w:val="en-BE"/>
              </w:rPr>
            </w:pPr>
            <w:r>
              <w:rPr>
                <w:b w:val="0"/>
                <w:bCs w:val="0"/>
                <w:sz w:val="20"/>
                <w:lang w:val="en-BE"/>
              </w:rPr>
              <w:t>hi</w:t>
            </w:r>
          </w:p>
        </w:tc>
        <w:tc>
          <w:tcPr>
            <w:tcW w:w="1727" w:type="dxa"/>
            <w:tcBorders>
              <w:left w:val="single" w:color="666666" w:sz="4" w:space="0"/>
              <w:right w:val="single" w:color="666666" w:sz="4" w:space="0"/>
            </w:tcBorders>
            <w:vAlign w:val="center"/>
          </w:tcPr>
          <w:p w:rsidR="004E0EE8" w:rsidP="004E0EE8" w:rsidRDefault="004E0EE8" w14:paraId="45A85FD8" w14:textId="5CF42180">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r>
              <w:rPr>
                <w:sz w:val="20"/>
                <w:lang w:val="en-BE"/>
              </w:rPr>
              <w:t>Field 6</w:t>
            </w:r>
          </w:p>
        </w:tc>
        <w:tc>
          <w:tcPr>
            <w:tcW w:w="6203" w:type="dxa"/>
            <w:vMerge/>
            <w:tcBorders>
              <w:left w:val="single" w:color="666666" w:sz="4" w:space="0"/>
              <w:right w:val="single" w:color="666666" w:sz="4" w:space="0"/>
            </w:tcBorders>
          </w:tcPr>
          <w:p w:rsidR="004E0EE8" w:rsidP="004E0EE8" w:rsidRDefault="004E0EE8" w14:paraId="66A77892" w14:textId="77777777">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p>
        </w:tc>
      </w:tr>
      <w:tr w:rsidR="004E0EE8" w:rsidTr="004E0EE8" w14:paraId="3B4D288D" w14:textId="41C957AC">
        <w:trPr>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0F400D7D" w14:textId="77777777">
            <w:pPr>
              <w:spacing w:after="0"/>
              <w:jc w:val="center"/>
              <w:rPr>
                <w:b w:val="0"/>
                <w:bCs w:val="0"/>
                <w:sz w:val="20"/>
                <w:lang w:val="en-BE"/>
              </w:rPr>
            </w:pPr>
            <w:r>
              <w:rPr>
                <w:b w:val="0"/>
                <w:bCs w:val="0"/>
                <w:sz w:val="20"/>
                <w:lang w:val="en-BE"/>
              </w:rPr>
              <w:t>in</w:t>
            </w:r>
          </w:p>
        </w:tc>
        <w:tc>
          <w:tcPr>
            <w:tcW w:w="1727" w:type="dxa"/>
            <w:tcBorders>
              <w:left w:val="single" w:color="666666" w:sz="4" w:space="0"/>
              <w:right w:val="single" w:color="666666" w:sz="4" w:space="0"/>
            </w:tcBorders>
            <w:vAlign w:val="center"/>
          </w:tcPr>
          <w:p w:rsidR="004E0EE8" w:rsidP="004E0EE8" w:rsidRDefault="004E0EE8" w14:paraId="2997B024" w14:textId="096A8EF9">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Pr>
                <w:sz w:val="20"/>
                <w:lang w:val="en-BE"/>
              </w:rPr>
              <w:t>Field 7 part 2</w:t>
            </w:r>
          </w:p>
        </w:tc>
        <w:tc>
          <w:tcPr>
            <w:tcW w:w="6203" w:type="dxa"/>
            <w:vMerge w:val="restart"/>
            <w:tcBorders>
              <w:left w:val="single" w:color="666666" w:sz="4" w:space="0"/>
              <w:right w:val="single" w:color="666666" w:sz="4" w:space="0"/>
            </w:tcBorders>
          </w:tcPr>
          <w:p w:rsidR="004E0EE8" w:rsidP="004E0EE8" w:rsidRDefault="004E0EE8" w14:paraId="64354B22" w14:textId="5350300B">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sidRPr="004E0EE8">
              <w:rPr>
                <w:noProof/>
                <w:sz w:val="20"/>
                <w:lang w:val="en-BE"/>
              </w:rPr>
              <w:drawing>
                <wp:inline distT="0" distB="0" distL="0" distR="0" wp14:anchorId="464FF7C7" wp14:editId="56FB54F9">
                  <wp:extent cx="1824504" cy="778926"/>
                  <wp:effectExtent l="0" t="0" r="444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59426" cy="793835"/>
                          </a:xfrm>
                          <a:prstGeom prst="rect">
                            <a:avLst/>
                          </a:prstGeom>
                        </pic:spPr>
                      </pic:pic>
                    </a:graphicData>
                  </a:graphic>
                </wp:inline>
              </w:drawing>
            </w:r>
          </w:p>
        </w:tc>
      </w:tr>
      <w:tr w:rsidR="004E0EE8" w:rsidTr="004E0EE8" w14:paraId="350B2138" w14:textId="6B9035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1A196A0A" w14:textId="77777777">
            <w:pPr>
              <w:spacing w:after="0"/>
              <w:jc w:val="center"/>
              <w:rPr>
                <w:b w:val="0"/>
                <w:bCs w:val="0"/>
                <w:sz w:val="20"/>
                <w:lang w:val="en-BE"/>
              </w:rPr>
            </w:pPr>
            <w:r>
              <w:rPr>
                <w:b w:val="0"/>
                <w:bCs w:val="0"/>
                <w:sz w:val="20"/>
                <w:lang w:val="en-BE"/>
              </w:rPr>
              <w:t>ii</w:t>
            </w:r>
          </w:p>
        </w:tc>
        <w:tc>
          <w:tcPr>
            <w:tcW w:w="1727" w:type="dxa"/>
            <w:tcBorders>
              <w:left w:val="single" w:color="666666" w:sz="4" w:space="0"/>
              <w:right w:val="single" w:color="666666" w:sz="4" w:space="0"/>
            </w:tcBorders>
            <w:vAlign w:val="center"/>
          </w:tcPr>
          <w:p w:rsidR="004E0EE8" w:rsidP="004E0EE8" w:rsidRDefault="004E0EE8" w14:paraId="72AEC010" w14:textId="2DB148AD">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r>
              <w:rPr>
                <w:sz w:val="20"/>
                <w:lang w:val="en-BE"/>
              </w:rPr>
              <w:t>Field 7 part 1</w:t>
            </w:r>
          </w:p>
        </w:tc>
        <w:tc>
          <w:tcPr>
            <w:tcW w:w="6203" w:type="dxa"/>
            <w:vMerge/>
            <w:tcBorders>
              <w:left w:val="single" w:color="666666" w:sz="4" w:space="0"/>
              <w:right w:val="single" w:color="666666" w:sz="4" w:space="0"/>
            </w:tcBorders>
          </w:tcPr>
          <w:p w:rsidR="004E0EE8" w:rsidP="004E0EE8" w:rsidRDefault="004E0EE8" w14:paraId="1662AEF9" w14:textId="77777777">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p>
        </w:tc>
      </w:tr>
      <w:tr w:rsidR="004E0EE8" w:rsidTr="004E0EE8" w14:paraId="5C1737A8" w14:textId="62DF5701">
        <w:trPr>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0706417B" w14:textId="77777777">
            <w:pPr>
              <w:spacing w:after="0"/>
              <w:jc w:val="center"/>
              <w:rPr>
                <w:b w:val="0"/>
                <w:bCs w:val="0"/>
                <w:sz w:val="20"/>
                <w:lang w:val="en-BE"/>
              </w:rPr>
            </w:pPr>
            <w:r>
              <w:rPr>
                <w:b w:val="0"/>
                <w:bCs w:val="0"/>
                <w:sz w:val="20"/>
                <w:lang w:val="en-BE"/>
              </w:rPr>
              <w:t>ci</w:t>
            </w:r>
          </w:p>
        </w:tc>
        <w:tc>
          <w:tcPr>
            <w:tcW w:w="1727" w:type="dxa"/>
            <w:tcBorders>
              <w:left w:val="single" w:color="666666" w:sz="4" w:space="0"/>
              <w:right w:val="single" w:color="666666" w:sz="4" w:space="0"/>
            </w:tcBorders>
            <w:vAlign w:val="center"/>
          </w:tcPr>
          <w:p w:rsidR="004E0EE8" w:rsidP="004E0EE8" w:rsidRDefault="004E0EE8" w14:paraId="70613410" w14:textId="36CA60CB">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Pr>
                <w:sz w:val="20"/>
                <w:lang w:val="en-BE"/>
              </w:rPr>
              <w:t>Field 8</w:t>
            </w:r>
          </w:p>
        </w:tc>
        <w:tc>
          <w:tcPr>
            <w:tcW w:w="6203" w:type="dxa"/>
            <w:vMerge w:val="restart"/>
            <w:tcBorders>
              <w:left w:val="single" w:color="666666" w:sz="4" w:space="0"/>
              <w:right w:val="single" w:color="666666" w:sz="4" w:space="0"/>
            </w:tcBorders>
          </w:tcPr>
          <w:p w:rsidR="004E0EE8" w:rsidP="004E0EE8" w:rsidRDefault="004E0EE8" w14:paraId="2D19A552" w14:textId="6885B66E">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sidRPr="004E0EE8">
              <w:rPr>
                <w:noProof/>
                <w:sz w:val="20"/>
                <w:lang w:val="en-BE"/>
              </w:rPr>
              <w:drawing>
                <wp:inline distT="0" distB="0" distL="0" distR="0" wp14:anchorId="6CB49631" wp14:editId="431BA07A">
                  <wp:extent cx="1816515" cy="814457"/>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40627" cy="825268"/>
                          </a:xfrm>
                          <a:prstGeom prst="rect">
                            <a:avLst/>
                          </a:prstGeom>
                        </pic:spPr>
                      </pic:pic>
                    </a:graphicData>
                  </a:graphic>
                </wp:inline>
              </w:drawing>
            </w:r>
          </w:p>
        </w:tc>
      </w:tr>
      <w:tr w:rsidR="004E0EE8" w:rsidTr="0031693D" w14:paraId="4669FF87"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664FAEE0" w14:textId="77777777">
            <w:pPr>
              <w:spacing w:after="0"/>
              <w:jc w:val="center"/>
              <w:rPr>
                <w:b w:val="0"/>
                <w:bCs w:val="0"/>
                <w:sz w:val="20"/>
                <w:lang w:val="en-BE"/>
              </w:rPr>
            </w:pPr>
            <w:r>
              <w:rPr>
                <w:b w:val="0"/>
                <w:bCs w:val="0"/>
                <w:sz w:val="20"/>
                <w:lang w:val="en-BE"/>
              </w:rPr>
              <w:t>xd</w:t>
            </w:r>
          </w:p>
        </w:tc>
        <w:tc>
          <w:tcPr>
            <w:tcW w:w="1727" w:type="dxa"/>
            <w:tcBorders>
              <w:left w:val="single" w:color="666666" w:sz="4" w:space="0"/>
              <w:right w:val="single" w:color="666666" w:sz="4" w:space="0"/>
            </w:tcBorders>
            <w:vAlign w:val="center"/>
          </w:tcPr>
          <w:p w:rsidR="004E0EE8" w:rsidP="0031693D" w:rsidRDefault="004E0EE8" w14:paraId="19F4A710" w14:textId="77777777">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r>
              <w:rPr>
                <w:sz w:val="20"/>
                <w:lang w:val="en-BE"/>
              </w:rPr>
              <w:t>Field 9</w:t>
            </w:r>
          </w:p>
        </w:tc>
        <w:tc>
          <w:tcPr>
            <w:tcW w:w="6203" w:type="dxa"/>
            <w:vMerge/>
            <w:tcBorders>
              <w:left w:val="single" w:color="666666" w:sz="4" w:space="0"/>
              <w:right w:val="single" w:color="666666" w:sz="4" w:space="0"/>
            </w:tcBorders>
          </w:tcPr>
          <w:p w:rsidR="004E0EE8" w:rsidP="0031693D" w:rsidRDefault="004E0EE8" w14:paraId="59B9C290" w14:textId="77777777">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p>
        </w:tc>
      </w:tr>
      <w:tr w:rsidR="004E0EE8" w:rsidTr="004E0EE8" w14:paraId="3EB21F31" w14:textId="4BE7FA1A">
        <w:trPr>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01BF0CF7" w14:textId="77777777">
            <w:pPr>
              <w:spacing w:after="0"/>
              <w:jc w:val="center"/>
              <w:rPr>
                <w:b w:val="0"/>
                <w:bCs w:val="0"/>
                <w:sz w:val="20"/>
                <w:lang w:val="en-BE"/>
              </w:rPr>
            </w:pPr>
            <w:r>
              <w:rPr>
                <w:b w:val="0"/>
                <w:bCs w:val="0"/>
                <w:sz w:val="20"/>
                <w:lang w:val="en-BE"/>
              </w:rPr>
              <w:t>sd</w:t>
            </w:r>
          </w:p>
        </w:tc>
        <w:tc>
          <w:tcPr>
            <w:tcW w:w="1727" w:type="dxa"/>
            <w:tcBorders>
              <w:left w:val="single" w:color="666666" w:sz="4" w:space="0"/>
              <w:right w:val="single" w:color="666666" w:sz="4" w:space="0"/>
            </w:tcBorders>
            <w:vAlign w:val="center"/>
          </w:tcPr>
          <w:p w:rsidR="004E0EE8" w:rsidP="004E0EE8" w:rsidRDefault="004E0EE8" w14:paraId="52D489AA" w14:textId="4AFE8A79">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Pr>
                <w:sz w:val="20"/>
                <w:lang w:val="en-BE"/>
              </w:rPr>
              <w:t>Field (a)</w:t>
            </w:r>
          </w:p>
        </w:tc>
        <w:tc>
          <w:tcPr>
            <w:tcW w:w="6203" w:type="dxa"/>
            <w:vMerge w:val="restart"/>
            <w:tcBorders>
              <w:left w:val="single" w:color="666666" w:sz="4" w:space="0"/>
              <w:right w:val="single" w:color="666666" w:sz="4" w:space="0"/>
            </w:tcBorders>
          </w:tcPr>
          <w:p w:rsidR="004E0EE8" w:rsidP="004E0EE8" w:rsidRDefault="004E0EE8" w14:paraId="1D72A3F2" w14:textId="3080B88E">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sidRPr="004E0EE8">
              <w:rPr>
                <w:noProof/>
                <w:sz w:val="20"/>
                <w:lang w:val="en-BE"/>
              </w:rPr>
              <w:drawing>
                <wp:inline distT="0" distB="0" distL="0" distR="0" wp14:anchorId="5534F3CE" wp14:editId="090347ED">
                  <wp:extent cx="1282247" cy="8419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05086" cy="856925"/>
                          </a:xfrm>
                          <a:prstGeom prst="rect">
                            <a:avLst/>
                          </a:prstGeom>
                        </pic:spPr>
                      </pic:pic>
                    </a:graphicData>
                  </a:graphic>
                </wp:inline>
              </w:drawing>
            </w:r>
          </w:p>
        </w:tc>
      </w:tr>
      <w:tr w:rsidR="004E0EE8" w:rsidTr="004E0EE8" w14:paraId="01D2CCEF" w14:textId="52082EF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52636BDF" w14:textId="77777777">
            <w:pPr>
              <w:spacing w:after="0"/>
              <w:jc w:val="center"/>
              <w:rPr>
                <w:b w:val="0"/>
                <w:bCs w:val="0"/>
                <w:sz w:val="20"/>
                <w:lang w:val="en-BE"/>
              </w:rPr>
            </w:pPr>
            <w:r>
              <w:rPr>
                <w:b w:val="0"/>
                <w:bCs w:val="0"/>
                <w:sz w:val="20"/>
                <w:lang w:val="en-BE"/>
              </w:rPr>
              <w:t>ed</w:t>
            </w:r>
          </w:p>
        </w:tc>
        <w:tc>
          <w:tcPr>
            <w:tcW w:w="1727" w:type="dxa"/>
            <w:tcBorders>
              <w:left w:val="single" w:color="666666" w:sz="4" w:space="0"/>
              <w:right w:val="single" w:color="666666" w:sz="4" w:space="0"/>
            </w:tcBorders>
            <w:vAlign w:val="center"/>
          </w:tcPr>
          <w:p w:rsidR="004E0EE8" w:rsidP="004E0EE8" w:rsidRDefault="004E0EE8" w14:paraId="2672166B" w14:textId="1AE19749">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r>
              <w:rPr>
                <w:sz w:val="20"/>
                <w:lang w:val="en-BE"/>
              </w:rPr>
              <w:t>Field (b)</w:t>
            </w:r>
          </w:p>
        </w:tc>
        <w:tc>
          <w:tcPr>
            <w:tcW w:w="6203" w:type="dxa"/>
            <w:vMerge/>
            <w:tcBorders>
              <w:left w:val="single" w:color="666666" w:sz="4" w:space="0"/>
              <w:right w:val="single" w:color="666666" w:sz="4" w:space="0"/>
            </w:tcBorders>
          </w:tcPr>
          <w:p w:rsidR="004E0EE8" w:rsidP="004E0EE8" w:rsidRDefault="004E0EE8" w14:paraId="1EFF82F8" w14:textId="77777777">
            <w:pPr>
              <w:spacing w:after="0"/>
              <w:jc w:val="center"/>
              <w:cnfStyle w:val="000000100000" w:firstRow="0" w:lastRow="0" w:firstColumn="0" w:lastColumn="0" w:oddVBand="0" w:evenVBand="0" w:oddHBand="1" w:evenHBand="0" w:firstRowFirstColumn="0" w:firstRowLastColumn="0" w:lastRowFirstColumn="0" w:lastRowLastColumn="0"/>
              <w:rPr>
                <w:sz w:val="20"/>
                <w:lang w:val="en-BE"/>
              </w:rPr>
            </w:pPr>
          </w:p>
        </w:tc>
      </w:tr>
      <w:tr w:rsidR="004E0EE8" w:rsidTr="004E0EE8" w14:paraId="1B97CB5E" w14:textId="7733254A">
        <w:trPr>
          <w:trHeight w:val="397"/>
        </w:trPr>
        <w:tc>
          <w:tcPr>
            <w:cnfStyle w:val="001000000000" w:firstRow="0" w:lastRow="0" w:firstColumn="1" w:lastColumn="0" w:oddVBand="0" w:evenVBand="0" w:oddHBand="0" w:evenHBand="0" w:firstRowFirstColumn="0" w:firstRowLastColumn="0" w:lastRowFirstColumn="0" w:lastRowLastColumn="0"/>
            <w:tcW w:w="678" w:type="dxa"/>
            <w:tcBorders>
              <w:left w:val="single" w:color="666666" w:sz="4" w:space="0"/>
              <w:right w:val="single" w:color="666666" w:sz="4" w:space="0"/>
            </w:tcBorders>
            <w:vAlign w:val="center"/>
          </w:tcPr>
          <w:p w:rsidR="004E0EE8" w:rsidP="0031693D" w:rsidRDefault="004E0EE8" w14:paraId="10DF732A" w14:textId="77777777">
            <w:pPr>
              <w:spacing w:after="0"/>
              <w:jc w:val="center"/>
              <w:rPr>
                <w:b w:val="0"/>
                <w:bCs w:val="0"/>
                <w:sz w:val="20"/>
                <w:lang w:val="en-BE"/>
              </w:rPr>
            </w:pPr>
            <w:r>
              <w:rPr>
                <w:b w:val="0"/>
                <w:bCs w:val="0"/>
                <w:sz w:val="20"/>
                <w:lang w:val="en-BE"/>
              </w:rPr>
              <w:t>di</w:t>
            </w:r>
          </w:p>
        </w:tc>
        <w:tc>
          <w:tcPr>
            <w:tcW w:w="1727" w:type="dxa"/>
            <w:tcBorders>
              <w:left w:val="single" w:color="666666" w:sz="4" w:space="0"/>
              <w:right w:val="single" w:color="666666" w:sz="4" w:space="0"/>
            </w:tcBorders>
            <w:vAlign w:val="center"/>
          </w:tcPr>
          <w:p w:rsidR="004E0EE8" w:rsidP="004E0EE8" w:rsidRDefault="004E0EE8" w14:paraId="47BF93D9" w14:textId="4A3B8892">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Pr>
                <w:sz w:val="20"/>
                <w:lang w:val="en-BE"/>
              </w:rPr>
              <w:t>Field (c)</w:t>
            </w:r>
          </w:p>
        </w:tc>
        <w:tc>
          <w:tcPr>
            <w:tcW w:w="6203" w:type="dxa"/>
            <w:tcBorders>
              <w:left w:val="single" w:color="666666" w:sz="4" w:space="0"/>
              <w:right w:val="single" w:color="666666" w:sz="4" w:space="0"/>
            </w:tcBorders>
          </w:tcPr>
          <w:p w:rsidR="004E0EE8" w:rsidP="004E0EE8" w:rsidRDefault="004E0EE8" w14:paraId="002A6ED7" w14:textId="743695A3">
            <w:pPr>
              <w:spacing w:after="0"/>
              <w:jc w:val="center"/>
              <w:cnfStyle w:val="000000000000" w:firstRow="0" w:lastRow="0" w:firstColumn="0" w:lastColumn="0" w:oddVBand="0" w:evenVBand="0" w:oddHBand="0" w:evenHBand="0" w:firstRowFirstColumn="0" w:firstRowLastColumn="0" w:lastRowFirstColumn="0" w:lastRowLastColumn="0"/>
              <w:rPr>
                <w:sz w:val="20"/>
                <w:lang w:val="en-BE"/>
              </w:rPr>
            </w:pPr>
            <w:r w:rsidRPr="004E0EE8">
              <w:rPr>
                <w:noProof/>
                <w:sz w:val="20"/>
                <w:lang w:val="en-BE"/>
              </w:rPr>
              <w:drawing>
                <wp:inline distT="0" distB="0" distL="0" distR="0" wp14:anchorId="6D178BF1" wp14:editId="2C87A306">
                  <wp:extent cx="2816093" cy="860773"/>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44269" cy="869385"/>
                          </a:xfrm>
                          <a:prstGeom prst="rect">
                            <a:avLst/>
                          </a:prstGeom>
                        </pic:spPr>
                      </pic:pic>
                    </a:graphicData>
                  </a:graphic>
                </wp:inline>
              </w:drawing>
            </w:r>
          </w:p>
        </w:tc>
      </w:tr>
    </w:tbl>
    <w:p w:rsidR="004C33C6" w:rsidP="004C33C6" w:rsidRDefault="004C33C6" w14:paraId="0B59B84C" w14:textId="25F46EA0">
      <w:pPr>
        <w:rPr>
          <w:lang w:val="en-BE"/>
        </w:rPr>
      </w:pPr>
    </w:p>
    <w:p w:rsidR="004C33C6" w:rsidP="004C33C6" w:rsidRDefault="004C33C6" w14:paraId="2D44A3E7" w14:textId="3DD8361C">
      <w:pPr>
        <w:rPr>
          <w:lang w:val="en-BE"/>
        </w:rPr>
      </w:pPr>
      <w:r>
        <w:rPr>
          <w:lang w:val="en-BE"/>
        </w:rPr>
        <w:t xml:space="preserve">As can be seen in the above, no other technical dates have been added other than the dates already present in the </w:t>
      </w:r>
      <w:r w:rsidR="00197AB7">
        <w:rPr>
          <w:lang w:val="en-BE"/>
        </w:rPr>
        <w:t>PRC</w:t>
      </w:r>
      <w:r>
        <w:rPr>
          <w:lang w:val="en-BE"/>
        </w:rPr>
        <w:t>.</w:t>
      </w:r>
    </w:p>
    <w:p w:rsidR="004C33C6" w:rsidP="00BA3DD3" w:rsidRDefault="004C33C6" w14:paraId="5E8E55A7" w14:textId="1186EEC6">
      <w:pPr>
        <w:pStyle w:val="ListParagraph"/>
        <w:numPr>
          <w:ilvl w:val="0"/>
          <w:numId w:val="15"/>
        </w:numPr>
        <w:rPr>
          <w:lang w:val="en-US"/>
        </w:rPr>
      </w:pPr>
      <w:r w:rsidRPr="6E740587">
        <w:rPr>
          <w:b/>
          <w:lang w:val="en-US"/>
        </w:rPr>
        <w:t>Date of issuance (di)</w:t>
      </w:r>
      <w:del w:author="Fabien Petitcolas" w:date="2025-09-18T14:05:00Z" w:id="44">
        <w:r w:rsidRPr="6E740587">
          <w:rPr>
            <w:lang w:val="en-US"/>
          </w:rPr>
          <w:delText xml:space="preserve"> </w:delText>
        </w:r>
      </w:del>
      <w:r w:rsidRPr="6E740587">
        <w:rPr>
          <w:lang w:val="en-US"/>
        </w:rPr>
        <w:t xml:space="preserve">: This is considered to be both the date of the issuance of the PRC itself and </w:t>
      </w:r>
      <w:r w:rsidRPr="6E740587" w:rsidR="00E1725E">
        <w:rPr>
          <w:lang w:val="en-US"/>
        </w:rPr>
        <w:t xml:space="preserve">the date of </w:t>
      </w:r>
      <w:r w:rsidRPr="6E740587">
        <w:rPr>
          <w:lang w:val="en-US"/>
        </w:rPr>
        <w:t xml:space="preserve">signing of the JWT in which it resides. This means that it is not possible to sign the JWT on a later date than </w:t>
      </w:r>
      <w:r w:rsidRPr="6E740587" w:rsidR="00E1725E">
        <w:rPr>
          <w:lang w:val="en-US"/>
        </w:rPr>
        <w:t xml:space="preserve">the issuing of the PRC itself. This date will be matched by the verifier to check whether the certificate used to sign the token was valid on that day. If the issuer wants to be able to cache the ePRC, </w:t>
      </w:r>
      <w:del w:author="Fabien Petitcolas" w:date="2025-09-18T14:05:00Z" w:id="45">
        <w:r w:rsidRPr="6E740587" w:rsidR="00E1725E">
          <w:rPr>
            <w:lang w:val="en-US"/>
          </w:rPr>
          <w:delText>he</w:delText>
        </w:r>
      </w:del>
      <w:ins w:author="Fabien Petitcolas" w:date="2025-09-18T14:05:00Z" w:id="46">
        <w:r w:rsidRPr="56363C0E" w:rsidR="5E61888A">
          <w:rPr>
            <w:lang w:val="en-US"/>
          </w:rPr>
          <w:t>they</w:t>
        </w:r>
      </w:ins>
      <w:r w:rsidRPr="56363C0E" w:rsidR="34E499F2">
        <w:rPr>
          <w:lang w:val="en-US"/>
        </w:rPr>
        <w:t xml:space="preserve"> ha</w:t>
      </w:r>
      <w:ins w:author="Fabien Petitcolas" w:date="2025-09-18T14:05:00Z" w:id="47">
        <w:r w:rsidRPr="56363C0E" w:rsidR="3307A2D5">
          <w:rPr>
            <w:lang w:val="en-US"/>
          </w:rPr>
          <w:t>ve</w:t>
        </w:r>
      </w:ins>
      <w:del w:author="Fabien Petitcolas" w:date="2025-09-18T14:05:00Z" w:id="48">
        <w:r w:rsidRPr="56363C0E" w:rsidDel="34E499F2">
          <w:rPr>
            <w:lang w:val="en-US"/>
          </w:rPr>
          <w:delText>s</w:delText>
        </w:r>
      </w:del>
      <w:r w:rsidRPr="6E740587" w:rsidR="00E1725E">
        <w:rPr>
          <w:lang w:val="en-US"/>
        </w:rPr>
        <w:t xml:space="preserve"> to cache the signed JWT as well.</w:t>
      </w:r>
    </w:p>
    <w:p w:rsidR="00E1725E" w:rsidP="00BA3DD3" w:rsidRDefault="00E1725E" w14:paraId="48D6B3DD" w14:textId="06FE2682">
      <w:pPr>
        <w:pStyle w:val="ListParagraph"/>
        <w:numPr>
          <w:ilvl w:val="0"/>
          <w:numId w:val="15"/>
        </w:numPr>
        <w:rPr>
          <w:lang w:val="en-US"/>
        </w:rPr>
      </w:pPr>
      <w:r w:rsidRPr="6E740587">
        <w:rPr>
          <w:b/>
          <w:lang w:val="en-US"/>
        </w:rPr>
        <w:t>Start date of validity (sd) + end date of validity (ed)</w:t>
      </w:r>
      <w:del w:author="Fabien Petitcolas" w:date="2025-09-18T14:06:00Z" w:id="49">
        <w:r w:rsidRPr="6E740587">
          <w:rPr>
            <w:lang w:val="en-US"/>
          </w:rPr>
          <w:delText xml:space="preserve"> </w:delText>
        </w:r>
      </w:del>
      <w:r w:rsidRPr="6E740587">
        <w:rPr>
          <w:lang w:val="en-US"/>
        </w:rPr>
        <w:t xml:space="preserve">: These dates represent both the validity period of the PRC itself, as the validity period of the </w:t>
      </w:r>
      <w:r w:rsidRPr="6E740587" w:rsidR="00197AB7">
        <w:rPr>
          <w:lang w:val="en-US"/>
        </w:rPr>
        <w:t>JWT</w:t>
      </w:r>
      <w:r w:rsidRPr="6E740587">
        <w:rPr>
          <w:lang w:val="en-US"/>
        </w:rPr>
        <w:t xml:space="preserve"> in which it resides. This period will be matched against a health care treatment date. The date of issuance should lie inside this period.</w:t>
      </w:r>
    </w:p>
    <w:p w:rsidR="00D4786A" w:rsidP="000D0DA5" w:rsidRDefault="00D4786A" w14:paraId="0D3F227D" w14:textId="43585890">
      <w:pPr>
        <w:pStyle w:val="Heading3"/>
        <w:rPr>
          <w:ins w:author="Wouter Deroey" w:date="2025-09-23T10:56:00Z" w:id="50"/>
          <w:lang w:val="en-BE"/>
        </w:rPr>
      </w:pPr>
      <w:bookmarkStart w:name="_Ref209517480" w:id="51"/>
      <w:ins w:author="Wouter Deroey" w:date="2025-09-23T10:57:00Z" w:id="52">
        <w:r>
          <w:rPr>
            <w:lang w:val="en-BE"/>
          </w:rPr>
          <w:t>Validations</w:t>
        </w:r>
      </w:ins>
      <w:bookmarkEnd w:id="51"/>
    </w:p>
    <w:p w:rsidR="00E1725E" w:rsidP="00E1725E" w:rsidRDefault="00E1725E" w14:paraId="5F1C2881" w14:textId="580D31DF">
      <w:pPr>
        <w:rPr>
          <w:lang w:val="en-BE"/>
        </w:rPr>
      </w:pPr>
      <w:r>
        <w:rPr>
          <w:lang w:val="en-BE"/>
        </w:rPr>
        <w:t xml:space="preserve">The following business rules should be held up by the issuer and </w:t>
      </w:r>
      <w:r w:rsidR="00280279">
        <w:rPr>
          <w:lang w:val="en-BE"/>
        </w:rPr>
        <w:t>should</w:t>
      </w:r>
      <w:r>
        <w:rPr>
          <w:lang w:val="en-BE"/>
        </w:rPr>
        <w:t xml:space="preserve"> be verified by the verifier</w:t>
      </w:r>
      <w:r w:rsidR="00CB61DF">
        <w:rPr>
          <w:lang w:val="en-BE"/>
        </w:rPr>
        <w:t xml:space="preserve">: </w:t>
      </w:r>
    </w:p>
    <w:p w:rsidRPr="00197AB7" w:rsidR="00197AB7" w:rsidP="00BA3DD3" w:rsidRDefault="00197AB7" w14:paraId="588FC3E4" w14:textId="4A265F14">
      <w:pPr>
        <w:pStyle w:val="ListParagraph"/>
        <w:numPr>
          <w:ilvl w:val="0"/>
          <w:numId w:val="14"/>
        </w:numPr>
        <w:rPr>
          <w:b/>
        </w:rPr>
      </w:pPr>
      <w:r w:rsidRPr="6E740587">
        <w:rPr>
          <w:b/>
          <w:lang w:val="en-US"/>
        </w:rPr>
        <w:t xml:space="preserve">dob </w:t>
      </w:r>
      <w:r w:rsidRPr="6E740587">
        <w:rPr>
          <w:lang w:val="en-US"/>
        </w:rPr>
        <w:t>&lt;=</w:t>
      </w:r>
      <w:r w:rsidRPr="6E740587">
        <w:rPr>
          <w:b/>
          <w:lang w:val="en-US"/>
        </w:rPr>
        <w:t xml:space="preserve"> sd</w:t>
      </w:r>
    </w:p>
    <w:p w:rsidRPr="00197AB7" w:rsidR="00E1725E" w:rsidP="00BA3DD3" w:rsidRDefault="00E1725E" w14:paraId="5257E371" w14:textId="493D2074">
      <w:pPr>
        <w:pStyle w:val="ListParagraph"/>
        <w:numPr>
          <w:ilvl w:val="0"/>
          <w:numId w:val="14"/>
        </w:numPr>
        <w:rPr>
          <w:lang w:val="en-BE"/>
        </w:rPr>
      </w:pPr>
      <w:r w:rsidRPr="00CB61DF">
        <w:rPr>
          <w:b/>
          <w:bCs/>
          <w:lang w:val="en-BE"/>
        </w:rPr>
        <w:t>sd</w:t>
      </w:r>
      <w:r>
        <w:rPr>
          <w:lang w:val="en-BE"/>
        </w:rPr>
        <w:t xml:space="preserve"> &lt;= </w:t>
      </w:r>
      <w:r w:rsidRPr="00CB61DF">
        <w:rPr>
          <w:b/>
          <w:bCs/>
          <w:lang w:val="en-BE"/>
        </w:rPr>
        <w:t>ed</w:t>
      </w:r>
    </w:p>
    <w:p w:rsidRPr="00197AB7" w:rsidR="00197AB7" w:rsidP="00BA3DD3" w:rsidRDefault="00197AB7" w14:paraId="4912EF9C" w14:textId="64894BE8">
      <w:pPr>
        <w:pStyle w:val="ListParagraph"/>
        <w:numPr>
          <w:ilvl w:val="0"/>
          <w:numId w:val="14"/>
        </w:numPr>
      </w:pPr>
      <w:r w:rsidRPr="6E740587">
        <w:rPr>
          <w:b/>
          <w:lang w:val="en-US"/>
        </w:rPr>
        <w:t xml:space="preserve">sd </w:t>
      </w:r>
      <w:r w:rsidRPr="6E740587">
        <w:rPr>
          <w:lang w:val="en-US"/>
        </w:rPr>
        <w:t>&lt;=</w:t>
      </w:r>
      <w:r w:rsidRPr="6E740587">
        <w:rPr>
          <w:b/>
          <w:lang w:val="en-US"/>
        </w:rPr>
        <w:t xml:space="preserve"> di</w:t>
      </w:r>
    </w:p>
    <w:p w:rsidR="00197AB7" w:rsidP="00BA3DD3" w:rsidRDefault="00197AB7" w14:paraId="40A01022" w14:textId="30A7AB81">
      <w:pPr>
        <w:pStyle w:val="ListParagraph"/>
        <w:numPr>
          <w:ilvl w:val="0"/>
          <w:numId w:val="14"/>
        </w:numPr>
        <w:rPr>
          <w:lang w:val="en-BE"/>
        </w:rPr>
      </w:pPr>
      <w:r>
        <w:rPr>
          <w:b/>
          <w:bCs/>
          <w:lang w:val="en-BE"/>
        </w:rPr>
        <w:t xml:space="preserve">di </w:t>
      </w:r>
      <w:r w:rsidRPr="00197AB7">
        <w:rPr>
          <w:lang w:val="en-BE"/>
        </w:rPr>
        <w:t>&lt;=</w:t>
      </w:r>
      <w:r>
        <w:rPr>
          <w:b/>
          <w:bCs/>
          <w:lang w:val="en-BE"/>
        </w:rPr>
        <w:t xml:space="preserve"> ed</w:t>
      </w:r>
    </w:p>
    <w:p w:rsidRPr="00CB61DF" w:rsidR="00E1725E" w:rsidP="00BA3DD3" w:rsidRDefault="00E1725E" w14:paraId="14F75A4F" w14:textId="64449A67">
      <w:pPr>
        <w:pStyle w:val="ListParagraph"/>
        <w:numPr>
          <w:ilvl w:val="0"/>
          <w:numId w:val="14"/>
        </w:numPr>
        <w:rPr>
          <w:lang w:val="en-BE"/>
        </w:rPr>
      </w:pPr>
      <w:r w:rsidRPr="56363C0E">
        <w:rPr>
          <w:lang w:val="en-US"/>
        </w:rPr>
        <w:t xml:space="preserve">If present, then </w:t>
      </w:r>
      <w:r w:rsidRPr="56363C0E">
        <w:rPr>
          <w:b/>
          <w:lang w:val="en-US"/>
        </w:rPr>
        <w:t>xd</w:t>
      </w:r>
      <w:r w:rsidRPr="56363C0E">
        <w:rPr>
          <w:lang w:val="en-US"/>
        </w:rPr>
        <w:t xml:space="preserve"> &gt;= </w:t>
      </w:r>
      <w:r w:rsidRPr="56363C0E">
        <w:rPr>
          <w:b/>
          <w:lang w:val="en-US"/>
        </w:rPr>
        <w:t>ed</w:t>
      </w:r>
    </w:p>
    <w:p w:rsidR="4A41A342" w:rsidP="56363C0E" w:rsidRDefault="4A41A342" w14:paraId="3B7D0616" w14:textId="00728E43">
      <w:pPr>
        <w:rPr>
          <w:lang w:val="en-US"/>
        </w:rPr>
      </w:pPr>
      <w:r w:rsidRPr="3CE95451">
        <w:rPr>
          <w:lang w:val="en-US"/>
        </w:rPr>
        <w:t>The following business rules should be held up by the issuer</w:t>
      </w:r>
      <w:r w:rsidRPr="3CE95451" w:rsidR="1A08A629">
        <w:rPr>
          <w:lang w:val="en-US"/>
        </w:rPr>
        <w:t>, but are not verified by the verifier:</w:t>
      </w:r>
    </w:p>
    <w:p w:rsidR="1A08A629" w:rsidP="000161D5" w:rsidRDefault="1A08A629" w14:paraId="68D3510E" w14:textId="15DD949D">
      <w:pPr>
        <w:pStyle w:val="ListParagraph"/>
        <w:numPr>
          <w:ilvl w:val="0"/>
          <w:numId w:val="21"/>
        </w:numPr>
        <w:rPr>
          <w:lang w:val="en-US"/>
        </w:rPr>
      </w:pPr>
      <w:r w:rsidRPr="56363C0E">
        <w:rPr>
          <w:lang w:val="en-US"/>
        </w:rPr>
        <w:t>confirm length payload/prc/ii + payload/prc/in = max 25</w:t>
      </w:r>
    </w:p>
    <w:p w:rsidR="1A08A629" w:rsidP="000161D5" w:rsidRDefault="1A08A629" w14:paraId="1A858586" w14:textId="1C6965B1">
      <w:pPr>
        <w:pStyle w:val="ListParagraph"/>
        <w:numPr>
          <w:ilvl w:val="0"/>
          <w:numId w:val="21"/>
        </w:numPr>
        <w:spacing w:after="0" w:line="240" w:lineRule="auto"/>
        <w:jc w:val="left"/>
        <w:rPr>
          <w:lang w:val="en-US"/>
        </w:rPr>
      </w:pPr>
      <w:r w:rsidRPr="56363C0E">
        <w:rPr>
          <w:lang w:val="en-US"/>
        </w:rPr>
        <w:t>confirm payload/prc/ci contains only digits</w:t>
      </w:r>
    </w:p>
    <w:p w:rsidRPr="000161D5" w:rsidR="1A08A629" w:rsidP="000161D5" w:rsidRDefault="1A08A629" w14:paraId="2860720C" w14:textId="3D5E0391">
      <w:pPr>
        <w:pStyle w:val="ListParagraph"/>
        <w:numPr>
          <w:ilvl w:val="0"/>
          <w:numId w:val="21"/>
        </w:numPr>
        <w:spacing w:after="0" w:line="240" w:lineRule="auto"/>
        <w:jc w:val="left"/>
        <w:rPr>
          <w:lang w:val="en-US"/>
        </w:rPr>
      </w:pPr>
      <w:r w:rsidRPr="56363C0E">
        <w:rPr>
          <w:lang w:val="en-US"/>
        </w:rPr>
        <w:t>confirm payload/prc/ii contains only digits</w:t>
      </w:r>
    </w:p>
    <w:p w:rsidR="00314DA9" w:rsidP="00314DA9" w:rsidRDefault="00314DA9" w14:paraId="6068AA56" w14:textId="7F3ABC60">
      <w:pPr>
        <w:pStyle w:val="Heading2"/>
        <w:rPr>
          <w:lang w:val="en-BE"/>
        </w:rPr>
      </w:pPr>
      <w:bookmarkStart w:name="_Toc209094905" w:id="53"/>
      <w:r>
        <w:rPr>
          <w:lang w:val="en-BE"/>
        </w:rPr>
        <w:t>Signature</w:t>
      </w:r>
      <w:bookmarkEnd w:id="53"/>
    </w:p>
    <w:p w:rsidR="00314DA9" w:rsidP="00314DA9" w:rsidRDefault="00314DA9" w14:paraId="0474B3CF" w14:textId="36B87E4C">
      <w:pPr>
        <w:rPr>
          <w:lang w:val="en-BE"/>
        </w:rPr>
      </w:pPr>
      <w:r>
        <w:rPr>
          <w:lang w:val="en-BE"/>
        </w:rPr>
        <w:t>The signature should be done with the certificate known in the EESSI repository for the authentic source of the</w:t>
      </w:r>
      <w:r w:rsidR="00CB61DF">
        <w:rPr>
          <w:lang w:val="en-BE"/>
        </w:rPr>
        <w:t xml:space="preserve"> entitlement (PRC) </w:t>
      </w:r>
      <w:r w:rsidR="00D11D8E">
        <w:rPr>
          <w:lang w:val="en-BE"/>
        </w:rPr>
        <w:t>present in the</w:t>
      </w:r>
      <w:r>
        <w:rPr>
          <w:lang w:val="en-BE"/>
        </w:rPr>
        <w:t xml:space="preserve"> </w:t>
      </w:r>
      <w:r w:rsidR="00197AB7">
        <w:rPr>
          <w:lang w:val="en-BE"/>
        </w:rPr>
        <w:t>JWT</w:t>
      </w:r>
      <w:r>
        <w:rPr>
          <w:lang w:val="en-BE"/>
        </w:rPr>
        <w:t>.</w:t>
      </w:r>
    </w:p>
    <w:p w:rsidR="00314DA9" w:rsidP="75F6149C" w:rsidRDefault="00314DA9" w14:paraId="2A592369" w14:textId="22578D59">
      <w:r w:rsidRPr="75F6149C">
        <w:t>The authentic source of the entitlement is defined by concatenation of the elements</w:t>
      </w:r>
      <w:del w:author="Fabien Petitcolas" w:date="2025-09-18T14:09:00Z" w:id="54">
        <w:r w:rsidRPr="75F6149C">
          <w:delText xml:space="preserve"> </w:delText>
        </w:r>
      </w:del>
      <w:r w:rsidRPr="75F6149C">
        <w:t xml:space="preserve">: </w:t>
      </w:r>
      <w:commentRangeStart w:id="55"/>
      <w:commentRangeStart w:id="56"/>
      <w:commentRangeStart w:id="57"/>
      <w:commentRangeStart w:id="58"/>
      <w:r w:rsidRPr="75F6149C">
        <w:t>‘</w:t>
      </w:r>
      <w:r w:rsidRPr="56363C0E" w:rsidR="255E9F96">
        <w:rPr>
          <w:b/>
          <w:bCs/>
        </w:rPr>
        <w:t>i</w:t>
      </w:r>
      <w:r w:rsidRPr="56363C0E" w:rsidR="2CD45DCF">
        <w:rPr>
          <w:b/>
          <w:bCs/>
        </w:rPr>
        <w:t>c</w:t>
      </w:r>
      <w:r w:rsidR="255E9F96">
        <w:t>’</w:t>
      </w:r>
      <w:r w:rsidRPr="75F6149C">
        <w:t>, ‘</w:t>
      </w:r>
      <w:r w:rsidRPr="75F6149C">
        <w:rPr>
          <w:b/>
          <w:bCs/>
        </w:rPr>
        <w:t>:</w:t>
      </w:r>
      <w:r w:rsidRPr="75F6149C">
        <w:t>’ and ‘</w:t>
      </w:r>
      <w:r w:rsidRPr="75F6149C">
        <w:rPr>
          <w:b/>
          <w:bCs/>
        </w:rPr>
        <w:t>ii</w:t>
      </w:r>
      <w:r w:rsidRPr="75F6149C">
        <w:t>’</w:t>
      </w:r>
      <w:commentRangeEnd w:id="55"/>
      <w:r>
        <w:rPr>
          <w:rStyle w:val="CommentReference"/>
        </w:rPr>
        <w:commentReference w:id="55"/>
      </w:r>
      <w:commentRangeEnd w:id="56"/>
      <w:r>
        <w:rPr>
          <w:rStyle w:val="CommentReference"/>
        </w:rPr>
        <w:commentReference w:id="56"/>
      </w:r>
      <w:commentRangeEnd w:id="57"/>
      <w:r>
        <w:rPr>
          <w:rStyle w:val="CommentReference"/>
        </w:rPr>
        <w:commentReference w:id="57"/>
      </w:r>
      <w:commentRangeEnd w:id="58"/>
      <w:r w:rsidR="005F6BCE">
        <w:rPr>
          <w:rStyle w:val="CommentReference"/>
        </w:rPr>
        <w:commentReference w:id="58"/>
      </w:r>
      <w:r w:rsidRPr="75F6149C">
        <w:t xml:space="preserve">. This combination, will constitute the OfficialID of the institution accredited to issue EHIC as known in EESSI. </w:t>
      </w:r>
    </w:p>
    <w:p w:rsidR="00D11D8E" w:rsidP="00CB61DF" w:rsidRDefault="00CB61DF" w14:paraId="2CC4886C" w14:textId="4AA199AD">
      <w:r w:rsidRPr="6E740587">
        <w:rPr>
          <w:lang w:val="en-US"/>
        </w:rPr>
        <w:t xml:space="preserve">Notice that </w:t>
      </w:r>
      <w:r w:rsidRPr="6E740587" w:rsidR="00D11D8E">
        <w:rPr>
          <w:lang w:val="en-US"/>
        </w:rPr>
        <w:t xml:space="preserve">as such </w:t>
      </w:r>
      <w:r w:rsidRPr="6E740587">
        <w:rPr>
          <w:lang w:val="en-US"/>
        </w:rPr>
        <w:t xml:space="preserve">the </w:t>
      </w:r>
      <w:r w:rsidRPr="6E740587" w:rsidR="00197AB7">
        <w:rPr>
          <w:lang w:val="en-US"/>
        </w:rPr>
        <w:t>JWT</w:t>
      </w:r>
      <w:r w:rsidRPr="6E740587">
        <w:rPr>
          <w:lang w:val="en-US"/>
        </w:rPr>
        <w:t xml:space="preserve"> does not include a separate field to indicate the issuer</w:t>
      </w:r>
      <w:r w:rsidRPr="6E740587" w:rsidR="00D11D8E">
        <w:rPr>
          <w:lang w:val="en-US"/>
        </w:rPr>
        <w:t xml:space="preserve"> (the holder of the private key of the certificate)</w:t>
      </w:r>
      <w:r w:rsidRPr="6E740587">
        <w:rPr>
          <w:lang w:val="en-US"/>
        </w:rPr>
        <w:t xml:space="preserve"> of the </w:t>
      </w:r>
      <w:r w:rsidRPr="6E740587" w:rsidR="00197AB7">
        <w:rPr>
          <w:lang w:val="en-US"/>
        </w:rPr>
        <w:t>JWT</w:t>
      </w:r>
      <w:r w:rsidRPr="6E740587">
        <w:rPr>
          <w:lang w:val="en-US"/>
        </w:rPr>
        <w:t xml:space="preserve">, </w:t>
      </w:r>
      <w:r w:rsidRPr="6E740587" w:rsidR="00D11D8E">
        <w:rPr>
          <w:lang w:val="en-US"/>
        </w:rPr>
        <w:t>being possibly different from the authentic source of the entitlement</w:t>
      </w:r>
      <w:r w:rsidRPr="6E740587">
        <w:rPr>
          <w:lang w:val="en-US"/>
        </w:rPr>
        <w:t xml:space="preserve">. Based on the authentic source present in the payload, and the key identifier </w:t>
      </w:r>
      <w:r w:rsidRPr="6E740587">
        <w:rPr>
          <w:lang w:val="en-US"/>
        </w:rPr>
        <w:t>in the header</w:t>
      </w:r>
      <w:r w:rsidRPr="6E740587" w:rsidR="00A37C96">
        <w:rPr>
          <w:lang w:val="en-US"/>
        </w:rPr>
        <w:t xml:space="preserve"> (</w:t>
      </w:r>
      <w:r w:rsidRPr="6E740587" w:rsidR="00A37C96">
        <w:rPr>
          <w:b/>
          <w:lang w:val="en-US"/>
        </w:rPr>
        <w:t>kid</w:t>
      </w:r>
      <w:r w:rsidRPr="6E740587" w:rsidR="00A37C96">
        <w:rPr>
          <w:lang w:val="en-US"/>
        </w:rPr>
        <w:t>)</w:t>
      </w:r>
      <w:r w:rsidRPr="6E740587">
        <w:rPr>
          <w:lang w:val="en-US"/>
        </w:rPr>
        <w:t xml:space="preserve">, the verifier will resolve the public key used for signing entitlements from that authentic source at the time of issuing. </w:t>
      </w:r>
      <w:r w:rsidRPr="6E740587" w:rsidR="00D11D8E">
        <w:rPr>
          <w:lang w:val="en-US"/>
        </w:rPr>
        <w:t xml:space="preserve">The </w:t>
      </w:r>
      <w:r w:rsidRPr="6E740587" w:rsidR="00A37C96">
        <w:rPr>
          <w:lang w:val="en-US"/>
        </w:rPr>
        <w:t>R</w:t>
      </w:r>
      <w:r w:rsidRPr="6E740587" w:rsidR="00D11D8E">
        <w:rPr>
          <w:lang w:val="en-US"/>
        </w:rPr>
        <w:t xml:space="preserve">esolver API (see section </w:t>
      </w:r>
      <w:r w:rsidRPr="6E740587" w:rsidR="00D11D8E">
        <w:rPr>
          <w:lang w:val="en-US"/>
        </w:rPr>
        <w:fldChar w:fldCharType="begin"/>
      </w:r>
      <w:r w:rsidRPr="6E740587" w:rsidR="00D11D8E">
        <w:rPr>
          <w:lang w:val="en-US"/>
        </w:rPr>
        <w:instrText xml:space="preserve"> REF _Ref209016518 \r \h </w:instrText>
      </w:r>
      <w:r w:rsidRPr="6E740587" w:rsidR="00D11D8E">
        <w:rPr>
          <w:lang w:val="en-US"/>
        </w:rPr>
      </w:r>
      <w:r w:rsidRPr="6E740587" w:rsidR="00D11D8E">
        <w:rPr>
          <w:lang w:val="en-US"/>
        </w:rPr>
        <w:fldChar w:fldCharType="separate"/>
      </w:r>
      <w:r w:rsidRPr="6E740587" w:rsidR="00D11D8E">
        <w:rPr>
          <w:lang w:val="en-US"/>
        </w:rPr>
        <w:t>6</w:t>
      </w:r>
      <w:r w:rsidRPr="6E740587" w:rsidR="00D11D8E">
        <w:rPr>
          <w:lang w:val="en-US"/>
        </w:rPr>
        <w:fldChar w:fldCharType="end"/>
      </w:r>
      <w:r w:rsidRPr="6E740587" w:rsidR="00D11D8E">
        <w:rPr>
          <w:lang w:val="en-US"/>
        </w:rPr>
        <w:t>) will be responsible to correctly identify that the given key-thumbprint is linked to the given authentic source, with or without another intermediary institution acting as issuer on</w:t>
      </w:r>
      <w:ins w:author="Wouter Deroey" w:date="2025-09-23T07:57:00Z" w:id="59">
        <w:r w:rsidRPr="6E740587" w:rsidR="00D11D8E">
          <w:rPr>
            <w:lang w:val="en-US"/>
          </w:rPr>
          <w:t xml:space="preserve"> </w:t>
        </w:r>
        <w:r w:rsidRPr="6E740587" w:rsidR="7D52198E">
          <w:rPr>
            <w:lang w:val="en-US"/>
          </w:rPr>
          <w:t>their</w:t>
        </w:r>
      </w:ins>
      <w:r w:rsidRPr="6E740587" w:rsidR="35FE2836">
        <w:rPr>
          <w:lang w:val="en-US"/>
        </w:rPr>
        <w:t xml:space="preserve"> </w:t>
      </w:r>
      <w:r w:rsidRPr="6E740587" w:rsidR="00D11D8E">
        <w:rPr>
          <w:lang w:val="en-US"/>
        </w:rPr>
        <w:t>behalf.</w:t>
      </w:r>
    </w:p>
    <w:p w:rsidR="00314DA9" w:rsidP="00BA7EB4" w:rsidRDefault="00314DA9" w14:paraId="71686746" w14:textId="306E629A">
      <w:pPr>
        <w:ind w:firstLine="720"/>
      </w:pPr>
      <w:r w:rsidRPr="6E740587">
        <w:rPr>
          <w:highlight w:val="cyan"/>
          <w:lang w:val="en-US"/>
        </w:rPr>
        <w:t>example</w:t>
      </w:r>
      <w:r w:rsidRPr="6E740587" w:rsidR="00BA7EB4">
        <w:rPr>
          <w:highlight w:val="cyan"/>
          <w:lang w:val="en-US"/>
        </w:rPr>
        <w:t xml:space="preserve"> John</w:t>
      </w:r>
      <w:ins w:author="Wouter Deroey" w:date="2025-09-22T14:23:00Z" w:id="60">
        <w:r w:rsidR="00127116">
          <w:rPr>
            <w:highlight w:val="cyan"/>
            <w:lang w:val="en-BE"/>
          </w:rPr>
          <w:t xml:space="preserve"> </w:t>
        </w:r>
      </w:ins>
      <w:r w:rsidRPr="6E740587" w:rsidR="00BA7EB4">
        <w:rPr>
          <w:highlight w:val="cyan"/>
          <w:lang w:val="en-US"/>
        </w:rPr>
        <w:t>Doe</w:t>
      </w:r>
      <w:r w:rsidRPr="6E740587">
        <w:rPr>
          <w:highlight w:val="cyan"/>
          <w:lang w:val="en-US"/>
        </w:rPr>
        <w:t xml:space="preserve"> :</w:t>
      </w:r>
      <w:r w:rsidRPr="6E740587">
        <w:rPr>
          <w:lang w:val="en-US"/>
        </w:rPr>
        <w:t xml:space="preserve"> </w:t>
      </w:r>
    </w:p>
    <w:p w:rsidR="00314DA9" w:rsidP="000C5D9A" w:rsidRDefault="00314DA9" w14:paraId="7E3E303D" w14:textId="24D32420">
      <w:pPr>
        <w:ind w:firstLine="720"/>
        <w:rPr>
          <w:lang w:val="en-BE"/>
        </w:rPr>
      </w:pPr>
      <w:r>
        <w:rPr>
          <w:lang w:val="en-BE"/>
        </w:rPr>
        <w:t xml:space="preserve">Given the following </w:t>
      </w:r>
      <w:r w:rsidR="00A37C96">
        <w:rPr>
          <w:lang w:val="en-BE"/>
        </w:rPr>
        <w:t>PRC</w:t>
      </w:r>
      <w:r>
        <w:rPr>
          <w:lang w:val="en-BE"/>
        </w:rPr>
        <w:t xml:space="preserve"> </w:t>
      </w:r>
      <w:r w:rsidR="00633440">
        <w:rPr>
          <w:lang w:val="en-BE"/>
        </w:rPr>
        <w:t xml:space="preserve">header and </w:t>
      </w:r>
      <w:r>
        <w:rPr>
          <w:lang w:val="en-BE"/>
        </w:rPr>
        <w:t xml:space="preserve">payload : </w:t>
      </w:r>
    </w:p>
    <w:p w:rsidRPr="000C5D9A" w:rsidR="00633440" w:rsidP="000C5D9A" w:rsidRDefault="00633440" w14:paraId="78BEB2A5" w14:textId="766432BD">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w:t>
      </w:r>
    </w:p>
    <w:p w:rsidRPr="000C5D9A" w:rsidR="00633440" w:rsidP="000C5D9A" w:rsidRDefault="00633440" w14:paraId="6E58C8BB" w14:textId="6AA5ECAF">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"typ": "JWT",</w:t>
      </w:r>
    </w:p>
    <w:p w:rsidRPr="000C5D9A" w:rsidR="00633440" w:rsidP="000C5D9A" w:rsidRDefault="00633440" w14:paraId="5F198F44" w14:textId="468DE0B5">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"alg": "RS256",</w:t>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p>
    <w:p w:rsidRPr="000C5D9A" w:rsidR="00633440" w:rsidP="000C5D9A" w:rsidRDefault="000C5D9A" w14:paraId="76FE7375" w14:textId="636444C2">
      <w:pPr>
        <w:spacing w:after="0"/>
        <w:ind w:left="720"/>
        <w:rPr>
          <w:rFonts w:ascii="Courier New" w:hAnsi="Courier New" w:cs="Courier New"/>
          <w:b/>
          <w:sz w:val="14"/>
          <w:szCs w:val="14"/>
          <w:lang w:val="pt-PT"/>
        </w:rPr>
      </w:pPr>
      <w:r w:rsidRPr="50905372">
        <w:rPr>
          <w:rFonts w:ascii="Courier New" w:hAnsi="Courier New" w:cs="Courier New"/>
          <w:b/>
          <w:sz w:val="14"/>
          <w:szCs w:val="14"/>
          <w:highlight w:val="yellow"/>
          <w:lang w:val="pt-PT"/>
        </w:rPr>
        <w:t xml:space="preserve">  </w:t>
      </w:r>
      <w:r w:rsidRPr="50905372" w:rsidR="00633440">
        <w:rPr>
          <w:rFonts w:ascii="Courier New" w:hAnsi="Courier New" w:cs="Courier New"/>
          <w:b/>
          <w:sz w:val="14"/>
          <w:szCs w:val="14"/>
          <w:highlight w:val="yellow"/>
          <w:lang w:val="pt-PT"/>
        </w:rPr>
        <w:t xml:space="preserve">"kid": </w:t>
      </w:r>
      <w:r w:rsidRPr="50905372">
        <w:rPr>
          <w:rFonts w:ascii="Courier New" w:hAnsi="Courier New" w:cs="Courier New"/>
          <w:b/>
          <w:sz w:val="14"/>
          <w:szCs w:val="14"/>
          <w:highlight w:val="yellow"/>
          <w:lang w:val="pt-PT"/>
        </w:rPr>
        <w:t>"</w:t>
      </w:r>
      <w:r w:rsidRPr="50905372" w:rsidR="00BA7EB4">
        <w:rPr>
          <w:rFonts w:ascii="Courier New" w:hAnsi="Courier New" w:cs="Courier New"/>
          <w:b/>
          <w:sz w:val="14"/>
          <w:szCs w:val="14"/>
          <w:highlight w:val="yellow"/>
          <w:lang w:val="pt-PT"/>
        </w:rPr>
        <w:t>EESSI:x5t#</w:t>
      </w:r>
      <w:r w:rsidRPr="000161D5" w:rsidR="00BA7EB4">
        <w:rPr>
          <w:rFonts w:ascii="Courier New" w:hAnsi="Courier New" w:cs="Courier New"/>
          <w:b/>
          <w:sz w:val="14"/>
          <w:szCs w:val="14"/>
          <w:highlight w:val="yellow"/>
          <w:lang w:val="pt-PT"/>
        </w:rPr>
        <w:t>S256:</w:t>
      </w:r>
      <w:ins w:author="Wouter Deroey" w:date="2025-09-22T13:32:00Z" w:id="61">
        <w:r w:rsidRPr="000161D5" w:rsidR="00AB1390">
          <w:rPr>
            <w:rFonts w:ascii="Courier New" w:hAnsi="Courier New" w:cs="Courier New"/>
            <w:b/>
            <w:sz w:val="14"/>
            <w:szCs w:val="14"/>
            <w:highlight w:val="yellow"/>
            <w:lang w:val="pt-PT"/>
          </w:rPr>
          <w:t>bX5DsQFQ6zHa2om0QFs5nD0AEpesqoSZZb3TzqqSKuw</w:t>
        </w:r>
      </w:ins>
      <w:r w:rsidRPr="50905372" w:rsidR="00633440">
        <w:rPr>
          <w:rFonts w:ascii="Courier New" w:hAnsi="Courier New" w:cs="Courier New"/>
          <w:b/>
          <w:sz w:val="14"/>
          <w:szCs w:val="14"/>
          <w:highlight w:val="yellow"/>
          <w:lang w:val="pt-PT"/>
        </w:rPr>
        <w:t>"</w:t>
      </w:r>
    </w:p>
    <w:p w:rsidRPr="000C5D9A" w:rsidR="00633440" w:rsidP="000C5D9A" w:rsidRDefault="00633440" w14:paraId="7CFB681B" w14:textId="63D82B35">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w:t>
      </w:r>
    </w:p>
    <w:p w:rsidRPr="000C5D9A" w:rsidR="00314DA9" w:rsidP="000C5D9A" w:rsidRDefault="00314DA9" w14:paraId="7A9789BE" w14:textId="31327BA8">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w:t>
      </w:r>
    </w:p>
    <w:p w:rsidRPr="000C5D9A" w:rsidR="00314DA9" w:rsidP="000C5D9A" w:rsidRDefault="00314DA9" w14:paraId="228C2EB8" w14:textId="4C50C330">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"sid": "eessi:prc:1.0",</w:t>
      </w:r>
    </w:p>
    <w:p w:rsidRPr="000C5D9A" w:rsidR="00314DA9" w:rsidP="000C5D9A" w:rsidRDefault="00314DA9" w14:paraId="76E90382" w14:textId="705E4720">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"jti": "49f095e2-2dbf-4525-99b9-3c8956083e97",</w:t>
      </w:r>
    </w:p>
    <w:p w:rsidRPr="000C5D9A" w:rsidR="00314DA9" w:rsidP="000C5D9A" w:rsidRDefault="00314DA9" w14:paraId="64389B0B"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"rid": "https://example.org/revocation/list",</w:t>
      </w:r>
    </w:p>
    <w:p w:rsidRPr="000C5D9A" w:rsidR="00314DA9" w:rsidP="000C5D9A" w:rsidRDefault="00314DA9" w14:paraId="6AA0E8E8" w14:textId="691566C9">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"prc": {</w:t>
      </w:r>
    </w:p>
    <w:p w:rsidRPr="000C5D9A" w:rsidR="00314DA9" w:rsidP="000C5D9A" w:rsidRDefault="00314DA9" w14:paraId="3A140C69" w14:textId="76DF4406">
      <w:pPr>
        <w:spacing w:after="0"/>
        <w:ind w:left="720"/>
        <w:rPr>
          <w:rFonts w:ascii="Courier New" w:hAnsi="Courier New" w:cs="Courier New"/>
          <w:b/>
          <w:sz w:val="14"/>
          <w:szCs w:val="14"/>
        </w:rPr>
      </w:pPr>
      <w:r w:rsidRPr="6E740587">
        <w:rPr>
          <w:rFonts w:ascii="Courier New" w:hAnsi="Courier New" w:cs="Courier New"/>
          <w:sz w:val="14"/>
          <w:szCs w:val="14"/>
          <w:lang w:val="en-US"/>
        </w:rPr>
        <w:t xml:space="preserve">    </w:t>
      </w:r>
      <w:r w:rsidRPr="6E740587">
        <w:rPr>
          <w:rFonts w:ascii="Courier New" w:hAnsi="Courier New" w:cs="Courier New"/>
          <w:b/>
          <w:sz w:val="14"/>
          <w:szCs w:val="14"/>
          <w:highlight w:val="yellow"/>
          <w:lang w:val="en-US"/>
        </w:rPr>
        <w:t>"ic": "BE",</w:t>
      </w:r>
    </w:p>
    <w:p w:rsidRPr="000C5D9A" w:rsidR="00314DA9" w:rsidP="000C5D9A" w:rsidRDefault="00314DA9" w14:paraId="2E2CE2D9" w14:textId="5C46F9EB">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"fn": "Doe",</w:t>
      </w:r>
    </w:p>
    <w:p w:rsidRPr="000C5D9A" w:rsidR="00314DA9" w:rsidP="000C5D9A" w:rsidRDefault="00314DA9" w14:paraId="0B077C59" w14:textId="54A8671F">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"gn": "John",</w:t>
      </w:r>
    </w:p>
    <w:p w:rsidRPr="000C5D9A" w:rsidR="00314DA9" w:rsidP="000C5D9A" w:rsidRDefault="00314DA9" w14:paraId="393A09D2"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"dob": "2011-11-11",</w:t>
      </w:r>
    </w:p>
    <w:p w:rsidRPr="000C5D9A" w:rsidR="00314DA9" w:rsidP="000C5D9A" w:rsidRDefault="00314DA9" w14:paraId="02978C91"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"hi": "11111111111",</w:t>
      </w:r>
    </w:p>
    <w:p w:rsidRPr="000C5D9A" w:rsidR="00314DA9" w:rsidP="000C5D9A" w:rsidRDefault="00314DA9" w14:paraId="0AF850E6"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"in": "CM",</w:t>
      </w:r>
    </w:p>
    <w:p w:rsidRPr="000C5D9A" w:rsidR="00314DA9" w:rsidP="000C5D9A" w:rsidRDefault="00314DA9" w14:paraId="73444033" w14:textId="77777777">
      <w:pPr>
        <w:spacing w:after="0"/>
        <w:ind w:left="720"/>
        <w:rPr>
          <w:rFonts w:ascii="Courier New" w:hAnsi="Courier New" w:cs="Courier New"/>
          <w:b/>
          <w:bCs/>
          <w:sz w:val="14"/>
          <w:szCs w:val="14"/>
          <w:lang w:val="en-BE"/>
        </w:rPr>
      </w:pPr>
      <w:r w:rsidRPr="000C5D9A">
        <w:rPr>
          <w:rFonts w:ascii="Courier New" w:hAnsi="Courier New" w:cs="Courier New"/>
          <w:sz w:val="14"/>
          <w:szCs w:val="14"/>
          <w:lang w:val="en-BE"/>
        </w:rPr>
        <w:t xml:space="preserve">    </w:t>
      </w:r>
      <w:r w:rsidRPr="000C5D9A">
        <w:rPr>
          <w:rFonts w:ascii="Courier New" w:hAnsi="Courier New" w:cs="Courier New"/>
          <w:b/>
          <w:bCs/>
          <w:sz w:val="14"/>
          <w:szCs w:val="14"/>
          <w:highlight w:val="yellow"/>
          <w:lang w:val="en-BE"/>
        </w:rPr>
        <w:t>"ii": "0120",</w:t>
      </w:r>
    </w:p>
    <w:p w:rsidRPr="000C5D9A" w:rsidR="00314DA9" w:rsidP="000C5D9A" w:rsidRDefault="00314DA9" w14:paraId="1C5FE1A7" w14:textId="3373FFA8">
      <w:pPr>
        <w:spacing w:after="0"/>
        <w:ind w:left="720"/>
        <w:rPr>
          <w:rFonts w:ascii="Courier New" w:hAnsi="Courier New" w:cs="Courier New"/>
          <w:sz w:val="14"/>
          <w:szCs w:val="14"/>
          <w:lang w:val="en-US"/>
        </w:rPr>
      </w:pPr>
      <w:r w:rsidRPr="56363C0E">
        <w:rPr>
          <w:rFonts w:ascii="Courier New" w:hAnsi="Courier New" w:cs="Courier New"/>
          <w:sz w:val="14"/>
          <w:szCs w:val="14"/>
          <w:lang w:val="en-US"/>
        </w:rPr>
        <w:t xml:space="preserve">   </w:t>
      </w:r>
      <w:commentRangeStart w:id="62"/>
      <w:commentRangeStart w:id="63"/>
      <w:r w:rsidRPr="56363C0E">
        <w:rPr>
          <w:rFonts w:ascii="Courier New" w:hAnsi="Courier New" w:cs="Courier New"/>
          <w:sz w:val="14"/>
          <w:szCs w:val="14"/>
          <w:lang w:val="en-US"/>
        </w:rPr>
        <w:t xml:space="preserve"> "ci": "12345678910111213141",</w:t>
      </w:r>
      <w:commentRangeEnd w:id="62"/>
      <w:r>
        <w:rPr>
          <w:rStyle w:val="CommentReference"/>
        </w:rPr>
        <w:commentReference w:id="62"/>
      </w:r>
      <w:commentRangeEnd w:id="63"/>
      <w:r>
        <w:rPr>
          <w:rStyle w:val="CommentReference"/>
        </w:rPr>
        <w:commentReference w:id="63"/>
      </w:r>
    </w:p>
    <w:p w:rsidRPr="000C5D9A" w:rsidR="00314DA9" w:rsidP="000C5D9A" w:rsidRDefault="00314DA9" w14:paraId="2560750C" w14:textId="130AEAE7">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"sd": "2025-0</w:t>
      </w:r>
      <w:ins w:author="Wouter Deroey" w:date="2025-09-22T13:31:00Z" w:id="64">
        <w:r w:rsidR="00321D0F">
          <w:rPr>
            <w:rFonts w:ascii="Courier New" w:hAnsi="Courier New" w:cs="Courier New"/>
            <w:sz w:val="14"/>
            <w:szCs w:val="14"/>
            <w:lang w:val="en-BE"/>
          </w:rPr>
          <w:t>9</w:t>
        </w:r>
      </w:ins>
      <w:r w:rsidRPr="6E740587">
        <w:rPr>
          <w:rFonts w:ascii="Courier New" w:hAnsi="Courier New" w:cs="Courier New"/>
          <w:sz w:val="14"/>
          <w:szCs w:val="14"/>
          <w:lang w:val="en-US"/>
        </w:rPr>
        <w:t>-01",</w:t>
      </w:r>
    </w:p>
    <w:p w:rsidRPr="000C5D9A" w:rsidR="00314DA9" w:rsidP="000C5D9A" w:rsidRDefault="00314DA9" w14:paraId="00771BBD" w14:textId="73E42922">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"ed": "2025-</w:t>
      </w:r>
      <w:ins w:author="Wouter Deroey" w:date="2025-09-22T13:31:00Z" w:id="65">
        <w:r w:rsidR="00321D0F">
          <w:rPr>
            <w:rFonts w:ascii="Courier New" w:hAnsi="Courier New" w:cs="Courier New"/>
            <w:sz w:val="14"/>
            <w:szCs w:val="14"/>
            <w:lang w:val="en-BE"/>
          </w:rPr>
          <w:t>12</w:t>
        </w:r>
      </w:ins>
      <w:r w:rsidRPr="000C5D9A">
        <w:rPr>
          <w:rFonts w:ascii="Courier New" w:hAnsi="Courier New" w:cs="Courier New"/>
          <w:sz w:val="14"/>
          <w:szCs w:val="14"/>
          <w:lang w:val="en-BE"/>
        </w:rPr>
        <w:t>-</w:t>
      </w:r>
      <w:ins w:author="Wouter Deroey" w:date="2025-09-22T13:31:00Z" w:id="66">
        <w:r w:rsidR="00321D0F">
          <w:rPr>
            <w:rFonts w:ascii="Courier New" w:hAnsi="Courier New" w:cs="Courier New"/>
            <w:sz w:val="14"/>
            <w:szCs w:val="14"/>
            <w:lang w:val="en-BE"/>
          </w:rPr>
          <w:t>0</w:t>
        </w:r>
      </w:ins>
      <w:ins w:author="Wouter Deroey" w:date="2025-09-22T13:32:00Z" w:id="67">
        <w:r w:rsidR="00321D0F">
          <w:rPr>
            <w:rFonts w:ascii="Courier New" w:hAnsi="Courier New" w:cs="Courier New"/>
            <w:sz w:val="14"/>
            <w:szCs w:val="14"/>
            <w:lang w:val="en-BE"/>
          </w:rPr>
          <w:t>1</w:t>
        </w:r>
      </w:ins>
      <w:r w:rsidRPr="000C5D9A">
        <w:rPr>
          <w:rFonts w:ascii="Courier New" w:hAnsi="Courier New" w:cs="Courier New"/>
          <w:sz w:val="14"/>
          <w:szCs w:val="14"/>
          <w:lang w:val="en-BE"/>
        </w:rPr>
        <w:t>",</w:t>
      </w:r>
    </w:p>
    <w:p w:rsidRPr="000C5D9A" w:rsidR="00314DA9" w:rsidP="000C5D9A" w:rsidRDefault="00314DA9" w14:paraId="746FD4FC" w14:textId="5EDF55C1">
      <w:pPr>
        <w:spacing w:after="0"/>
        <w:ind w:left="720"/>
        <w:rPr>
          <w:rFonts w:ascii="Courier New" w:hAnsi="Courier New" w:cs="Courier New"/>
          <w:sz w:val="14"/>
          <w:szCs w:val="14"/>
          <w:lang w:val="pt-PT"/>
        </w:rPr>
      </w:pPr>
      <w:r w:rsidRPr="255698C8">
        <w:rPr>
          <w:rFonts w:ascii="Courier New" w:hAnsi="Courier New" w:cs="Courier New"/>
          <w:sz w:val="14"/>
          <w:szCs w:val="14"/>
          <w:lang w:val="en-US"/>
        </w:rPr>
        <w:t xml:space="preserve">    "xd": "2025-12-31",</w:t>
      </w:r>
    </w:p>
    <w:p w:rsidRPr="000C5D9A" w:rsidR="00314DA9" w:rsidP="000C5D9A" w:rsidRDefault="00314DA9" w14:paraId="014AB1A7" w14:textId="24E250D9">
      <w:pPr>
        <w:spacing w:after="0"/>
        <w:ind w:left="720"/>
        <w:rPr>
          <w:rFonts w:ascii="Courier New" w:hAnsi="Courier New" w:cs="Courier New"/>
          <w:b/>
          <w:sz w:val="14"/>
          <w:szCs w:val="14"/>
          <w:lang w:val="pt-PT"/>
        </w:rPr>
      </w:pPr>
      <w:r w:rsidRPr="12CB9D28">
        <w:rPr>
          <w:rFonts w:ascii="Courier New" w:hAnsi="Courier New" w:cs="Courier New"/>
          <w:sz w:val="14"/>
          <w:szCs w:val="14"/>
          <w:lang w:val="pt-PT"/>
        </w:rPr>
        <w:t xml:space="preserve">    </w:t>
      </w:r>
      <w:r w:rsidRPr="12CB9D28">
        <w:rPr>
          <w:rFonts w:ascii="Courier New" w:hAnsi="Courier New" w:cs="Courier New"/>
          <w:b/>
          <w:sz w:val="14"/>
          <w:szCs w:val="14"/>
          <w:highlight w:val="yellow"/>
          <w:lang w:val="pt-PT"/>
        </w:rPr>
        <w:t>"di": "2025-0</w:t>
      </w:r>
      <w:ins w:author="Wouter Deroey" w:date="2025-09-22T13:32:00Z" w:id="68">
        <w:r w:rsidR="00321D0F">
          <w:rPr>
            <w:rFonts w:ascii="Courier New" w:hAnsi="Courier New" w:cs="Courier New"/>
            <w:b/>
            <w:bCs/>
            <w:sz w:val="14"/>
            <w:szCs w:val="14"/>
            <w:highlight w:val="yellow"/>
            <w:lang w:val="en-BE"/>
          </w:rPr>
          <w:t>9</w:t>
        </w:r>
      </w:ins>
      <w:r w:rsidRPr="12CB9D28">
        <w:rPr>
          <w:rFonts w:ascii="Courier New" w:hAnsi="Courier New" w:cs="Courier New"/>
          <w:b/>
          <w:sz w:val="14"/>
          <w:szCs w:val="14"/>
          <w:highlight w:val="yellow"/>
          <w:lang w:val="pt-PT"/>
        </w:rPr>
        <w:t>-</w:t>
      </w:r>
      <w:ins w:author="Wouter Deroey" w:date="2025-09-22T13:32:00Z" w:id="69">
        <w:r w:rsidR="00321D0F">
          <w:rPr>
            <w:rFonts w:ascii="Courier New" w:hAnsi="Courier New" w:cs="Courier New"/>
            <w:b/>
            <w:bCs/>
            <w:sz w:val="14"/>
            <w:szCs w:val="14"/>
            <w:highlight w:val="yellow"/>
            <w:lang w:val="en-BE"/>
          </w:rPr>
          <w:t>22</w:t>
        </w:r>
      </w:ins>
      <w:r w:rsidRPr="12CB9D28">
        <w:rPr>
          <w:rFonts w:ascii="Courier New" w:hAnsi="Courier New" w:cs="Courier New"/>
          <w:b/>
          <w:sz w:val="14"/>
          <w:szCs w:val="14"/>
          <w:highlight w:val="yellow"/>
          <w:lang w:val="pt-PT"/>
        </w:rPr>
        <w:t>"</w:t>
      </w:r>
    </w:p>
    <w:p w:rsidRPr="000C5D9A" w:rsidR="00314DA9" w:rsidP="000C5D9A" w:rsidRDefault="00314DA9" w14:paraId="298DF41D"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w:t>
      </w:r>
    </w:p>
    <w:p w:rsidRPr="000C5D9A" w:rsidR="00314DA9" w:rsidP="000C5D9A" w:rsidRDefault="00314DA9" w14:paraId="734DB3DF" w14:textId="45DAC8F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w:t>
      </w:r>
    </w:p>
    <w:p w:rsidR="00314DA9" w:rsidP="000C5D9A" w:rsidRDefault="00314DA9" w14:paraId="4CF76807" w14:textId="537481DD">
      <w:pPr>
        <w:rPr>
          <w:lang w:val="en-BE"/>
        </w:rPr>
      </w:pPr>
    </w:p>
    <w:p w:rsidR="00314DA9" w:rsidP="000C5D9A" w:rsidRDefault="00314DA9" w14:paraId="37A6E2D6" w14:textId="4A126329">
      <w:pPr>
        <w:ind w:left="720"/>
      </w:pPr>
      <w:r w:rsidRPr="6E740587">
        <w:rPr>
          <w:lang w:val="en-US"/>
        </w:rPr>
        <w:t xml:space="preserve">The authentic source of this payload is </w:t>
      </w:r>
      <w:r w:rsidRPr="6E740587" w:rsidR="00CB61DF">
        <w:rPr>
          <w:lang w:val="en-US"/>
        </w:rPr>
        <w:t xml:space="preserve">considered to be </w:t>
      </w:r>
      <w:r w:rsidRPr="6E740587">
        <w:rPr>
          <w:lang w:val="en-US"/>
        </w:rPr>
        <w:t xml:space="preserve">the EESSI institution with OfficialID </w:t>
      </w:r>
      <w:r w:rsidRPr="6E740587" w:rsidR="00633440">
        <w:rPr>
          <w:rFonts w:ascii="Courier New" w:hAnsi="Courier New" w:cs="Courier New"/>
          <w:b/>
          <w:sz w:val="14"/>
          <w:szCs w:val="14"/>
          <w:highlight w:val="yellow"/>
          <w:lang w:val="en-US"/>
        </w:rPr>
        <w:t>"</w:t>
      </w:r>
      <w:r w:rsidRPr="6E740587">
        <w:rPr>
          <w:rFonts w:ascii="Courier New" w:hAnsi="Courier New" w:cs="Courier New"/>
          <w:b/>
          <w:sz w:val="14"/>
          <w:szCs w:val="14"/>
          <w:highlight w:val="yellow"/>
          <w:lang w:val="en-US"/>
        </w:rPr>
        <w:t>BE:0120</w:t>
      </w:r>
      <w:r w:rsidRPr="6E740587" w:rsidR="00633440">
        <w:rPr>
          <w:rFonts w:ascii="Courier New" w:hAnsi="Courier New" w:cs="Courier New"/>
          <w:b/>
          <w:sz w:val="14"/>
          <w:szCs w:val="14"/>
          <w:highlight w:val="yellow"/>
          <w:lang w:val="en-US"/>
        </w:rPr>
        <w:t>"</w:t>
      </w:r>
      <w:r w:rsidRPr="6E740587" w:rsidR="00633440">
        <w:rPr>
          <w:rFonts w:ascii="Courier New" w:hAnsi="Courier New" w:cs="Courier New"/>
          <w:b/>
          <w:sz w:val="18"/>
          <w:szCs w:val="18"/>
          <w:lang w:val="en-US"/>
        </w:rPr>
        <w:t>.</w:t>
      </w:r>
    </w:p>
    <w:p w:rsidR="00CB61DF" w:rsidP="000C5D9A" w:rsidRDefault="00CB61DF" w14:paraId="06878C01" w14:textId="026B6CC3">
      <w:pPr>
        <w:ind w:left="720"/>
        <w:rPr>
          <w:lang w:val="en-US"/>
        </w:rPr>
      </w:pPr>
      <w:r w:rsidRPr="50905372">
        <w:rPr>
          <w:lang w:val="en-US"/>
        </w:rPr>
        <w:t xml:space="preserve">The </w:t>
      </w:r>
      <w:r w:rsidRPr="50905372" w:rsidR="00197AB7">
        <w:rPr>
          <w:lang w:val="en-US"/>
        </w:rPr>
        <w:t>JWT</w:t>
      </w:r>
      <w:r w:rsidRPr="50905372">
        <w:rPr>
          <w:lang w:val="en-US"/>
        </w:rPr>
        <w:t xml:space="preserve"> should be signed with the certificate known in EESSI</w:t>
      </w:r>
      <w:r w:rsidRPr="50905372" w:rsidR="00633440">
        <w:rPr>
          <w:lang w:val="en-US"/>
        </w:rPr>
        <w:t xml:space="preserve"> (identified by the </w:t>
      </w:r>
      <w:r w:rsidRPr="50905372" w:rsidR="000C5D9A">
        <w:rPr>
          <w:rFonts w:ascii="Courier New" w:hAnsi="Courier New" w:cs="Courier New"/>
          <w:b/>
          <w:sz w:val="14"/>
          <w:szCs w:val="14"/>
          <w:highlight w:val="yellow"/>
          <w:lang w:val="en-US"/>
        </w:rPr>
        <w:t>"kid":"EESSI:x5t#S256:</w:t>
      </w:r>
      <w:ins w:author="Wouter Deroey" w:date="2025-09-22T13:33:00Z" w:id="70">
        <w:r w:rsidRPr="50905372" w:rsidR="00AB1390">
          <w:rPr>
            <w:rFonts w:ascii="Courier New" w:hAnsi="Courier New" w:cs="Courier New"/>
            <w:b/>
            <w:sz w:val="14"/>
            <w:szCs w:val="14"/>
            <w:highlight w:val="yellow"/>
            <w:lang w:val="en-US"/>
          </w:rPr>
          <w:t>bX5DsQFQ6zHa2om0QFs5nD0AEpesqoSZZb3TzqqSKuw</w:t>
        </w:r>
      </w:ins>
      <w:r w:rsidRPr="50905372" w:rsidR="000C5D9A">
        <w:rPr>
          <w:rFonts w:ascii="Courier New" w:hAnsi="Courier New" w:cs="Courier New"/>
          <w:b/>
          <w:sz w:val="14"/>
          <w:szCs w:val="14"/>
          <w:highlight w:val="yellow"/>
          <w:lang w:val="en-US"/>
        </w:rPr>
        <w:t>"</w:t>
      </w:r>
      <w:r w:rsidRPr="50905372" w:rsidR="00633440">
        <w:rPr>
          <w:lang w:val="en-US"/>
        </w:rPr>
        <w:t>)</w:t>
      </w:r>
      <w:r w:rsidRPr="50905372" w:rsidR="00D11D8E">
        <w:rPr>
          <w:lang w:val="en-US"/>
        </w:rPr>
        <w:t>, allowed to be used</w:t>
      </w:r>
      <w:r w:rsidRPr="50905372">
        <w:rPr>
          <w:lang w:val="en-US"/>
        </w:rPr>
        <w:t xml:space="preserve"> for this institution</w:t>
      </w:r>
      <w:r w:rsidRPr="50905372" w:rsidR="00D11D8E">
        <w:rPr>
          <w:lang w:val="en-US"/>
        </w:rPr>
        <w:t xml:space="preserve"> </w:t>
      </w:r>
      <w:r w:rsidRPr="50905372" w:rsidR="00633440">
        <w:rPr>
          <w:rFonts w:ascii="Courier New" w:hAnsi="Courier New" w:cs="Courier New"/>
          <w:b/>
          <w:sz w:val="14"/>
          <w:szCs w:val="14"/>
          <w:highlight w:val="yellow"/>
          <w:lang w:val="en-US"/>
        </w:rPr>
        <w:t>"BE:0120"</w:t>
      </w:r>
      <w:r w:rsidRPr="50905372" w:rsidR="00633440">
        <w:rPr>
          <w:rFonts w:ascii="Courier New" w:hAnsi="Courier New" w:cs="Courier New"/>
          <w:b/>
          <w:sz w:val="18"/>
          <w:szCs w:val="18"/>
          <w:lang w:val="en-US"/>
        </w:rPr>
        <w:t xml:space="preserve"> </w:t>
      </w:r>
      <w:r w:rsidRPr="50905372" w:rsidR="00D11D8E">
        <w:rPr>
          <w:lang w:val="en-US"/>
        </w:rPr>
        <w:t>and for accrediting EHIC</w:t>
      </w:r>
      <w:r w:rsidRPr="50905372">
        <w:rPr>
          <w:lang w:val="en-US"/>
        </w:rPr>
        <w:t xml:space="preserve"> at the moment of issuing (</w:t>
      </w:r>
      <w:r w:rsidRPr="50905372" w:rsidR="00633440">
        <w:rPr>
          <w:rFonts w:ascii="Courier New" w:hAnsi="Courier New" w:cs="Courier New"/>
          <w:b/>
          <w:sz w:val="14"/>
          <w:szCs w:val="14"/>
          <w:highlight w:val="yellow"/>
          <w:lang w:val="en-US"/>
        </w:rPr>
        <w:t>"di":"2025-0</w:t>
      </w:r>
      <w:ins w:author="Wouter Deroey" w:date="2025-09-22T13:33:00Z" w:id="71">
        <w:r w:rsidR="00AB1390">
          <w:rPr>
            <w:rFonts w:ascii="Courier New" w:hAnsi="Courier New" w:cs="Courier New"/>
            <w:b/>
            <w:bCs/>
            <w:sz w:val="14"/>
            <w:szCs w:val="14"/>
            <w:highlight w:val="yellow"/>
            <w:lang w:val="en-BE"/>
          </w:rPr>
          <w:t>9</w:t>
        </w:r>
      </w:ins>
      <w:r w:rsidRPr="50905372" w:rsidR="00633440">
        <w:rPr>
          <w:rFonts w:ascii="Courier New" w:hAnsi="Courier New" w:cs="Courier New"/>
          <w:b/>
          <w:sz w:val="14"/>
          <w:szCs w:val="14"/>
          <w:highlight w:val="yellow"/>
          <w:lang w:val="en-US"/>
        </w:rPr>
        <w:t>-</w:t>
      </w:r>
      <w:ins w:author="Wouter Deroey" w:date="2025-09-22T13:33:00Z" w:id="72">
        <w:r w:rsidR="00AB1390">
          <w:rPr>
            <w:rFonts w:ascii="Courier New" w:hAnsi="Courier New" w:cs="Courier New"/>
            <w:b/>
            <w:bCs/>
            <w:sz w:val="14"/>
            <w:szCs w:val="14"/>
            <w:highlight w:val="yellow"/>
            <w:lang w:val="en-BE"/>
          </w:rPr>
          <w:t>22</w:t>
        </w:r>
      </w:ins>
      <w:r w:rsidRPr="50905372" w:rsidR="00633440">
        <w:rPr>
          <w:rFonts w:ascii="Courier New" w:hAnsi="Courier New" w:cs="Courier New"/>
          <w:b/>
          <w:sz w:val="14"/>
          <w:szCs w:val="14"/>
          <w:highlight w:val="yellow"/>
          <w:lang w:val="en-US"/>
        </w:rPr>
        <w:t>"</w:t>
      </w:r>
      <w:r w:rsidRPr="50905372">
        <w:rPr>
          <w:lang w:val="en-US"/>
        </w:rPr>
        <w:t>).</w:t>
      </w:r>
    </w:p>
    <w:p w:rsidRPr="00A37C96" w:rsidR="00314DA9" w:rsidP="00BA7EB4" w:rsidRDefault="00D11D8E" w14:paraId="2B2FAFFA" w14:textId="6140144F">
      <w:pPr>
        <w:rPr>
          <w:lang w:val="en-US"/>
        </w:rPr>
      </w:pPr>
      <w:r w:rsidRPr="6E740587">
        <w:rPr>
          <w:lang w:val="en-US"/>
        </w:rPr>
        <w:t>Whether the actual owner of the private key of the certificate (issuer) is equal to the authentic source or not, is not represented in this dataset.</w:t>
      </w:r>
      <w:r w:rsidRPr="6E740587" w:rsidR="00633440">
        <w:rPr>
          <w:rStyle w:val="FootnoteReference"/>
        </w:rPr>
        <w:footnoteReference w:id="5"/>
      </w:r>
      <w:r w:rsidRPr="6E740587" w:rsidR="00633440">
        <w:rPr>
          <w:lang w:val="en-US"/>
        </w:rPr>
        <w:t xml:space="preserve"> </w:t>
      </w:r>
      <w:r w:rsidRPr="6E740587">
        <w:rPr>
          <w:lang w:val="en-US"/>
        </w:rPr>
        <w:t>In fine, all that matters is that the certificate used to sign the token is recognized as a certificate allowed for use for the authentic source in question at the moment of issuing, regardless of whether this authentic source has delegated the signing part to another issuer.</w:t>
      </w:r>
      <w:r w:rsidRPr="6E740587" w:rsidR="00A37C96">
        <w:rPr>
          <w:lang w:val="en-US"/>
        </w:rPr>
        <w:t xml:space="preserve"> </w:t>
      </w:r>
      <w:commentRangeStart w:id="73"/>
      <w:commentRangeStart w:id="74"/>
      <w:r w:rsidRPr="6E740587" w:rsidR="00A37C96">
        <w:rPr>
          <w:lang w:val="en-US"/>
        </w:rPr>
        <w:t>This information</w:t>
      </w:r>
      <w:r w:rsidRPr="6E740587" w:rsidR="24948D15">
        <w:rPr>
          <w:lang w:val="en-US"/>
        </w:rPr>
        <w:t xml:space="preserve"> </w:t>
      </w:r>
      <w:r w:rsidRPr="6E740587" w:rsidR="3C4CCD02">
        <w:rPr>
          <w:lang w:val="en-US"/>
        </w:rPr>
        <w:t>is</w:t>
      </w:r>
      <w:r w:rsidRPr="6E740587" w:rsidR="00A37C96">
        <w:rPr>
          <w:lang w:val="en-US"/>
        </w:rPr>
        <w:t xml:space="preserve"> present </w:t>
      </w:r>
      <w:commentRangeEnd w:id="73"/>
      <w:r>
        <w:rPr>
          <w:rStyle w:val="CommentReference"/>
        </w:rPr>
        <w:commentReference w:id="73"/>
      </w:r>
      <w:commentRangeEnd w:id="74"/>
      <w:r>
        <w:rPr>
          <w:rStyle w:val="CommentReference"/>
        </w:rPr>
        <w:commentReference w:id="74"/>
      </w:r>
      <w:r w:rsidRPr="6E740587" w:rsidR="00A37C96">
        <w:rPr>
          <w:lang w:val="en-US"/>
        </w:rPr>
        <w:t xml:space="preserve">in the EESSI IR and will be available to the Resolver API. </w:t>
      </w:r>
    </w:p>
    <w:p w:rsidR="00633440" w:rsidRDefault="00633440" w14:paraId="47D494C0" w14:textId="77777777">
      <w:pPr>
        <w:spacing w:after="0" w:line="240" w:lineRule="auto"/>
        <w:jc w:val="left"/>
        <w:rPr>
          <w:b/>
          <w:smallCaps/>
          <w:sz w:val="26"/>
          <w:lang w:val="en-BE"/>
        </w:rPr>
      </w:pPr>
      <w:r>
        <w:rPr>
          <w:lang w:val="en-BE"/>
        </w:rPr>
        <w:br w:type="page"/>
      </w:r>
    </w:p>
    <w:p w:rsidR="006658C4" w:rsidP="006658C4" w:rsidRDefault="006658C4" w14:paraId="673C6D88" w14:textId="7531FC93">
      <w:pPr>
        <w:pStyle w:val="Heading1"/>
        <w:rPr>
          <w:lang w:val="en-BE"/>
        </w:rPr>
      </w:pPr>
      <w:bookmarkStart w:name="_Toc209094906" w:id="75"/>
      <w:r>
        <w:rPr>
          <w:lang w:val="en-BE"/>
        </w:rPr>
        <w:t xml:space="preserve">Technical Specs on creating the QR code from the signed </w:t>
      </w:r>
      <w:r w:rsidR="00197AB7">
        <w:rPr>
          <w:lang w:val="en-BE"/>
        </w:rPr>
        <w:t>JWT</w:t>
      </w:r>
      <w:bookmarkEnd w:id="75"/>
    </w:p>
    <w:p w:rsidRPr="00A37C96" w:rsidR="00A37C96" w:rsidP="00A37C96" w:rsidRDefault="00A37C96" w14:paraId="19B39A93" w14:textId="7CF183E1">
      <w:pPr>
        <w:rPr>
          <w:lang w:val="en-BE"/>
        </w:rPr>
      </w:pPr>
      <w:commentRangeStart w:id="76"/>
      <w:r>
        <w:rPr>
          <w:lang w:val="en-BE"/>
        </w:rPr>
        <w:t>Once the signed JWT is made the issuer will need to transform it into a QR code. These specific steps are needed to do this:</w:t>
      </w:r>
      <w:commentRangeEnd w:id="76"/>
      <w:r>
        <w:rPr>
          <w:rStyle w:val="CommentReference"/>
        </w:rPr>
        <w:commentReference w:id="76"/>
      </w:r>
    </w:p>
    <w:p w:rsidRPr="00B02B2E" w:rsidR="001166CD" w:rsidP="00BA3DD3" w:rsidRDefault="00B02B2E" w14:paraId="133323AF" w14:textId="6AF04361">
      <w:pPr>
        <w:pStyle w:val="ListParagraph"/>
        <w:numPr>
          <w:ilvl w:val="0"/>
          <w:numId w:val="14"/>
        </w:numPr>
        <w:rPr>
          <w:szCs w:val="22"/>
          <w:lang w:val="en-BE"/>
        </w:rPr>
      </w:pPr>
      <w:r w:rsidRPr="00562C8C">
        <w:rPr>
          <w:rFonts w:ascii="Courier New" w:hAnsi="Courier New" w:cs="Courier New"/>
          <w:sz w:val="20"/>
        </w:rPr>
        <w:t>encoded_jwt</w:t>
      </w:r>
      <w:r w:rsidRPr="00562C8C">
        <w:rPr>
          <w:sz w:val="20"/>
          <w:lang w:val="en-BE"/>
        </w:rPr>
        <w:t xml:space="preserve"> </w:t>
      </w:r>
      <w:r w:rsidRPr="00B02B2E">
        <w:rPr>
          <w:szCs w:val="22"/>
          <w:lang w:val="en-BE"/>
        </w:rPr>
        <w:t xml:space="preserve">= </w:t>
      </w:r>
      <w:r w:rsidRPr="00B02B2E" w:rsidR="001166CD">
        <w:rPr>
          <w:szCs w:val="22"/>
          <w:lang w:val="en-BE"/>
        </w:rPr>
        <w:t xml:space="preserve">The signed </w:t>
      </w:r>
      <w:r w:rsidR="00197AB7">
        <w:rPr>
          <w:szCs w:val="22"/>
          <w:lang w:val="en-BE"/>
        </w:rPr>
        <w:t>JWT</w:t>
      </w:r>
      <w:r w:rsidRPr="00B02B2E" w:rsidR="001166CD">
        <w:rPr>
          <w:szCs w:val="22"/>
          <w:lang w:val="en-BE"/>
        </w:rPr>
        <w:t xml:space="preserve"> as created in section </w:t>
      </w:r>
      <w:r w:rsidRPr="00B02B2E" w:rsidR="001166CD">
        <w:rPr>
          <w:szCs w:val="22"/>
          <w:lang w:val="en-BE"/>
        </w:rPr>
        <w:fldChar w:fldCharType="begin"/>
      </w:r>
      <w:r w:rsidRPr="00B02B2E" w:rsidR="001166CD">
        <w:rPr>
          <w:szCs w:val="22"/>
          <w:lang w:val="en-BE"/>
        </w:rPr>
        <w:instrText xml:space="preserve"> REF _Ref209017611 \r \h </w:instrText>
      </w:r>
      <w:r>
        <w:rPr>
          <w:szCs w:val="22"/>
          <w:lang w:val="en-BE"/>
        </w:rPr>
        <w:instrText xml:space="preserve"> \* MERGEFORMAT </w:instrText>
      </w:r>
      <w:r w:rsidRPr="00B02B2E" w:rsidR="001166CD">
        <w:rPr>
          <w:szCs w:val="22"/>
          <w:lang w:val="en-BE"/>
        </w:rPr>
      </w:r>
      <w:r w:rsidRPr="00B02B2E" w:rsidR="001166CD">
        <w:rPr>
          <w:szCs w:val="22"/>
          <w:lang w:val="en-BE"/>
        </w:rPr>
        <w:fldChar w:fldCharType="separate"/>
      </w:r>
      <w:r w:rsidRPr="00B02B2E" w:rsidR="001166CD">
        <w:rPr>
          <w:szCs w:val="22"/>
          <w:lang w:val="en-BE"/>
        </w:rPr>
        <w:t>2</w:t>
      </w:r>
      <w:r w:rsidRPr="00B02B2E" w:rsidR="001166CD">
        <w:rPr>
          <w:szCs w:val="22"/>
          <w:lang w:val="en-BE"/>
        </w:rPr>
        <w:fldChar w:fldCharType="end"/>
      </w:r>
      <w:r w:rsidRPr="00B02B2E" w:rsidR="001166CD">
        <w:rPr>
          <w:szCs w:val="22"/>
          <w:lang w:val="en-BE"/>
        </w:rPr>
        <w:t xml:space="preserve"> encoded as </w:t>
      </w:r>
      <w:r w:rsidRPr="00B02B2E">
        <w:rPr>
          <w:szCs w:val="22"/>
          <w:lang w:val="en-BE"/>
        </w:rPr>
        <w:t xml:space="preserve">a triplet </w:t>
      </w:r>
      <w:r w:rsidRPr="00B02B2E" w:rsidR="001166CD">
        <w:rPr>
          <w:szCs w:val="22"/>
          <w:lang w:val="en-BE"/>
        </w:rPr>
        <w:t>base64 string</w:t>
      </w:r>
      <w:r w:rsidRPr="00B02B2E">
        <w:rPr>
          <w:szCs w:val="22"/>
          <w:lang w:val="en-BE"/>
        </w:rPr>
        <w:t xml:space="preserve"> delimited with a </w:t>
      </w:r>
      <w:r w:rsidR="00712135">
        <w:rPr>
          <w:szCs w:val="22"/>
          <w:lang w:val="en-BE"/>
        </w:rPr>
        <w:t xml:space="preserve">dot </w:t>
      </w:r>
      <w:r w:rsidRPr="00712135" w:rsidR="00712135">
        <w:rPr>
          <w:szCs w:val="22"/>
          <w:highlight w:val="yellow"/>
          <w:lang w:val="en-BE"/>
        </w:rPr>
        <w:t>.</w:t>
      </w:r>
      <w:r w:rsidRPr="00B02B2E">
        <w:rPr>
          <w:szCs w:val="22"/>
          <w:lang w:val="en-BE"/>
        </w:rPr>
        <w:t xml:space="preserve"> between the parts header, payload and signature.</w:t>
      </w:r>
    </w:p>
    <w:p w:rsidRPr="00B02B2E" w:rsidR="00B02B2E" w:rsidP="00BA3DD3" w:rsidRDefault="00B02B2E" w14:paraId="0EA0935F" w14:textId="76406297">
      <w:pPr>
        <w:pStyle w:val="ListParagraph"/>
        <w:numPr>
          <w:ilvl w:val="0"/>
          <w:numId w:val="14"/>
        </w:numPr>
        <w:spacing w:before="100" w:after="200" w:line="276" w:lineRule="auto"/>
        <w:jc w:val="left"/>
        <w:rPr>
          <w:szCs w:val="22"/>
          <w:lang w:val="en-BE"/>
        </w:rPr>
      </w:pPr>
      <w:r w:rsidRPr="00562C8C">
        <w:rPr>
          <w:rFonts w:ascii="Courier New" w:hAnsi="Courier New" w:cs="Courier New"/>
          <w:sz w:val="20"/>
        </w:rPr>
        <w:t>compressed_encoded_jwt</w:t>
      </w:r>
      <w:r w:rsidRPr="00562C8C">
        <w:rPr>
          <w:sz w:val="20"/>
        </w:rPr>
        <w:t xml:space="preserve"> </w:t>
      </w:r>
      <w:r w:rsidRPr="00B02B2E">
        <w:rPr>
          <w:szCs w:val="22"/>
        </w:rPr>
        <w:t xml:space="preserve">= </w:t>
      </w:r>
      <w:r>
        <w:rPr>
          <w:szCs w:val="22"/>
          <w:lang w:val="en-BE"/>
        </w:rPr>
        <w:t>C</w:t>
      </w:r>
      <w:r w:rsidRPr="00B02B2E">
        <w:rPr>
          <w:szCs w:val="22"/>
          <w:lang w:val="en-BE"/>
        </w:rPr>
        <w:t xml:space="preserve">ompress the </w:t>
      </w:r>
      <w:r w:rsidRPr="00562C8C">
        <w:rPr>
          <w:rFonts w:ascii="Courier New" w:hAnsi="Courier New" w:cs="Courier New"/>
          <w:sz w:val="20"/>
        </w:rPr>
        <w:t>encoded_jwt</w:t>
      </w:r>
      <w:r w:rsidRPr="00562C8C">
        <w:rPr>
          <w:sz w:val="20"/>
          <w:lang w:val="en-BE"/>
        </w:rPr>
        <w:t xml:space="preserve"> </w:t>
      </w:r>
      <w:r w:rsidRPr="00B02B2E">
        <w:rPr>
          <w:szCs w:val="22"/>
          <w:lang w:val="en-BE"/>
        </w:rPr>
        <w:t>using ZLib (encoding UTF-8)</w:t>
      </w:r>
    </w:p>
    <w:p w:rsidRPr="00B02B2E" w:rsidR="00B02B2E" w:rsidP="00BA3DD3" w:rsidRDefault="00B02B2E" w14:paraId="41426AC5" w14:textId="6E652FF7">
      <w:pPr>
        <w:pStyle w:val="ListParagraph"/>
        <w:numPr>
          <w:ilvl w:val="0"/>
          <w:numId w:val="14"/>
        </w:numPr>
        <w:spacing w:before="100" w:after="200" w:line="276" w:lineRule="auto"/>
        <w:jc w:val="left"/>
        <w:rPr>
          <w:szCs w:val="22"/>
        </w:rPr>
      </w:pPr>
      <w:r w:rsidRPr="00562C8C">
        <w:rPr>
          <w:rFonts w:ascii="Courier New" w:hAnsi="Courier New" w:cs="Courier New"/>
          <w:sz w:val="20"/>
        </w:rPr>
        <w:t>base45_compressed_encoded_jwt</w:t>
      </w:r>
      <w:r w:rsidRPr="00562C8C">
        <w:rPr>
          <w:sz w:val="20"/>
        </w:rPr>
        <w:t xml:space="preserve"> </w:t>
      </w:r>
      <w:r w:rsidRPr="00B02B2E">
        <w:rPr>
          <w:szCs w:val="22"/>
        </w:rPr>
        <w:t xml:space="preserve">= </w:t>
      </w:r>
      <w:r>
        <w:rPr>
          <w:szCs w:val="22"/>
          <w:lang w:val="en-BE"/>
        </w:rPr>
        <w:t>T</w:t>
      </w:r>
      <w:r w:rsidRPr="00B02B2E">
        <w:rPr>
          <w:szCs w:val="22"/>
        </w:rPr>
        <w:t xml:space="preserve">ranscode the </w:t>
      </w:r>
      <w:r w:rsidRPr="00562C8C">
        <w:rPr>
          <w:rFonts w:ascii="Courier New" w:hAnsi="Courier New" w:cs="Courier New"/>
          <w:sz w:val="20"/>
        </w:rPr>
        <w:t>compressed_encoded_jwt</w:t>
      </w:r>
      <w:r w:rsidRPr="00562C8C">
        <w:rPr>
          <w:sz w:val="20"/>
        </w:rPr>
        <w:t xml:space="preserve"> </w:t>
      </w:r>
      <w:r w:rsidRPr="00B02B2E">
        <w:rPr>
          <w:szCs w:val="22"/>
        </w:rPr>
        <w:t>using Base45</w:t>
      </w:r>
      <w:r w:rsidR="00712135">
        <w:rPr>
          <w:szCs w:val="22"/>
          <w:lang w:val="en-BE"/>
        </w:rPr>
        <w:t>.</w:t>
      </w:r>
    </w:p>
    <w:p w:rsidRPr="00712135" w:rsidR="00B02B2E" w:rsidP="00BA3DD3" w:rsidRDefault="00B02B2E" w14:paraId="2C06D771" w14:textId="56B13182">
      <w:pPr>
        <w:pStyle w:val="ListParagraph"/>
        <w:numPr>
          <w:ilvl w:val="0"/>
          <w:numId w:val="14"/>
        </w:numPr>
        <w:spacing w:before="100" w:after="200" w:line="276" w:lineRule="auto"/>
        <w:jc w:val="left"/>
        <w:rPr>
          <w:szCs w:val="22"/>
          <w:lang w:val="en-US"/>
        </w:rPr>
      </w:pPr>
      <w:r w:rsidRPr="00562C8C">
        <w:rPr>
          <w:rFonts w:ascii="Courier New" w:hAnsi="Courier New" w:cs="Courier New"/>
          <w:sz w:val="20"/>
        </w:rPr>
        <w:t>QR</w:t>
      </w:r>
      <w:r w:rsidRPr="00562C8C">
        <w:rPr>
          <w:sz w:val="20"/>
          <w:lang w:val="en-BE"/>
        </w:rPr>
        <w:t xml:space="preserve"> </w:t>
      </w:r>
      <w:r>
        <w:rPr>
          <w:szCs w:val="22"/>
          <w:lang w:val="en-BE"/>
        </w:rPr>
        <w:t>= C</w:t>
      </w:r>
      <w:r w:rsidRPr="00B02B2E">
        <w:rPr>
          <w:szCs w:val="22"/>
          <w:lang w:val="en-US"/>
        </w:rPr>
        <w:t xml:space="preserve">reate a QR coding from the </w:t>
      </w:r>
      <w:r w:rsidRPr="00562C8C">
        <w:rPr>
          <w:rFonts w:ascii="Courier New" w:hAnsi="Courier New" w:cs="Courier New"/>
          <w:sz w:val="20"/>
          <w:lang w:val="en-US"/>
        </w:rPr>
        <w:t>base45_compressed_encoded_jwt</w:t>
      </w:r>
      <w:r w:rsidRPr="00562C8C">
        <w:rPr>
          <w:sz w:val="20"/>
          <w:lang w:val="en-US"/>
        </w:rPr>
        <w:t xml:space="preserve"> </w:t>
      </w:r>
      <w:r w:rsidRPr="00B02B2E">
        <w:rPr>
          <w:szCs w:val="22"/>
          <w:lang w:val="en-US"/>
        </w:rPr>
        <w:t xml:space="preserve">by using </w:t>
      </w:r>
      <w:r>
        <w:rPr>
          <w:szCs w:val="22"/>
          <w:lang w:val="en-BE"/>
        </w:rPr>
        <w:t>a</w:t>
      </w:r>
      <w:r w:rsidRPr="00B02B2E">
        <w:rPr>
          <w:szCs w:val="22"/>
          <w:lang w:val="en-US"/>
        </w:rPr>
        <w:t>lphanumeric encoding</w:t>
      </w:r>
      <w:r w:rsidR="00712135">
        <w:rPr>
          <w:szCs w:val="22"/>
          <w:lang w:val="en-BE"/>
        </w:rPr>
        <w:t>.</w:t>
      </w:r>
    </w:p>
    <w:p w:rsidR="00972D05" w:rsidP="00712135" w:rsidRDefault="00712135" w14:paraId="5F3129B5" w14:textId="12D3D53C">
      <w:r w:rsidRPr="56363C0E">
        <w:t xml:space="preserve">The reasoning behind this structure is that alphanumeric encoding for QR codes uses the same 45 characters as used (and designed for) base45 encoding, allowing for a more optimal creation of the QR image. </w:t>
      </w:r>
      <w:r w:rsidRPr="56363C0E" w:rsidR="00972D05">
        <w:t>Although</w:t>
      </w:r>
      <w:r w:rsidRPr="56363C0E">
        <w:t xml:space="preserve"> the base45 encoding is less dense (given it only has 45 characters to represent the data), and hence requires more bytes</w:t>
      </w:r>
      <w:r w:rsidRPr="56363C0E" w:rsidR="00972D05">
        <w:t xml:space="preserve"> (e.g</w:t>
      </w:r>
      <w:r w:rsidRPr="56363C0E" w:rsidR="0C09D0DD">
        <w:t>.</w:t>
      </w:r>
      <w:r w:rsidRPr="56363C0E" w:rsidR="40A96248">
        <w:t>,</w:t>
      </w:r>
      <w:r w:rsidRPr="56363C0E" w:rsidR="00972D05">
        <w:t xml:space="preserve"> longer strings)</w:t>
      </w:r>
      <w:r w:rsidRPr="56363C0E">
        <w:t xml:space="preserve"> to represent the same amount of information</w:t>
      </w:r>
      <w:r w:rsidRPr="56363C0E" w:rsidR="00972D05">
        <w:t>, a QR code created from a (longer) base45 string will be more optimal than the (shorter) base64 string representing the same data.</w:t>
      </w:r>
    </w:p>
    <w:p w:rsidRPr="00712135" w:rsidR="00712135" w:rsidP="00712135" w:rsidRDefault="00972D05" w14:paraId="66C53CF6" w14:textId="5FE93CDD">
      <w:pPr>
        <w:rPr>
          <w:lang w:val="en-BE"/>
        </w:rPr>
      </w:pPr>
      <w:r>
        <w:rPr>
          <w:lang w:val="en-BE"/>
        </w:rPr>
        <w:t xml:space="preserve">Since </w:t>
      </w:r>
      <w:r w:rsidR="00712135">
        <w:rPr>
          <w:lang w:val="en-BE"/>
        </w:rPr>
        <w:t xml:space="preserve">the signature of </w:t>
      </w:r>
      <w:r w:rsidR="00197AB7">
        <w:rPr>
          <w:lang w:val="en-BE"/>
        </w:rPr>
        <w:t>JWT</w:t>
      </w:r>
      <w:r w:rsidR="00712135">
        <w:rPr>
          <w:lang w:val="en-BE"/>
        </w:rPr>
        <w:t xml:space="preserve"> results in a </w:t>
      </w:r>
      <w:r w:rsidRPr="00B02B2E" w:rsidR="00712135">
        <w:rPr>
          <w:lang w:val="en-BE"/>
        </w:rPr>
        <w:t>triplet base64 string</w:t>
      </w:r>
      <w:r>
        <w:rPr>
          <w:lang w:val="en-BE"/>
        </w:rPr>
        <w:t xml:space="preserve"> we want to transform that information into a base45 string, to be able to profit from the optimality of the alphanumeric encoding of the QR.  </w:t>
      </w:r>
      <w:r w:rsidR="007A3C21">
        <w:rPr>
          <w:lang w:val="en-BE"/>
        </w:rPr>
        <w:t>However, i</w:t>
      </w:r>
      <w:r w:rsidR="00712135">
        <w:rPr>
          <w:lang w:val="en-BE"/>
        </w:rPr>
        <w:t xml:space="preserve">n order to counter the loss in density provoked by its </w:t>
      </w:r>
      <w:r>
        <w:rPr>
          <w:lang w:val="en-BE"/>
        </w:rPr>
        <w:t>decrease in character set size (64 -&gt; 45)</w:t>
      </w:r>
      <w:r w:rsidR="007A3C21">
        <w:rPr>
          <w:lang w:val="en-BE"/>
        </w:rPr>
        <w:t>, this is first compressed with ZLIB before transcoding into base45.</w:t>
      </w:r>
    </w:p>
    <w:p w:rsidR="00BA7EB4" w:rsidP="00BA7EB4" w:rsidRDefault="00BA7EB4" w14:paraId="2D0C1581" w14:textId="30BAF61A">
      <w:pPr>
        <w:ind w:firstLine="720"/>
        <w:rPr>
          <w:lang w:val="en-BE"/>
        </w:rPr>
      </w:pPr>
      <w:r w:rsidRPr="00BA7EB4">
        <w:rPr>
          <w:highlight w:val="cyan"/>
          <w:lang w:val="en-BE"/>
        </w:rPr>
        <w:t>example John</w:t>
      </w:r>
      <w:r w:rsidR="00844118">
        <w:rPr>
          <w:highlight w:val="cyan"/>
          <w:lang w:val="en-BE"/>
        </w:rPr>
        <w:t xml:space="preserve"> </w:t>
      </w:r>
      <w:r w:rsidRPr="00BA7EB4">
        <w:rPr>
          <w:highlight w:val="cyan"/>
          <w:lang w:val="en-BE"/>
        </w:rPr>
        <w:t>Doe :</w:t>
      </w:r>
      <w:r w:rsidRPr="00BA7EB4">
        <w:rPr>
          <w:lang w:val="en-BE"/>
        </w:rPr>
        <w:t xml:space="preserve"> </w:t>
      </w:r>
    </w:p>
    <w:p w:rsidR="00BA7EB4" w:rsidP="00BA7EB4" w:rsidRDefault="00BA7EB4" w14:paraId="7E4E0F55" w14:textId="20FD9FC6">
      <w:pPr>
        <w:ind w:left="720"/>
        <w:rPr>
          <w:lang w:val="en-US"/>
        </w:rPr>
      </w:pPr>
      <w:commentRangeStart w:id="77"/>
      <w:commentRangeStart w:id="78"/>
      <w:commentRangeStart w:id="79"/>
      <w:r w:rsidRPr="6E740587">
        <w:rPr>
          <w:lang w:val="en-US"/>
        </w:rPr>
        <w:t xml:space="preserve">Given the </w:t>
      </w:r>
      <w:r w:rsidRPr="6E740587" w:rsidR="7190B40E">
        <w:rPr>
          <w:lang w:val="en-US"/>
        </w:rPr>
        <w:t>PRC</w:t>
      </w:r>
      <w:r w:rsidRPr="6E740587">
        <w:rPr>
          <w:lang w:val="en-US"/>
        </w:rPr>
        <w:t xml:space="preserve"> header and payload as described in section </w:t>
      </w:r>
      <w:r w:rsidRPr="6E740587">
        <w:rPr>
          <w:lang w:val="en-US"/>
        </w:rPr>
        <w:fldChar w:fldCharType="begin"/>
      </w:r>
      <w:r w:rsidRPr="6E740587">
        <w:rPr>
          <w:lang w:val="en-US"/>
        </w:rPr>
        <w:instrText xml:space="preserve"> REF _Ref209017611 \r \h  \* MERGEFORMAT </w:instrText>
      </w:r>
      <w:r w:rsidRPr="6E740587">
        <w:rPr>
          <w:lang w:val="en-US"/>
        </w:rPr>
      </w:r>
      <w:r w:rsidRPr="6E740587">
        <w:rPr>
          <w:lang w:val="en-US"/>
        </w:rPr>
        <w:fldChar w:fldCharType="separate"/>
      </w:r>
      <w:r w:rsidRPr="6E740587">
        <w:rPr>
          <w:lang w:val="en-US"/>
        </w:rPr>
        <w:t>2</w:t>
      </w:r>
      <w:r w:rsidRPr="6E740587">
        <w:rPr>
          <w:lang w:val="en-US"/>
        </w:rPr>
        <w:fldChar w:fldCharType="end"/>
      </w:r>
      <w:del w:author="Fabien Petitcolas" w:date="2025-09-18T14:30:00Z" w:id="80">
        <w:r w:rsidRPr="6E740587">
          <w:rPr>
            <w:lang w:val="en-US"/>
          </w:rPr>
          <w:delText xml:space="preserve"> </w:delText>
        </w:r>
      </w:del>
      <w:r w:rsidRPr="6E740587">
        <w:rPr>
          <w:lang w:val="en-US"/>
        </w:rPr>
        <w:t>; and given a dummy certificate</w:t>
      </w:r>
      <w:r w:rsidRPr="6E740587" w:rsidR="007A3C21">
        <w:rPr>
          <w:lang w:val="en-US"/>
        </w:rPr>
        <w:t xml:space="preserve">, for which we include </w:t>
      </w:r>
      <w:del w:author="Wouter Deroey" w:date="2025-09-22T13:34:00Z" w:id="81">
        <w:r w:rsidRPr="6E740587" w:rsidDel="000803C0" w:rsidR="007A3C21">
          <w:rPr>
            <w:lang w:val="en-US"/>
          </w:rPr>
          <w:delText>both private as public key pair</w:delText>
        </w:r>
      </w:del>
      <w:ins w:author="Wouter Deroey" w:date="2025-09-22T13:34:00Z" w:id="82">
        <w:r w:rsidRPr="3CE95451" w:rsidR="000803C0">
          <w:rPr>
            <w:lang w:val="en-US"/>
          </w:rPr>
          <w:t>the private key</w:t>
        </w:r>
      </w:ins>
      <w:r w:rsidRPr="6E740587" w:rsidR="007A3C21">
        <w:rPr>
          <w:lang w:val="en-US"/>
        </w:rPr>
        <w:t xml:space="preserve"> in order for the audience to try this out themselves</w:t>
      </w:r>
      <w:r w:rsidRPr="6E740587">
        <w:rPr>
          <w:lang w:val="en-US"/>
        </w:rPr>
        <w:t>, the different steps for creating the QR code would give the following output</w:t>
      </w:r>
      <w:commentRangeEnd w:id="77"/>
      <w:r>
        <w:rPr>
          <w:rStyle w:val="CommentReference"/>
        </w:rPr>
        <w:commentReference w:id="77"/>
      </w:r>
      <w:commentRangeEnd w:id="78"/>
      <w:r>
        <w:rPr>
          <w:rStyle w:val="CommentReference"/>
        </w:rPr>
        <w:commentReference w:id="78"/>
      </w:r>
      <w:commentRangeEnd w:id="79"/>
      <w:r w:rsidR="009C1734">
        <w:rPr>
          <w:rStyle w:val="CommentReference"/>
        </w:rPr>
        <w:commentReference w:id="79"/>
      </w:r>
      <w:r w:rsidRPr="6E740587">
        <w:rPr>
          <w:lang w:val="en-US"/>
        </w:rPr>
        <w:t>.</w:t>
      </w:r>
    </w:p>
    <w:p w:rsidRPr="00562C8C" w:rsidR="007A3C21" w:rsidP="000C5D9A" w:rsidRDefault="007A3C21" w14:paraId="244209BA" w14:textId="2A278F79">
      <w:pPr>
        <w:ind w:left="720"/>
        <w:rPr>
          <w:rFonts w:ascii="Courier New" w:hAnsi="Courier New" w:cs="Courier New"/>
          <w:sz w:val="14"/>
          <w:szCs w:val="14"/>
          <w:lang w:val="en-BE"/>
        </w:rPr>
      </w:pPr>
      <w:r w:rsidRPr="00562C8C">
        <w:rPr>
          <w:rFonts w:ascii="Courier New" w:hAnsi="Courier New" w:cs="Courier New"/>
          <w:sz w:val="14"/>
          <w:szCs w:val="14"/>
          <w:lang w:val="en-BE"/>
        </w:rPr>
        <w:t xml:space="preserve">Private key : </w:t>
      </w:r>
    </w:p>
    <w:p w:rsidRPr="00130CD5" w:rsidR="00130CD5" w:rsidRDefault="00130CD5" w14:paraId="47BD2861" w14:textId="77777777">
      <w:pPr>
        <w:spacing w:after="0"/>
        <w:ind w:left="720"/>
        <w:rPr>
          <w:ins w:author="Wouter Deroey" w:date="2025-09-23T12:12:00Z" w:id="83"/>
          <w:rFonts w:ascii="Courier New" w:hAnsi="Courier New" w:cs="Courier New"/>
          <w:sz w:val="14"/>
          <w:szCs w:val="14"/>
        </w:rPr>
        <w:pPrChange w:author="Wouter Deroey" w:date="2025-09-23T12:12:00Z" w:id="84">
          <w:pPr>
            <w:ind w:left="720"/>
          </w:pPr>
        </w:pPrChange>
      </w:pPr>
      <w:ins w:author="Wouter Deroey" w:date="2025-09-23T12:12:00Z" w:id="85">
        <w:r w:rsidRPr="00130CD5">
          <w:rPr>
            <w:rFonts w:ascii="Courier New" w:hAnsi="Courier New" w:cs="Courier New"/>
            <w:sz w:val="14"/>
            <w:szCs w:val="14"/>
          </w:rPr>
          <w:t>-----BEGIN PRIVATE KEY-----</w:t>
        </w:r>
      </w:ins>
    </w:p>
    <w:p w:rsidRPr="00130CD5" w:rsidR="00130CD5" w:rsidRDefault="00130CD5" w14:paraId="3EC2DB6B" w14:textId="77777777">
      <w:pPr>
        <w:spacing w:after="0"/>
        <w:ind w:left="720"/>
        <w:rPr>
          <w:ins w:author="Wouter Deroey" w:date="2025-09-23T12:12:00Z" w:id="86"/>
          <w:rFonts w:ascii="Courier New" w:hAnsi="Courier New" w:cs="Courier New"/>
          <w:sz w:val="14"/>
          <w:szCs w:val="14"/>
        </w:rPr>
        <w:pPrChange w:author="Wouter Deroey" w:date="2025-09-23T12:12:00Z" w:id="87">
          <w:pPr>
            <w:ind w:left="720"/>
          </w:pPr>
        </w:pPrChange>
      </w:pPr>
      <w:ins w:author="Wouter Deroey" w:date="2025-09-23T12:12:00Z" w:id="88">
        <w:r w:rsidRPr="00130CD5">
          <w:rPr>
            <w:rFonts w:ascii="Courier New" w:hAnsi="Courier New" w:cs="Courier New"/>
            <w:sz w:val="14"/>
            <w:szCs w:val="14"/>
          </w:rPr>
          <w:t>MIIEvAIBADANBgkqhkiG9w0BAQEFAASCBKYwggSiAgEAAoIBAQDZKEnq48Besrfe</w:t>
        </w:r>
      </w:ins>
    </w:p>
    <w:p w:rsidRPr="00130CD5" w:rsidR="00130CD5" w:rsidRDefault="00130CD5" w14:paraId="5468766E" w14:textId="77777777">
      <w:pPr>
        <w:spacing w:after="0"/>
        <w:ind w:left="720"/>
        <w:rPr>
          <w:ins w:author="Wouter Deroey" w:date="2025-09-23T12:12:00Z" w:id="89"/>
          <w:rFonts w:ascii="Courier New" w:hAnsi="Courier New" w:cs="Courier New"/>
          <w:sz w:val="14"/>
          <w:szCs w:val="14"/>
        </w:rPr>
        <w:pPrChange w:author="Wouter Deroey" w:date="2025-09-23T12:12:00Z" w:id="90">
          <w:pPr>
            <w:ind w:left="720"/>
          </w:pPr>
        </w:pPrChange>
      </w:pPr>
      <w:ins w:author="Wouter Deroey" w:date="2025-09-23T12:12:00Z" w:id="91">
        <w:r w:rsidRPr="00130CD5">
          <w:rPr>
            <w:rFonts w:ascii="Courier New" w:hAnsi="Courier New" w:cs="Courier New"/>
            <w:sz w:val="14"/>
            <w:szCs w:val="14"/>
          </w:rPr>
          <w:t>5BM0uHDyXQZTCnwdCnbJPcOPN8dkm1pWCgWuU59saNPxmqXOjsyQJ/SOBWMa8nc4</w:t>
        </w:r>
      </w:ins>
    </w:p>
    <w:p w:rsidRPr="00130CD5" w:rsidR="00130CD5" w:rsidRDefault="00130CD5" w14:paraId="46943CA4" w14:textId="77777777">
      <w:pPr>
        <w:spacing w:after="0"/>
        <w:ind w:left="720"/>
        <w:rPr>
          <w:ins w:author="Wouter Deroey" w:date="2025-09-23T12:12:00Z" w:id="92"/>
          <w:rFonts w:ascii="Courier New" w:hAnsi="Courier New" w:cs="Courier New"/>
          <w:sz w:val="14"/>
          <w:szCs w:val="14"/>
        </w:rPr>
        <w:pPrChange w:author="Wouter Deroey" w:date="2025-09-23T12:12:00Z" w:id="93">
          <w:pPr>
            <w:ind w:left="720"/>
          </w:pPr>
        </w:pPrChange>
      </w:pPr>
      <w:ins w:author="Wouter Deroey" w:date="2025-09-23T12:12:00Z" w:id="94">
        <w:r w:rsidRPr="00130CD5">
          <w:rPr>
            <w:rFonts w:ascii="Courier New" w:hAnsi="Courier New" w:cs="Courier New"/>
            <w:sz w:val="14"/>
            <w:szCs w:val="14"/>
          </w:rPr>
          <w:t>StScWydFl1E/YbSk3gzGQn5kbwjnLRuU7qP0QhhFpqS/rWtHPqL9An6HEgvLnPiM</w:t>
        </w:r>
      </w:ins>
    </w:p>
    <w:p w:rsidRPr="00130CD5" w:rsidR="00130CD5" w:rsidRDefault="00130CD5" w14:paraId="3FE741E2" w14:textId="77777777">
      <w:pPr>
        <w:spacing w:after="0"/>
        <w:ind w:left="720"/>
        <w:rPr>
          <w:ins w:author="Wouter Deroey" w:date="2025-09-23T12:12:00Z" w:id="95"/>
          <w:rFonts w:ascii="Courier New" w:hAnsi="Courier New" w:cs="Courier New"/>
          <w:sz w:val="14"/>
          <w:szCs w:val="14"/>
        </w:rPr>
        <w:pPrChange w:author="Wouter Deroey" w:date="2025-09-23T12:12:00Z" w:id="96">
          <w:pPr>
            <w:ind w:left="720"/>
          </w:pPr>
        </w:pPrChange>
      </w:pPr>
      <w:ins w:author="Wouter Deroey" w:date="2025-09-23T12:12:00Z" w:id="97">
        <w:r w:rsidRPr="00130CD5">
          <w:rPr>
            <w:rFonts w:ascii="Courier New" w:hAnsi="Courier New" w:cs="Courier New"/>
            <w:sz w:val="14"/>
            <w:szCs w:val="14"/>
          </w:rPr>
          <w:t>s9TSSOCjLobV9By1SrUsSXF+MjGFdpWvOVwAcgJHQiZzJ1F1T+LNW52IZQdNAgad</w:t>
        </w:r>
      </w:ins>
    </w:p>
    <w:p w:rsidRPr="00130CD5" w:rsidR="00130CD5" w:rsidRDefault="00130CD5" w14:paraId="25D760EE" w14:textId="77777777">
      <w:pPr>
        <w:spacing w:after="0"/>
        <w:ind w:left="720"/>
        <w:rPr>
          <w:ins w:author="Wouter Deroey" w:date="2025-09-23T12:12:00Z" w:id="98"/>
          <w:rFonts w:ascii="Courier New" w:hAnsi="Courier New" w:cs="Courier New"/>
          <w:sz w:val="14"/>
          <w:szCs w:val="14"/>
        </w:rPr>
        <w:pPrChange w:author="Wouter Deroey" w:date="2025-09-23T12:12:00Z" w:id="99">
          <w:pPr>
            <w:ind w:left="720"/>
          </w:pPr>
        </w:pPrChange>
      </w:pPr>
      <w:ins w:author="Wouter Deroey" w:date="2025-09-23T12:12:00Z" w:id="100">
        <w:r w:rsidRPr="00130CD5">
          <w:rPr>
            <w:rFonts w:ascii="Courier New" w:hAnsi="Courier New" w:cs="Courier New"/>
            <w:sz w:val="14"/>
            <w:szCs w:val="14"/>
          </w:rPr>
          <w:t>CLD8LxBZ3qAp3g6JaerGlJtdORNObzO/pY2aG9x+E0729ThkxLOcyzuznpjUffv7</w:t>
        </w:r>
      </w:ins>
    </w:p>
    <w:p w:rsidRPr="00130CD5" w:rsidR="00130CD5" w:rsidRDefault="00130CD5" w14:paraId="52AE5E88" w14:textId="77777777">
      <w:pPr>
        <w:spacing w:after="0"/>
        <w:ind w:left="720"/>
        <w:rPr>
          <w:ins w:author="Wouter Deroey" w:date="2025-09-23T12:12:00Z" w:id="101"/>
          <w:rFonts w:ascii="Courier New" w:hAnsi="Courier New" w:cs="Courier New"/>
          <w:sz w:val="14"/>
          <w:szCs w:val="14"/>
        </w:rPr>
        <w:pPrChange w:author="Wouter Deroey" w:date="2025-09-23T12:12:00Z" w:id="102">
          <w:pPr>
            <w:ind w:left="720"/>
          </w:pPr>
        </w:pPrChange>
      </w:pPr>
      <w:ins w:author="Wouter Deroey" w:date="2025-09-23T12:12:00Z" w:id="103">
        <w:r w:rsidRPr="00130CD5">
          <w:rPr>
            <w:rFonts w:ascii="Courier New" w:hAnsi="Courier New" w:cs="Courier New"/>
            <w:sz w:val="14"/>
            <w:szCs w:val="14"/>
          </w:rPr>
          <w:t>t7SVBuiIAeF++zHDsZo08EeQSrehPeWGRhV06HmJSiFv6XqCHFQzqAX/EvBzKQbE</w:t>
        </w:r>
      </w:ins>
    </w:p>
    <w:p w:rsidRPr="00130CD5" w:rsidR="00130CD5" w:rsidRDefault="00130CD5" w14:paraId="066D599B" w14:textId="77777777">
      <w:pPr>
        <w:spacing w:after="0"/>
        <w:ind w:left="720"/>
        <w:rPr>
          <w:ins w:author="Wouter Deroey" w:date="2025-09-23T12:12:00Z" w:id="104"/>
          <w:rFonts w:ascii="Courier New" w:hAnsi="Courier New" w:cs="Courier New"/>
          <w:sz w:val="14"/>
          <w:szCs w:val="14"/>
        </w:rPr>
        <w:pPrChange w:author="Wouter Deroey" w:date="2025-09-23T12:12:00Z" w:id="105">
          <w:pPr>
            <w:ind w:left="720"/>
          </w:pPr>
        </w:pPrChange>
      </w:pPr>
      <w:ins w:author="Wouter Deroey" w:date="2025-09-23T12:12:00Z" w:id="106">
        <w:r w:rsidRPr="00130CD5">
          <w:rPr>
            <w:rFonts w:ascii="Courier New" w:hAnsi="Courier New" w:cs="Courier New"/>
            <w:sz w:val="14"/>
            <w:szCs w:val="14"/>
          </w:rPr>
          <w:t>ByADiRfDAgMBAAECggEABHDy1Ln5tODE1UB8NWd8RTNVLhztyDju5ai8t3t1jtTa</w:t>
        </w:r>
      </w:ins>
    </w:p>
    <w:p w:rsidRPr="00130CD5" w:rsidR="00130CD5" w:rsidRDefault="00130CD5" w14:paraId="2C134CC0" w14:textId="77777777">
      <w:pPr>
        <w:spacing w:after="0"/>
        <w:ind w:left="720"/>
        <w:rPr>
          <w:ins w:author="Wouter Deroey" w:date="2025-09-23T12:12:00Z" w:id="107"/>
          <w:rFonts w:ascii="Courier New" w:hAnsi="Courier New" w:cs="Courier New"/>
          <w:sz w:val="14"/>
          <w:szCs w:val="14"/>
        </w:rPr>
        <w:pPrChange w:author="Wouter Deroey" w:date="2025-09-23T12:12:00Z" w:id="108">
          <w:pPr>
            <w:ind w:left="720"/>
          </w:pPr>
        </w:pPrChange>
      </w:pPr>
      <w:ins w:author="Wouter Deroey" w:date="2025-09-23T12:12:00Z" w:id="109">
        <w:r w:rsidRPr="00130CD5">
          <w:rPr>
            <w:rFonts w:ascii="Courier New" w:hAnsi="Courier New" w:cs="Courier New"/>
            <w:sz w:val="14"/>
            <w:szCs w:val="14"/>
          </w:rPr>
          <w:t>i8iYBdEHVqlCLxPG8QAx+39wXKM25qsveFhCHDyFA22tJ2Bb2G9Y0DPgmonmzbY6</w:t>
        </w:r>
      </w:ins>
    </w:p>
    <w:p w:rsidRPr="00130CD5" w:rsidR="00130CD5" w:rsidRDefault="00130CD5" w14:paraId="7B74397D" w14:textId="77777777">
      <w:pPr>
        <w:spacing w:after="0"/>
        <w:ind w:left="720"/>
        <w:rPr>
          <w:ins w:author="Wouter Deroey" w:date="2025-09-23T12:12:00Z" w:id="110"/>
          <w:rFonts w:ascii="Courier New" w:hAnsi="Courier New" w:cs="Courier New"/>
          <w:sz w:val="14"/>
          <w:szCs w:val="14"/>
        </w:rPr>
        <w:pPrChange w:author="Wouter Deroey" w:date="2025-09-23T12:12:00Z" w:id="111">
          <w:pPr>
            <w:ind w:left="720"/>
          </w:pPr>
        </w:pPrChange>
      </w:pPr>
      <w:ins w:author="Wouter Deroey" w:date="2025-09-23T12:12:00Z" w:id="112">
        <w:r w:rsidRPr="00130CD5">
          <w:rPr>
            <w:rFonts w:ascii="Courier New" w:hAnsi="Courier New" w:cs="Courier New"/>
            <w:sz w:val="14"/>
            <w:szCs w:val="14"/>
          </w:rPr>
          <w:t>H9lNmHDtnCcPVtg4yck503YvQ5tBNdXXriZTY5rtSokTZYwg4NhOokGSRPlz0n3p</w:t>
        </w:r>
      </w:ins>
    </w:p>
    <w:p w:rsidRPr="00130CD5" w:rsidR="00130CD5" w:rsidRDefault="00130CD5" w14:paraId="34CE6526" w14:textId="77777777">
      <w:pPr>
        <w:spacing w:after="0"/>
        <w:ind w:left="720"/>
        <w:rPr>
          <w:ins w:author="Wouter Deroey" w:date="2025-09-23T12:12:00Z" w:id="113"/>
          <w:rFonts w:ascii="Courier New" w:hAnsi="Courier New" w:cs="Courier New"/>
          <w:sz w:val="14"/>
          <w:szCs w:val="14"/>
        </w:rPr>
        <w:pPrChange w:author="Wouter Deroey" w:date="2025-09-23T12:12:00Z" w:id="114">
          <w:pPr>
            <w:ind w:left="720"/>
          </w:pPr>
        </w:pPrChange>
      </w:pPr>
      <w:ins w:author="Wouter Deroey" w:date="2025-09-23T12:12:00Z" w:id="115">
        <w:r w:rsidRPr="00130CD5">
          <w:rPr>
            <w:rFonts w:ascii="Courier New" w:hAnsi="Courier New" w:cs="Courier New"/>
            <w:sz w:val="14"/>
            <w:szCs w:val="14"/>
          </w:rPr>
          <w:t>D+s8f0iCTgpOFwxmF8fvaJ/njw85OpTGoCaqy6kGexxgoUeVDR52pGs8PSN6z4Fb</w:t>
        </w:r>
      </w:ins>
    </w:p>
    <w:p w:rsidRPr="00130CD5" w:rsidR="00130CD5" w:rsidRDefault="00130CD5" w14:paraId="6D0B3CA4" w14:textId="77777777">
      <w:pPr>
        <w:spacing w:after="0"/>
        <w:ind w:left="720"/>
        <w:rPr>
          <w:ins w:author="Wouter Deroey" w:date="2025-09-23T12:12:00Z" w:id="116"/>
          <w:rFonts w:ascii="Courier New" w:hAnsi="Courier New" w:cs="Courier New"/>
          <w:sz w:val="14"/>
          <w:szCs w:val="14"/>
        </w:rPr>
        <w:pPrChange w:author="Wouter Deroey" w:date="2025-09-23T12:12:00Z" w:id="117">
          <w:pPr>
            <w:ind w:left="720"/>
          </w:pPr>
        </w:pPrChange>
      </w:pPr>
      <w:ins w:author="Wouter Deroey" w:date="2025-09-23T12:12:00Z" w:id="118">
        <w:r w:rsidRPr="00130CD5">
          <w:rPr>
            <w:rFonts w:ascii="Courier New" w:hAnsi="Courier New" w:cs="Courier New"/>
            <w:sz w:val="14"/>
            <w:szCs w:val="14"/>
          </w:rPr>
          <w:t>/pCTHW05TPPgC7Olr+i8rowyequ828hWhH1j7ul/9T3qvkEGVr8MZ6MV+keOanFV</w:t>
        </w:r>
      </w:ins>
    </w:p>
    <w:p w:rsidRPr="00130CD5" w:rsidR="00130CD5" w:rsidRDefault="00130CD5" w14:paraId="6322579D" w14:textId="77777777">
      <w:pPr>
        <w:spacing w:after="0"/>
        <w:ind w:left="720"/>
        <w:rPr>
          <w:ins w:author="Wouter Deroey" w:date="2025-09-23T12:12:00Z" w:id="119"/>
          <w:rFonts w:ascii="Courier New" w:hAnsi="Courier New" w:cs="Courier New"/>
          <w:sz w:val="14"/>
          <w:szCs w:val="14"/>
        </w:rPr>
        <w:pPrChange w:author="Wouter Deroey" w:date="2025-09-23T12:12:00Z" w:id="120">
          <w:pPr>
            <w:ind w:left="720"/>
          </w:pPr>
        </w:pPrChange>
      </w:pPr>
      <w:ins w:author="Wouter Deroey" w:date="2025-09-23T12:12:00Z" w:id="121">
        <w:r w:rsidRPr="00130CD5">
          <w:rPr>
            <w:rFonts w:ascii="Courier New" w:hAnsi="Courier New" w:cs="Courier New"/>
            <w:sz w:val="14"/>
            <w:szCs w:val="14"/>
          </w:rPr>
          <w:t>9VePGnIOTVgTWWZ+ha37LzzAIgXqk4zyvifuH5q2uQKBgQD0a7OJ35hwUO9wRsP3</w:t>
        </w:r>
      </w:ins>
    </w:p>
    <w:p w:rsidRPr="00130CD5" w:rsidR="00130CD5" w:rsidRDefault="00130CD5" w14:paraId="3787FB93" w14:textId="77777777">
      <w:pPr>
        <w:spacing w:after="0"/>
        <w:ind w:left="720"/>
        <w:rPr>
          <w:ins w:author="Wouter Deroey" w:date="2025-09-23T12:12:00Z" w:id="122"/>
          <w:rFonts w:ascii="Courier New" w:hAnsi="Courier New" w:cs="Courier New"/>
          <w:sz w:val="14"/>
          <w:szCs w:val="14"/>
        </w:rPr>
        <w:pPrChange w:author="Wouter Deroey" w:date="2025-09-23T12:12:00Z" w:id="123">
          <w:pPr>
            <w:ind w:left="720"/>
          </w:pPr>
        </w:pPrChange>
      </w:pPr>
      <w:ins w:author="Wouter Deroey" w:date="2025-09-23T12:12:00Z" w:id="124">
        <w:r w:rsidRPr="00130CD5">
          <w:rPr>
            <w:rFonts w:ascii="Courier New" w:hAnsi="Courier New" w:cs="Courier New"/>
            <w:sz w:val="14"/>
            <w:szCs w:val="14"/>
          </w:rPr>
          <w:t>C9WtEZGnLYpiMKZi6TwC2MsFVMJDwl6dtq9W+rSDiB5HTRKPf9XMRc0A4Tk3RwV5</w:t>
        </w:r>
      </w:ins>
    </w:p>
    <w:p w:rsidRPr="00130CD5" w:rsidR="00130CD5" w:rsidRDefault="00130CD5" w14:paraId="76CB1290" w14:textId="77777777">
      <w:pPr>
        <w:spacing w:after="0"/>
        <w:ind w:left="720"/>
        <w:rPr>
          <w:ins w:author="Wouter Deroey" w:date="2025-09-23T12:12:00Z" w:id="125"/>
          <w:rFonts w:ascii="Courier New" w:hAnsi="Courier New" w:cs="Courier New"/>
          <w:sz w:val="14"/>
          <w:szCs w:val="14"/>
        </w:rPr>
        <w:pPrChange w:author="Wouter Deroey" w:date="2025-09-23T12:12:00Z" w:id="126">
          <w:pPr>
            <w:ind w:left="720"/>
          </w:pPr>
        </w:pPrChange>
      </w:pPr>
      <w:ins w:author="Wouter Deroey" w:date="2025-09-23T12:12:00Z" w:id="127">
        <w:r w:rsidRPr="00130CD5">
          <w:rPr>
            <w:rFonts w:ascii="Courier New" w:hAnsi="Courier New" w:cs="Courier New"/>
            <w:sz w:val="14"/>
            <w:szCs w:val="14"/>
          </w:rPr>
          <w:t>QVJh8j1PACuY/t0foo2p7TecCJK9W38bYPmARN0rjNw7OJKT8GMfU3NddPoZlf9K</w:t>
        </w:r>
      </w:ins>
    </w:p>
    <w:p w:rsidRPr="00130CD5" w:rsidR="00130CD5" w:rsidRDefault="00130CD5" w14:paraId="6794082F" w14:textId="77777777">
      <w:pPr>
        <w:spacing w:after="0"/>
        <w:ind w:left="720"/>
        <w:rPr>
          <w:ins w:author="Wouter Deroey" w:date="2025-09-23T12:12:00Z" w:id="128"/>
          <w:rFonts w:ascii="Courier New" w:hAnsi="Courier New" w:cs="Courier New"/>
          <w:sz w:val="14"/>
          <w:szCs w:val="14"/>
        </w:rPr>
        <w:pPrChange w:author="Wouter Deroey" w:date="2025-09-23T12:12:00Z" w:id="129">
          <w:pPr>
            <w:ind w:left="720"/>
          </w:pPr>
        </w:pPrChange>
      </w:pPr>
      <w:ins w:author="Wouter Deroey" w:date="2025-09-23T12:12:00Z" w:id="130">
        <w:r w:rsidRPr="00130CD5">
          <w:rPr>
            <w:rFonts w:ascii="Courier New" w:hAnsi="Courier New" w:cs="Courier New"/>
            <w:sz w:val="14"/>
            <w:szCs w:val="14"/>
          </w:rPr>
          <w:t>Rz5qeD7a2ICcFEEmHZ/B7BQUvQKBgQDjcfEU8RlxIhKC+3aNoOzFo3jxxyCfSnN5</w:t>
        </w:r>
      </w:ins>
    </w:p>
    <w:p w:rsidRPr="00130CD5" w:rsidR="00130CD5" w:rsidRDefault="00130CD5" w14:paraId="350AE63D" w14:textId="77777777">
      <w:pPr>
        <w:spacing w:after="0"/>
        <w:ind w:left="720"/>
        <w:rPr>
          <w:ins w:author="Wouter Deroey" w:date="2025-09-23T12:12:00Z" w:id="131"/>
          <w:rFonts w:ascii="Courier New" w:hAnsi="Courier New" w:cs="Courier New"/>
          <w:sz w:val="14"/>
          <w:szCs w:val="14"/>
        </w:rPr>
        <w:pPrChange w:author="Wouter Deroey" w:date="2025-09-23T12:12:00Z" w:id="132">
          <w:pPr>
            <w:ind w:left="720"/>
          </w:pPr>
        </w:pPrChange>
      </w:pPr>
      <w:ins w:author="Wouter Deroey" w:date="2025-09-23T12:12:00Z" w:id="133">
        <w:r w:rsidRPr="00130CD5">
          <w:rPr>
            <w:rFonts w:ascii="Courier New" w:hAnsi="Courier New" w:cs="Courier New"/>
            <w:sz w:val="14"/>
            <w:szCs w:val="14"/>
          </w:rPr>
          <w:t>gYLm3ZVrs8XjgT3t2ylmvlaDWyzCpjlGe+4/pFW44ZPOTDsdxFAEgztonqcaqmzq</w:t>
        </w:r>
      </w:ins>
    </w:p>
    <w:p w:rsidRPr="00130CD5" w:rsidR="00130CD5" w:rsidRDefault="00130CD5" w14:paraId="7E2F92F7" w14:textId="77777777">
      <w:pPr>
        <w:spacing w:after="0"/>
        <w:ind w:left="720"/>
        <w:rPr>
          <w:ins w:author="Wouter Deroey" w:date="2025-09-23T12:12:00Z" w:id="134"/>
          <w:rFonts w:ascii="Courier New" w:hAnsi="Courier New" w:cs="Courier New"/>
          <w:sz w:val="14"/>
          <w:szCs w:val="14"/>
        </w:rPr>
        <w:pPrChange w:author="Wouter Deroey" w:date="2025-09-23T12:12:00Z" w:id="135">
          <w:pPr>
            <w:ind w:left="720"/>
          </w:pPr>
        </w:pPrChange>
      </w:pPr>
      <w:ins w:author="Wouter Deroey" w:date="2025-09-23T12:12:00Z" w:id="136">
        <w:r w:rsidRPr="00130CD5">
          <w:rPr>
            <w:rFonts w:ascii="Courier New" w:hAnsi="Courier New" w:cs="Courier New"/>
            <w:sz w:val="14"/>
            <w:szCs w:val="14"/>
          </w:rPr>
          <w:t>c4oYmqzxsjMbconKKGQY6mDa8N3U99ZYA3vdfb4OH7NHzt3qa0i02QcdwquubqiJ</w:t>
        </w:r>
      </w:ins>
    </w:p>
    <w:p w:rsidRPr="00130CD5" w:rsidR="00130CD5" w:rsidRDefault="00130CD5" w14:paraId="022601A6" w14:textId="77777777">
      <w:pPr>
        <w:spacing w:after="0"/>
        <w:ind w:left="720"/>
        <w:rPr>
          <w:ins w:author="Wouter Deroey" w:date="2025-09-23T12:12:00Z" w:id="137"/>
          <w:rFonts w:ascii="Courier New" w:hAnsi="Courier New" w:cs="Courier New"/>
          <w:sz w:val="14"/>
          <w:szCs w:val="14"/>
        </w:rPr>
        <w:pPrChange w:author="Wouter Deroey" w:date="2025-09-23T12:12:00Z" w:id="138">
          <w:pPr>
            <w:ind w:left="720"/>
          </w:pPr>
        </w:pPrChange>
      </w:pPr>
      <w:ins w:author="Wouter Deroey" w:date="2025-09-23T12:12:00Z" w:id="139">
        <w:r w:rsidRPr="00130CD5">
          <w:rPr>
            <w:rFonts w:ascii="Courier New" w:hAnsi="Courier New" w:cs="Courier New"/>
            <w:sz w:val="14"/>
            <w:szCs w:val="14"/>
          </w:rPr>
          <w:t>qaZHlEXmfwKBgD3NOcFj2wyTOme+TPCbenTfW1/VIQeA26Fo7faeUH9RlilB7WCd</w:t>
        </w:r>
      </w:ins>
    </w:p>
    <w:p w:rsidRPr="00130CD5" w:rsidR="00130CD5" w:rsidRDefault="00130CD5" w14:paraId="0719F0C9" w14:textId="77777777">
      <w:pPr>
        <w:spacing w:after="0"/>
        <w:ind w:left="720"/>
        <w:rPr>
          <w:ins w:author="Wouter Deroey" w:date="2025-09-23T12:12:00Z" w:id="140"/>
          <w:rFonts w:ascii="Courier New" w:hAnsi="Courier New" w:cs="Courier New"/>
          <w:sz w:val="14"/>
          <w:szCs w:val="14"/>
        </w:rPr>
        <w:pPrChange w:author="Wouter Deroey" w:date="2025-09-23T12:12:00Z" w:id="141">
          <w:pPr>
            <w:ind w:left="720"/>
          </w:pPr>
        </w:pPrChange>
      </w:pPr>
      <w:ins w:author="Wouter Deroey" w:date="2025-09-23T12:12:00Z" w:id="142">
        <w:r w:rsidRPr="00130CD5">
          <w:rPr>
            <w:rFonts w:ascii="Courier New" w:hAnsi="Courier New" w:cs="Courier New"/>
            <w:sz w:val="14"/>
            <w:szCs w:val="14"/>
          </w:rPr>
          <w:t>f6pTi+8yLM3EjCvim/GhuJs/V5NFjvnA7Y68jIn8Ngnib5D/LijIRWZbuJbOms4W</w:t>
        </w:r>
      </w:ins>
    </w:p>
    <w:p w:rsidRPr="00130CD5" w:rsidR="00130CD5" w:rsidRDefault="00130CD5" w14:paraId="0936FA56" w14:textId="77777777">
      <w:pPr>
        <w:spacing w:after="0"/>
        <w:ind w:left="720"/>
        <w:rPr>
          <w:ins w:author="Wouter Deroey" w:date="2025-09-23T12:12:00Z" w:id="143"/>
          <w:rFonts w:ascii="Courier New" w:hAnsi="Courier New" w:cs="Courier New"/>
          <w:sz w:val="14"/>
          <w:szCs w:val="14"/>
        </w:rPr>
        <w:pPrChange w:author="Wouter Deroey" w:date="2025-09-23T12:12:00Z" w:id="144">
          <w:pPr>
            <w:ind w:left="720"/>
          </w:pPr>
        </w:pPrChange>
      </w:pPr>
      <w:ins w:author="Wouter Deroey" w:date="2025-09-23T12:12:00Z" w:id="145">
        <w:r w:rsidRPr="00130CD5">
          <w:rPr>
            <w:rFonts w:ascii="Courier New" w:hAnsi="Courier New" w:cs="Courier New"/>
            <w:sz w:val="14"/>
            <w:szCs w:val="14"/>
          </w:rPr>
          <w:t>cB/hybaoUEtdG5ryjm2uUR5RZKexiLKEXyDWtLXrRmGwsWRs2ydShSVVAoGAGIlM</w:t>
        </w:r>
      </w:ins>
    </w:p>
    <w:p w:rsidRPr="00130CD5" w:rsidR="00130CD5" w:rsidRDefault="00130CD5" w14:paraId="1D2E58E7" w14:textId="77777777">
      <w:pPr>
        <w:spacing w:after="0"/>
        <w:ind w:left="720"/>
        <w:rPr>
          <w:ins w:author="Wouter Deroey" w:date="2025-09-23T12:12:00Z" w:id="146"/>
          <w:rFonts w:ascii="Courier New" w:hAnsi="Courier New" w:cs="Courier New"/>
          <w:sz w:val="14"/>
          <w:szCs w:val="14"/>
        </w:rPr>
        <w:pPrChange w:author="Wouter Deroey" w:date="2025-09-23T12:12:00Z" w:id="147">
          <w:pPr>
            <w:ind w:left="720"/>
          </w:pPr>
        </w:pPrChange>
      </w:pPr>
      <w:ins w:author="Wouter Deroey" w:date="2025-09-23T12:12:00Z" w:id="148">
        <w:r w:rsidRPr="00130CD5">
          <w:rPr>
            <w:rFonts w:ascii="Courier New" w:hAnsi="Courier New" w:cs="Courier New"/>
            <w:sz w:val="14"/>
            <w:szCs w:val="14"/>
          </w:rPr>
          <w:t>NrQjyH6ifJrgGTtJD7Eo9PxEWqrPdkYwdvNkkS/do0NoCObhuoHCF32YgI8qEp5/</w:t>
        </w:r>
      </w:ins>
    </w:p>
    <w:p w:rsidRPr="00130CD5" w:rsidR="00130CD5" w:rsidRDefault="00130CD5" w14:paraId="16154BD3" w14:textId="77777777">
      <w:pPr>
        <w:spacing w:after="0"/>
        <w:ind w:left="720"/>
        <w:rPr>
          <w:ins w:author="Wouter Deroey" w:date="2025-09-23T12:12:00Z" w:id="149"/>
          <w:rFonts w:ascii="Courier New" w:hAnsi="Courier New" w:cs="Courier New"/>
          <w:sz w:val="14"/>
          <w:szCs w:val="14"/>
        </w:rPr>
        <w:pPrChange w:author="Wouter Deroey" w:date="2025-09-23T12:12:00Z" w:id="150">
          <w:pPr>
            <w:ind w:left="720"/>
          </w:pPr>
        </w:pPrChange>
      </w:pPr>
      <w:ins w:author="Wouter Deroey" w:date="2025-09-23T12:12:00Z" w:id="151">
        <w:r w:rsidRPr="00130CD5">
          <w:rPr>
            <w:rFonts w:ascii="Courier New" w:hAnsi="Courier New" w:cs="Courier New"/>
            <w:sz w:val="14"/>
            <w:szCs w:val="14"/>
          </w:rPr>
          <w:t>/0GdNcqwBUtX/UgWUcZOfGTRJiFIiqpYNXtKOPC+brGWh8Z/tehi9nuRks4Bw5Ds</w:t>
        </w:r>
      </w:ins>
    </w:p>
    <w:p w:rsidRPr="00130CD5" w:rsidR="00130CD5" w:rsidRDefault="00130CD5" w14:paraId="4A0A892F" w14:textId="77777777">
      <w:pPr>
        <w:spacing w:after="0"/>
        <w:ind w:left="720"/>
        <w:rPr>
          <w:ins w:author="Wouter Deroey" w:date="2025-09-23T12:12:00Z" w:id="152"/>
          <w:rFonts w:ascii="Courier New" w:hAnsi="Courier New" w:cs="Courier New"/>
          <w:sz w:val="14"/>
          <w:szCs w:val="14"/>
        </w:rPr>
        <w:pPrChange w:author="Wouter Deroey" w:date="2025-09-23T12:12:00Z" w:id="153">
          <w:pPr>
            <w:ind w:left="720"/>
          </w:pPr>
        </w:pPrChange>
      </w:pPr>
      <w:ins w:author="Wouter Deroey" w:date="2025-09-23T12:12:00Z" w:id="154">
        <w:r w:rsidRPr="00130CD5">
          <w:rPr>
            <w:rFonts w:ascii="Courier New" w:hAnsi="Courier New" w:cs="Courier New"/>
            <w:sz w:val="14"/>
            <w:szCs w:val="14"/>
          </w:rPr>
          <w:t>peJQxHlK/+4jJozYVRosmFtN5g1uBRvWIlaui8UCgYAftP2s0kzu0vtuj8ee+nvO</w:t>
        </w:r>
      </w:ins>
    </w:p>
    <w:p w:rsidRPr="00130CD5" w:rsidR="00130CD5" w:rsidRDefault="00130CD5" w14:paraId="113DBE5F" w14:textId="77777777">
      <w:pPr>
        <w:spacing w:after="0"/>
        <w:ind w:left="720"/>
        <w:rPr>
          <w:ins w:author="Wouter Deroey" w:date="2025-09-23T12:12:00Z" w:id="155"/>
          <w:rFonts w:ascii="Courier New" w:hAnsi="Courier New" w:cs="Courier New"/>
          <w:sz w:val="14"/>
          <w:szCs w:val="14"/>
        </w:rPr>
        <w:pPrChange w:author="Wouter Deroey" w:date="2025-09-23T12:12:00Z" w:id="156">
          <w:pPr>
            <w:ind w:left="720"/>
          </w:pPr>
        </w:pPrChange>
      </w:pPr>
      <w:ins w:author="Wouter Deroey" w:date="2025-09-23T12:12:00Z" w:id="157">
        <w:r w:rsidRPr="00130CD5">
          <w:rPr>
            <w:rFonts w:ascii="Courier New" w:hAnsi="Courier New" w:cs="Courier New"/>
            <w:sz w:val="14"/>
            <w:szCs w:val="14"/>
          </w:rPr>
          <w:t>TBfovmtlcuDm+xE7tL8Is+wCZH34Hsz/V4m2Opn48jbL9C5U9/A4gC8L+hKIY2GZ</w:t>
        </w:r>
      </w:ins>
    </w:p>
    <w:p w:rsidRPr="00130CD5" w:rsidR="00130CD5" w:rsidRDefault="00130CD5" w14:paraId="08BD0461" w14:textId="77777777">
      <w:pPr>
        <w:spacing w:after="0"/>
        <w:ind w:left="720"/>
        <w:rPr>
          <w:ins w:author="Wouter Deroey" w:date="2025-09-23T12:12:00Z" w:id="158"/>
          <w:rFonts w:ascii="Courier New" w:hAnsi="Courier New" w:cs="Courier New"/>
          <w:sz w:val="14"/>
          <w:szCs w:val="14"/>
        </w:rPr>
        <w:pPrChange w:author="Wouter Deroey" w:date="2025-09-23T12:12:00Z" w:id="159">
          <w:pPr>
            <w:ind w:left="720"/>
          </w:pPr>
        </w:pPrChange>
      </w:pPr>
      <w:ins w:author="Wouter Deroey" w:date="2025-09-23T12:12:00Z" w:id="160">
        <w:r w:rsidRPr="00130CD5">
          <w:rPr>
            <w:rFonts w:ascii="Courier New" w:hAnsi="Courier New" w:cs="Courier New"/>
            <w:sz w:val="14"/>
            <w:szCs w:val="14"/>
          </w:rPr>
          <w:t>PAj44jvC45U9fziMxCQ2NMqrYVJJ3YQSXOzwiNIRnnfHY54lu6sNndAKjhxpWj6L</w:t>
        </w:r>
      </w:ins>
    </w:p>
    <w:p w:rsidRPr="00130CD5" w:rsidR="00130CD5" w:rsidRDefault="00130CD5" w14:paraId="565DA3C0" w14:textId="77777777">
      <w:pPr>
        <w:spacing w:after="0"/>
        <w:ind w:left="720"/>
        <w:rPr>
          <w:ins w:author="Wouter Deroey" w:date="2025-09-23T12:12:00Z" w:id="161"/>
          <w:rFonts w:ascii="Courier New" w:hAnsi="Courier New" w:cs="Courier New"/>
          <w:sz w:val="14"/>
          <w:szCs w:val="14"/>
        </w:rPr>
        <w:pPrChange w:author="Wouter Deroey" w:date="2025-09-23T12:12:00Z" w:id="162">
          <w:pPr>
            <w:ind w:left="720"/>
          </w:pPr>
        </w:pPrChange>
      </w:pPr>
      <w:ins w:author="Wouter Deroey" w:date="2025-09-23T12:12:00Z" w:id="163">
        <w:r w:rsidRPr="00130CD5">
          <w:rPr>
            <w:rFonts w:ascii="Courier New" w:hAnsi="Courier New" w:cs="Courier New"/>
            <w:sz w:val="14"/>
            <w:szCs w:val="14"/>
          </w:rPr>
          <w:t>JxaDN4okGVQVITxUVrc/PA==</w:t>
        </w:r>
      </w:ins>
    </w:p>
    <w:p w:rsidRPr="00562C8C" w:rsidR="007A3C21" w:rsidDel="00130CD5" w:rsidP="00B468F4" w:rsidRDefault="00130CD5" w14:paraId="4AB7D59F" w14:textId="615FE486">
      <w:pPr>
        <w:spacing w:after="0"/>
        <w:ind w:left="720"/>
        <w:rPr>
          <w:del w:author="Wouter Deroey" w:date="2025-09-23T12:12:00Z" w:id="164"/>
          <w:rFonts w:ascii="Courier New" w:hAnsi="Courier New" w:cs="Courier New"/>
          <w:sz w:val="14"/>
          <w:szCs w:val="14"/>
        </w:rPr>
      </w:pPr>
      <w:ins w:author="Wouter Deroey" w:date="2025-09-23T12:12:00Z" w:id="165">
        <w:r w:rsidRPr="00130CD5">
          <w:rPr>
            <w:rFonts w:ascii="Courier New" w:hAnsi="Courier New" w:cs="Courier New"/>
            <w:sz w:val="14"/>
            <w:szCs w:val="14"/>
          </w:rPr>
          <w:t>-----END PRIVATE KEY-----</w:t>
        </w:r>
      </w:ins>
    </w:p>
    <w:p w:rsidRPr="00562C8C" w:rsidR="007A3C21" w:rsidP="000C5D9A" w:rsidRDefault="007A3C21" w14:paraId="0C7CB3CF" w14:textId="77777777">
      <w:pPr>
        <w:ind w:left="720"/>
        <w:rPr>
          <w:rFonts w:ascii="Courier New" w:hAnsi="Courier New" w:cs="Courier New"/>
          <w:sz w:val="14"/>
          <w:szCs w:val="14"/>
          <w:lang w:val="en-BE"/>
        </w:rPr>
      </w:pPr>
    </w:p>
    <w:p w:rsidRPr="00562C8C" w:rsidR="007A3C21" w:rsidP="000C5D9A" w:rsidRDefault="00C555DE" w14:paraId="154003A5" w14:textId="520E5E92">
      <w:pPr>
        <w:ind w:left="720"/>
        <w:rPr>
          <w:rFonts w:ascii="Courier New" w:hAnsi="Courier New" w:cs="Courier New"/>
          <w:sz w:val="14"/>
          <w:szCs w:val="14"/>
          <w:lang w:val="en-US"/>
        </w:rPr>
      </w:pPr>
      <w:ins w:author="Wouter Deroey" w:date="2025-09-22T13:35:00Z" w:id="166">
        <w:r>
          <w:rPr>
            <w:rFonts w:ascii="Courier New" w:hAnsi="Courier New" w:cs="Courier New"/>
            <w:sz w:val="14"/>
            <w:szCs w:val="14"/>
            <w:lang w:val="en-BE"/>
          </w:rPr>
          <w:t>Public Certificate</w:t>
        </w:r>
      </w:ins>
      <w:r w:rsidRPr="46BF6A44" w:rsidR="007A3C21">
        <w:rPr>
          <w:rFonts w:ascii="Courier New" w:hAnsi="Courier New" w:cs="Courier New"/>
          <w:sz w:val="14"/>
          <w:szCs w:val="14"/>
          <w:lang w:val="pt-PT"/>
        </w:rPr>
        <w:t xml:space="preserve"> : </w:t>
      </w:r>
    </w:p>
    <w:p w:rsidRPr="00A105AD" w:rsidR="00A105AD" w:rsidP="00B468F4" w:rsidRDefault="00A105AD" w14:paraId="432A866D" w14:textId="77777777">
      <w:pPr>
        <w:spacing w:after="0"/>
        <w:ind w:left="720"/>
        <w:rPr>
          <w:ins w:author="Wouter Deroey" w:date="2025-09-23T12:12:00Z" w:id="167"/>
          <w:rFonts w:ascii="Courier New" w:hAnsi="Courier New" w:cs="Courier New"/>
          <w:sz w:val="14"/>
          <w:szCs w:val="14"/>
        </w:rPr>
      </w:pPr>
      <w:ins w:author="Wouter Deroey" w:date="2025-09-23T12:12:00Z" w:id="168">
        <w:r w:rsidRPr="00A105AD">
          <w:rPr>
            <w:rFonts w:ascii="Courier New" w:hAnsi="Courier New" w:cs="Courier New"/>
            <w:sz w:val="14"/>
            <w:szCs w:val="14"/>
          </w:rPr>
          <w:t>-----BEGIN CERTIFICATE-----</w:t>
        </w:r>
      </w:ins>
    </w:p>
    <w:p w:rsidRPr="00A105AD" w:rsidR="00A105AD" w:rsidP="00B468F4" w:rsidRDefault="00A105AD" w14:paraId="5173EF0B" w14:textId="77777777">
      <w:pPr>
        <w:spacing w:after="0"/>
        <w:ind w:left="720"/>
        <w:rPr>
          <w:ins w:author="Wouter Deroey" w:date="2025-09-23T12:12:00Z" w:id="169"/>
          <w:rFonts w:ascii="Courier New" w:hAnsi="Courier New" w:cs="Courier New"/>
          <w:sz w:val="14"/>
          <w:szCs w:val="14"/>
        </w:rPr>
      </w:pPr>
      <w:ins w:author="Wouter Deroey" w:date="2025-09-23T12:12:00Z" w:id="170">
        <w:r w:rsidRPr="00A105AD">
          <w:rPr>
            <w:rFonts w:ascii="Courier New" w:hAnsi="Courier New" w:cs="Courier New"/>
            <w:sz w:val="14"/>
            <w:szCs w:val="14"/>
          </w:rPr>
          <w:t>MIIC0TCCAbmgAwIBAgIULriDcYjpSgBZD9VYWvogZPWib0YwDQYJKoZIhvcNAQEL</w:t>
        </w:r>
      </w:ins>
    </w:p>
    <w:p w:rsidRPr="00A105AD" w:rsidR="00A105AD" w:rsidP="00B468F4" w:rsidRDefault="00A105AD" w14:paraId="67A664F7" w14:textId="77777777">
      <w:pPr>
        <w:spacing w:after="0"/>
        <w:ind w:left="720"/>
        <w:rPr>
          <w:ins w:author="Wouter Deroey" w:date="2025-09-23T12:12:00Z" w:id="171"/>
          <w:rFonts w:ascii="Courier New" w:hAnsi="Courier New" w:cs="Courier New"/>
          <w:sz w:val="14"/>
          <w:szCs w:val="14"/>
        </w:rPr>
      </w:pPr>
      <w:ins w:author="Wouter Deroey" w:date="2025-09-23T12:12:00Z" w:id="172">
        <w:r w:rsidRPr="00A105AD">
          <w:rPr>
            <w:rFonts w:ascii="Courier New" w:hAnsi="Courier New" w:cs="Courier New"/>
            <w:sz w:val="14"/>
            <w:szCs w:val="14"/>
          </w:rPr>
          <w:t>BQAwIDEeMBwGA1UEAwwVRHVtbXkgSm9obiBEb2UgSXNzdWVyMB4XDTI1MDkyMjEx</w:t>
        </w:r>
      </w:ins>
    </w:p>
    <w:p w:rsidRPr="00A105AD" w:rsidR="00A105AD" w:rsidP="00B468F4" w:rsidRDefault="00A105AD" w14:paraId="757C4E1D" w14:textId="77777777">
      <w:pPr>
        <w:spacing w:after="0"/>
        <w:ind w:left="720"/>
        <w:rPr>
          <w:ins w:author="Wouter Deroey" w:date="2025-09-23T12:12:00Z" w:id="173"/>
          <w:rFonts w:ascii="Courier New" w:hAnsi="Courier New" w:cs="Courier New"/>
          <w:sz w:val="14"/>
          <w:szCs w:val="14"/>
        </w:rPr>
      </w:pPr>
      <w:ins w:author="Wouter Deroey" w:date="2025-09-23T12:12:00Z" w:id="174">
        <w:r w:rsidRPr="00A105AD">
          <w:rPr>
            <w:rFonts w:ascii="Courier New" w:hAnsi="Courier New" w:cs="Courier New"/>
            <w:sz w:val="14"/>
            <w:szCs w:val="14"/>
          </w:rPr>
          <w:t>MTc0NFoXDTMwMDkyMjExMTc0NFowEzERMA8GA1UEAwwISm9obiBEb2UwggEiMA0G</w:t>
        </w:r>
      </w:ins>
    </w:p>
    <w:p w:rsidRPr="00A105AD" w:rsidR="00A105AD" w:rsidP="00B468F4" w:rsidRDefault="00A105AD" w14:paraId="3CCDAE70" w14:textId="77777777">
      <w:pPr>
        <w:spacing w:after="0"/>
        <w:ind w:left="720"/>
        <w:rPr>
          <w:ins w:author="Wouter Deroey" w:date="2025-09-23T12:12:00Z" w:id="175"/>
          <w:rFonts w:ascii="Courier New" w:hAnsi="Courier New" w:cs="Courier New"/>
          <w:sz w:val="14"/>
          <w:szCs w:val="14"/>
        </w:rPr>
      </w:pPr>
      <w:ins w:author="Wouter Deroey" w:date="2025-09-23T12:12:00Z" w:id="176">
        <w:r w:rsidRPr="00A105AD">
          <w:rPr>
            <w:rFonts w:ascii="Courier New" w:hAnsi="Courier New" w:cs="Courier New"/>
            <w:sz w:val="14"/>
            <w:szCs w:val="14"/>
          </w:rPr>
          <w:t>CSqGSIb3DQEBAQUAA4IBDwAwggEKAoIBAQDZKEnq48Besrfe5BM0uHDyXQZTCnwd</w:t>
        </w:r>
      </w:ins>
    </w:p>
    <w:p w:rsidRPr="00A105AD" w:rsidR="00A105AD" w:rsidP="00B468F4" w:rsidRDefault="00A105AD" w14:paraId="39A9DAED" w14:textId="77777777">
      <w:pPr>
        <w:spacing w:after="0"/>
        <w:ind w:left="720"/>
        <w:rPr>
          <w:ins w:author="Wouter Deroey" w:date="2025-09-23T12:12:00Z" w:id="177"/>
          <w:rFonts w:ascii="Courier New" w:hAnsi="Courier New" w:cs="Courier New"/>
          <w:sz w:val="14"/>
          <w:szCs w:val="14"/>
        </w:rPr>
      </w:pPr>
      <w:ins w:author="Wouter Deroey" w:date="2025-09-23T12:12:00Z" w:id="178">
        <w:r w:rsidRPr="00A105AD">
          <w:rPr>
            <w:rFonts w:ascii="Courier New" w:hAnsi="Courier New" w:cs="Courier New"/>
            <w:sz w:val="14"/>
            <w:szCs w:val="14"/>
          </w:rPr>
          <w:t>CnbJPcOPN8dkm1pWCgWuU59saNPxmqXOjsyQJ/SOBWMa8nc4StScWydFl1E/YbSk</w:t>
        </w:r>
      </w:ins>
    </w:p>
    <w:p w:rsidRPr="00A105AD" w:rsidR="00A105AD" w:rsidP="00B468F4" w:rsidRDefault="00A105AD" w14:paraId="44408094" w14:textId="77777777">
      <w:pPr>
        <w:spacing w:after="0"/>
        <w:ind w:left="720"/>
        <w:rPr>
          <w:ins w:author="Wouter Deroey" w:date="2025-09-23T12:12:00Z" w:id="179"/>
          <w:rFonts w:ascii="Courier New" w:hAnsi="Courier New" w:cs="Courier New"/>
          <w:sz w:val="14"/>
          <w:szCs w:val="14"/>
        </w:rPr>
      </w:pPr>
      <w:ins w:author="Wouter Deroey" w:date="2025-09-23T12:12:00Z" w:id="180">
        <w:r w:rsidRPr="00A105AD">
          <w:rPr>
            <w:rFonts w:ascii="Courier New" w:hAnsi="Courier New" w:cs="Courier New"/>
            <w:sz w:val="14"/>
            <w:szCs w:val="14"/>
          </w:rPr>
          <w:t>3gzGQn5kbwjnLRuU7qP0QhhFpqS/rWtHPqL9An6HEgvLnPiMs9TSSOCjLobV9By1</w:t>
        </w:r>
      </w:ins>
    </w:p>
    <w:p w:rsidRPr="00A105AD" w:rsidR="00A105AD" w:rsidP="00B468F4" w:rsidRDefault="00A105AD" w14:paraId="7991765E" w14:textId="77777777">
      <w:pPr>
        <w:spacing w:after="0"/>
        <w:ind w:left="720"/>
        <w:rPr>
          <w:ins w:author="Wouter Deroey" w:date="2025-09-23T12:12:00Z" w:id="181"/>
          <w:rFonts w:ascii="Courier New" w:hAnsi="Courier New" w:cs="Courier New"/>
          <w:sz w:val="14"/>
          <w:szCs w:val="14"/>
        </w:rPr>
      </w:pPr>
      <w:ins w:author="Wouter Deroey" w:date="2025-09-23T12:12:00Z" w:id="182">
        <w:r w:rsidRPr="00A105AD">
          <w:rPr>
            <w:rFonts w:ascii="Courier New" w:hAnsi="Courier New" w:cs="Courier New"/>
            <w:sz w:val="14"/>
            <w:szCs w:val="14"/>
          </w:rPr>
          <w:t>SrUsSXF+MjGFdpWvOVwAcgJHQiZzJ1F1T+LNW52IZQdNAgadCLD8LxBZ3qAp3g6J</w:t>
        </w:r>
      </w:ins>
    </w:p>
    <w:p w:rsidRPr="00A105AD" w:rsidR="00A105AD" w:rsidP="00B468F4" w:rsidRDefault="00A105AD" w14:paraId="5C76F4B9" w14:textId="77777777">
      <w:pPr>
        <w:spacing w:after="0"/>
        <w:ind w:left="720"/>
        <w:rPr>
          <w:ins w:author="Wouter Deroey" w:date="2025-09-23T12:12:00Z" w:id="183"/>
          <w:rFonts w:ascii="Courier New" w:hAnsi="Courier New" w:cs="Courier New"/>
          <w:sz w:val="14"/>
          <w:szCs w:val="14"/>
        </w:rPr>
      </w:pPr>
      <w:ins w:author="Wouter Deroey" w:date="2025-09-23T12:12:00Z" w:id="184">
        <w:r w:rsidRPr="00A105AD">
          <w:rPr>
            <w:rFonts w:ascii="Courier New" w:hAnsi="Courier New" w:cs="Courier New"/>
            <w:sz w:val="14"/>
            <w:szCs w:val="14"/>
          </w:rPr>
          <w:t>aerGlJtdORNObzO/pY2aG9x+E0729ThkxLOcyzuznpjUffv7t7SVBuiIAeF++zHD</w:t>
        </w:r>
      </w:ins>
    </w:p>
    <w:p w:rsidRPr="00A105AD" w:rsidR="00A105AD" w:rsidP="00B468F4" w:rsidRDefault="00A105AD" w14:paraId="5A9751B8" w14:textId="77777777">
      <w:pPr>
        <w:spacing w:after="0"/>
        <w:ind w:left="720"/>
        <w:rPr>
          <w:ins w:author="Wouter Deroey" w:date="2025-09-23T12:12:00Z" w:id="185"/>
          <w:rFonts w:ascii="Courier New" w:hAnsi="Courier New" w:cs="Courier New"/>
          <w:sz w:val="14"/>
          <w:szCs w:val="14"/>
        </w:rPr>
      </w:pPr>
      <w:ins w:author="Wouter Deroey" w:date="2025-09-23T12:12:00Z" w:id="186">
        <w:r w:rsidRPr="00A105AD">
          <w:rPr>
            <w:rFonts w:ascii="Courier New" w:hAnsi="Courier New" w:cs="Courier New"/>
            <w:sz w:val="14"/>
            <w:szCs w:val="14"/>
          </w:rPr>
          <w:t>sZo08EeQSrehPeWGRhV06HmJSiFv6XqCHFQzqAX/EvBzKQbEByADiRfDAgMBAAGj</w:t>
        </w:r>
      </w:ins>
    </w:p>
    <w:p w:rsidRPr="00A105AD" w:rsidR="00A105AD" w:rsidP="00B468F4" w:rsidRDefault="00A105AD" w14:paraId="7A26EAFD" w14:textId="77777777">
      <w:pPr>
        <w:spacing w:after="0"/>
        <w:ind w:left="720"/>
        <w:rPr>
          <w:ins w:author="Wouter Deroey" w:date="2025-09-23T12:12:00Z" w:id="187"/>
          <w:rFonts w:ascii="Courier New" w:hAnsi="Courier New" w:cs="Courier New"/>
          <w:sz w:val="14"/>
          <w:szCs w:val="14"/>
        </w:rPr>
      </w:pPr>
      <w:ins w:author="Wouter Deroey" w:date="2025-09-23T12:12:00Z" w:id="188">
        <w:r w:rsidRPr="00A105AD">
          <w:rPr>
            <w:rFonts w:ascii="Courier New" w:hAnsi="Courier New" w:cs="Courier New"/>
            <w:sz w:val="14"/>
            <w:szCs w:val="14"/>
          </w:rPr>
          <w:t>EDAOMAwGA1UdEwEB/wQCMAAwDQYJKoZIhvcNAQELBQADggEBAC3CwLhsD4Bg9+ew</w:t>
        </w:r>
      </w:ins>
    </w:p>
    <w:p w:rsidRPr="00A105AD" w:rsidR="00A105AD" w:rsidP="00B468F4" w:rsidRDefault="00A105AD" w14:paraId="4211E25F" w14:textId="77777777">
      <w:pPr>
        <w:spacing w:after="0"/>
        <w:ind w:left="720"/>
        <w:rPr>
          <w:ins w:author="Wouter Deroey" w:date="2025-09-23T12:12:00Z" w:id="189"/>
          <w:rFonts w:ascii="Courier New" w:hAnsi="Courier New" w:cs="Courier New"/>
          <w:sz w:val="14"/>
          <w:szCs w:val="14"/>
        </w:rPr>
      </w:pPr>
      <w:ins w:author="Wouter Deroey" w:date="2025-09-23T12:12:00Z" w:id="190">
        <w:r w:rsidRPr="00A105AD">
          <w:rPr>
            <w:rFonts w:ascii="Courier New" w:hAnsi="Courier New" w:cs="Courier New"/>
            <w:sz w:val="14"/>
            <w:szCs w:val="14"/>
          </w:rPr>
          <w:t>GTdEGkY0OKo/WLzbOObgiOIU1xb1vRjza0QQDTzVcFwnk1JDgUE+b9SdFvwKABl1</w:t>
        </w:r>
      </w:ins>
    </w:p>
    <w:p w:rsidRPr="00A105AD" w:rsidR="00A105AD" w:rsidP="00B468F4" w:rsidRDefault="00A105AD" w14:paraId="43263718" w14:textId="77777777">
      <w:pPr>
        <w:spacing w:after="0"/>
        <w:ind w:left="720"/>
        <w:rPr>
          <w:ins w:author="Wouter Deroey" w:date="2025-09-23T12:12:00Z" w:id="191"/>
          <w:rFonts w:ascii="Courier New" w:hAnsi="Courier New" w:cs="Courier New"/>
          <w:sz w:val="14"/>
          <w:szCs w:val="14"/>
        </w:rPr>
      </w:pPr>
      <w:ins w:author="Wouter Deroey" w:date="2025-09-23T12:12:00Z" w:id="192">
        <w:r w:rsidRPr="00A105AD">
          <w:rPr>
            <w:rFonts w:ascii="Courier New" w:hAnsi="Courier New" w:cs="Courier New"/>
            <w:sz w:val="14"/>
            <w:szCs w:val="14"/>
          </w:rPr>
          <w:t>DsW0uZy65wou+0mEVQxAcIaRV6JMJirKXIFHe5QBx1uC+QSOyI5MVGsgFIVdweeX</w:t>
        </w:r>
      </w:ins>
    </w:p>
    <w:p w:rsidRPr="00A105AD" w:rsidR="00A105AD" w:rsidP="00B468F4" w:rsidRDefault="00A105AD" w14:paraId="2C1C72BB" w14:textId="77777777">
      <w:pPr>
        <w:spacing w:after="0"/>
        <w:ind w:left="720"/>
        <w:rPr>
          <w:ins w:author="Wouter Deroey" w:date="2025-09-23T12:12:00Z" w:id="193"/>
          <w:rFonts w:ascii="Courier New" w:hAnsi="Courier New" w:cs="Courier New"/>
          <w:sz w:val="14"/>
          <w:szCs w:val="14"/>
        </w:rPr>
      </w:pPr>
      <w:ins w:author="Wouter Deroey" w:date="2025-09-23T12:12:00Z" w:id="194">
        <w:r w:rsidRPr="00A105AD">
          <w:rPr>
            <w:rFonts w:ascii="Courier New" w:hAnsi="Courier New" w:cs="Courier New"/>
            <w:sz w:val="14"/>
            <w:szCs w:val="14"/>
          </w:rPr>
          <w:t>LsyOjAKMuNEiy4cEyGjG7qhFufg+vnf9+/oj7ypUtQAyEO5Fse6N2JcQQeJSw7xe</w:t>
        </w:r>
      </w:ins>
    </w:p>
    <w:p w:rsidRPr="00A105AD" w:rsidR="00A105AD" w:rsidP="00B468F4" w:rsidRDefault="00A105AD" w14:paraId="5A6A2FB2" w14:textId="77777777">
      <w:pPr>
        <w:spacing w:after="0"/>
        <w:ind w:left="720"/>
        <w:rPr>
          <w:ins w:author="Wouter Deroey" w:date="2025-09-23T12:12:00Z" w:id="195"/>
          <w:rFonts w:ascii="Courier New" w:hAnsi="Courier New" w:cs="Courier New"/>
          <w:sz w:val="14"/>
          <w:szCs w:val="14"/>
        </w:rPr>
      </w:pPr>
      <w:ins w:author="Wouter Deroey" w:date="2025-09-23T12:12:00Z" w:id="196">
        <w:r w:rsidRPr="00A105AD">
          <w:rPr>
            <w:rFonts w:ascii="Courier New" w:hAnsi="Courier New" w:cs="Courier New"/>
            <w:sz w:val="14"/>
            <w:szCs w:val="14"/>
          </w:rPr>
          <w:t>2lyRjX6Rd4Myi3tShNUr4INm/JjR+PFS1IDHN4amNxCzzUnOfFSrQ4e3aShzP6Vk</w:t>
        </w:r>
      </w:ins>
    </w:p>
    <w:p w:rsidRPr="00A105AD" w:rsidR="00A105AD" w:rsidP="00B468F4" w:rsidRDefault="00A105AD" w14:paraId="36B4AF9C" w14:textId="77777777">
      <w:pPr>
        <w:spacing w:after="0"/>
        <w:ind w:left="720"/>
        <w:rPr>
          <w:ins w:author="Wouter Deroey" w:date="2025-09-23T12:12:00Z" w:id="197"/>
          <w:rFonts w:ascii="Courier New" w:hAnsi="Courier New" w:cs="Courier New"/>
          <w:sz w:val="14"/>
          <w:szCs w:val="14"/>
        </w:rPr>
      </w:pPr>
      <w:ins w:author="Wouter Deroey" w:date="2025-09-23T12:12:00Z" w:id="198">
        <w:r w:rsidRPr="00A105AD">
          <w:rPr>
            <w:rFonts w:ascii="Courier New" w:hAnsi="Courier New" w:cs="Courier New"/>
            <w:sz w:val="14"/>
            <w:szCs w:val="14"/>
          </w:rPr>
          <w:t>PgHK3La8S2ILjhgTvuPJIH1Y1dWOSlLtGYP9kSOthoUm5ZbPjjEr8BzZjH1oZuc9</w:t>
        </w:r>
      </w:ins>
    </w:p>
    <w:p w:rsidRPr="00A105AD" w:rsidR="00A105AD" w:rsidP="00B468F4" w:rsidRDefault="00A105AD" w14:paraId="4CC1B562" w14:textId="77777777">
      <w:pPr>
        <w:spacing w:after="0"/>
        <w:ind w:left="720"/>
        <w:rPr>
          <w:ins w:author="Wouter Deroey" w:date="2025-09-23T12:12:00Z" w:id="199"/>
          <w:rFonts w:ascii="Courier New" w:hAnsi="Courier New" w:cs="Courier New"/>
          <w:sz w:val="14"/>
          <w:szCs w:val="14"/>
        </w:rPr>
      </w:pPr>
      <w:ins w:author="Wouter Deroey" w:date="2025-09-23T12:12:00Z" w:id="200">
        <w:r w:rsidRPr="00A105AD">
          <w:rPr>
            <w:rFonts w:ascii="Courier New" w:hAnsi="Courier New" w:cs="Courier New"/>
            <w:sz w:val="14"/>
            <w:szCs w:val="14"/>
          </w:rPr>
          <w:t>hwNuuhs=</w:t>
        </w:r>
      </w:ins>
    </w:p>
    <w:p w:rsidRPr="00562C8C" w:rsidR="007A3C21" w:rsidP="00B468F4" w:rsidRDefault="00A105AD" w14:paraId="334E9331" w14:textId="0893DF6C">
      <w:pPr>
        <w:spacing w:after="0"/>
        <w:ind w:left="720"/>
        <w:rPr>
          <w:rFonts w:ascii="Courier New" w:hAnsi="Courier New" w:cs="Courier New"/>
          <w:sz w:val="14"/>
          <w:szCs w:val="14"/>
        </w:rPr>
      </w:pPr>
      <w:ins w:author="Wouter Deroey" w:date="2025-09-23T12:12:00Z" w:id="201">
        <w:r w:rsidRPr="00A105AD">
          <w:rPr>
            <w:rFonts w:ascii="Courier New" w:hAnsi="Courier New" w:cs="Courier New"/>
            <w:sz w:val="14"/>
            <w:szCs w:val="14"/>
          </w:rPr>
          <w:t>-----END CERTIFICATE-----</w:t>
        </w:r>
      </w:ins>
    </w:p>
    <w:p w:rsidR="00A105AD" w:rsidP="000C5D9A" w:rsidRDefault="00A105AD" w14:paraId="2AAAEEF5" w14:textId="77777777">
      <w:pPr>
        <w:ind w:left="720"/>
        <w:rPr>
          <w:ins w:author="Wouter Deroey" w:date="2025-09-23T12:12:00Z" w:id="202"/>
          <w:rFonts w:ascii="Courier New" w:hAnsi="Courier New" w:cs="Courier New"/>
          <w:sz w:val="14"/>
          <w:szCs w:val="14"/>
        </w:rPr>
      </w:pPr>
    </w:p>
    <w:p w:rsidRPr="00562C8C" w:rsidR="000C5D9A" w:rsidP="000C5D9A" w:rsidRDefault="00BA7EB4" w14:paraId="00D4792F" w14:textId="629FE1EB">
      <w:pPr>
        <w:ind w:left="720"/>
        <w:rPr>
          <w:rFonts w:ascii="Courier New" w:hAnsi="Courier New" w:cs="Courier New"/>
          <w:sz w:val="14"/>
          <w:szCs w:val="14"/>
          <w:lang w:val="en-US"/>
        </w:rPr>
      </w:pPr>
      <w:r w:rsidRPr="00562C8C">
        <w:rPr>
          <w:rFonts w:ascii="Courier New" w:hAnsi="Courier New" w:cs="Courier New"/>
          <w:sz w:val="14"/>
          <w:szCs w:val="14"/>
        </w:rPr>
        <w:t>encoded_jwt</w:t>
      </w:r>
      <w:r w:rsidRPr="46BF6A44">
        <w:rPr>
          <w:rFonts w:ascii="Courier New" w:hAnsi="Courier New" w:cs="Courier New"/>
          <w:sz w:val="14"/>
          <w:szCs w:val="14"/>
          <w:lang w:val="en-US"/>
        </w:rPr>
        <w:t xml:space="preserve"> : </w:t>
      </w:r>
      <w:r w:rsidRPr="46BF6A44" w:rsidR="00972D05">
        <w:rPr>
          <w:rFonts w:ascii="Courier New" w:hAnsi="Courier New" w:cs="Courier New"/>
          <w:sz w:val="14"/>
          <w:szCs w:val="14"/>
          <w:lang w:val="en-US"/>
        </w:rPr>
        <w:t>(</w:t>
      </w:r>
      <w:del w:author="Wouter Deroey" w:date="2025-09-22T13:35:00Z" w:id="203">
        <w:r w:rsidRPr="46BF6A44" w:rsidDel="004160B0" w:rsidR="00972D05">
          <w:rPr>
            <w:rFonts w:ascii="Courier New" w:hAnsi="Courier New" w:cs="Courier New"/>
            <w:sz w:val="14"/>
            <w:szCs w:val="14"/>
            <w:lang w:val="en-US"/>
          </w:rPr>
          <w:delText xml:space="preserve">917 </w:delText>
        </w:r>
      </w:del>
      <w:ins w:author="Wouter Deroey" w:date="2025-09-22T13:35:00Z" w:id="204">
        <w:r w:rsidR="004160B0">
          <w:rPr>
            <w:rFonts w:ascii="Courier New" w:hAnsi="Courier New" w:cs="Courier New"/>
            <w:sz w:val="14"/>
            <w:szCs w:val="14"/>
            <w:lang w:val="en-BE"/>
          </w:rPr>
          <w:t>888</w:t>
        </w:r>
        <w:r w:rsidRPr="46BF6A44" w:rsidR="004160B0">
          <w:rPr>
            <w:rFonts w:ascii="Courier New" w:hAnsi="Courier New" w:cs="Courier New"/>
            <w:sz w:val="14"/>
            <w:szCs w:val="14"/>
            <w:lang w:val="en-US"/>
          </w:rPr>
          <w:t xml:space="preserve"> </w:t>
        </w:r>
      </w:ins>
      <w:r w:rsidRPr="46BF6A44" w:rsidR="00972D05">
        <w:rPr>
          <w:rFonts w:ascii="Courier New" w:hAnsi="Courier New" w:cs="Courier New"/>
          <w:sz w:val="14"/>
          <w:szCs w:val="14"/>
          <w:lang w:val="en-US"/>
        </w:rPr>
        <w:t>characters)</w:t>
      </w:r>
    </w:p>
    <w:p w:rsidR="00DB5136" w:rsidP="00B468F4" w:rsidRDefault="00E606AB" w14:paraId="7721E7E2" w14:textId="0F8846D9">
      <w:pPr>
        <w:ind w:left="720"/>
        <w:rPr>
          <w:ins w:author="Wouter Deroey" w:date="2025-09-22T13:59:00Z" w:id="205"/>
          <w:rFonts w:ascii="Courier New" w:hAnsi="Courier New" w:cs="Courier New"/>
          <w:sz w:val="14"/>
          <w:szCs w:val="14"/>
        </w:rPr>
      </w:pPr>
      <w:ins w:author="Wouter Deroey" w:date="2025-09-23T12:13:00Z" w:id="206">
        <w:r w:rsidRPr="00E606AB">
          <w:rPr>
            <w:rFonts w:ascii="Courier New" w:hAnsi="Courier New" w:cs="Courier New"/>
            <w:sz w:val="14"/>
            <w:szCs w:val="14"/>
          </w:rPr>
          <w:t>eyJhbGciOiJSUzI1NiIsImtpZCI6IkVFU1NJOng1dCNTMjU2Oms5ZFlhUUdsam0weEpSQWtiTWJHVWMzS1RzOHctN1lyOC1aeEJrQ29MbHciLCJ0eXAiOiJKV1QifQ</w:t>
        </w:r>
        <w:r w:rsidRPr="00B468F4">
          <w:rPr>
            <w:rFonts w:ascii="Courier New" w:hAnsi="Courier New" w:cs="Courier New"/>
            <w:sz w:val="14"/>
            <w:szCs w:val="14"/>
            <w:highlight w:val="yellow"/>
          </w:rPr>
          <w:t>.</w:t>
        </w:r>
        <w:r w:rsidRPr="00E606AB">
          <w:rPr>
            <w:rFonts w:ascii="Courier New" w:hAnsi="Courier New" w:cs="Courier New"/>
            <w:sz w:val="14"/>
            <w:szCs w:val="14"/>
          </w:rPr>
          <w:t>eyJzaWQiOiJlZXNzaTpwcmM6MS4wIiwianRpIjoiNDlmMDk1ZTItMmRiZi00NTI1LTk5YjktM2M4OTU2MDgzZTk3IiwicmlkIjoiaHR0cHM6Ly9leGFtcGxlLm9yZy9yZXZvY2F0aW9uL2xpc3QiLCJwcmMiOnsiaWMiOiJCRSIsImZuIjoiRG9lIiwiZ24iOiJKb2huIiwiZG9iIjoiMjAxMS0xMS0xMSIsImhpIjoiMTExMTExMTExMTEiLCJpbiI6IkNNIiwiaWkiOiIwMTIwIiwiY2kiOiIxMjM0NTY3ODkxMDExMTIxMzE0MSIsInNkIjoiMjAyNS0wOS0wMSIsImVkIjoiMjAyNS0xMi0wMSIsInhkIjoiMjAyNS0xMi0zMSIsImRpIjoiMjAyNS0wOS0yMiJ9fQ</w:t>
        </w:r>
        <w:r w:rsidRPr="00B468F4">
          <w:rPr>
            <w:rFonts w:ascii="Courier New" w:hAnsi="Courier New" w:cs="Courier New"/>
            <w:sz w:val="14"/>
            <w:szCs w:val="14"/>
            <w:highlight w:val="yellow"/>
          </w:rPr>
          <w:t>.</w:t>
        </w:r>
        <w:r w:rsidRPr="00E606AB">
          <w:rPr>
            <w:rFonts w:ascii="Courier New" w:hAnsi="Courier New" w:cs="Courier New"/>
            <w:sz w:val="14"/>
            <w:szCs w:val="14"/>
          </w:rPr>
          <w:t>sdWKtak_zI-R3ik2pbKj4_UY_XKuWTZOvuIhN9O5SrfK0hhgjC9aQLWu1EdNVWZ_WvK5Zntokk6AjFhxOf3r8T1laRM47sI4yAMVhFInEsVi-IIovqXvNhkw5F6eLGtWZALWLFS8Hc5TpVpnjwYCNIh1yNt7k8TVq0thQQR6tV_aV_s4YA7Q7qNWof_pTtaVqSVJ-tB48bXKYSNmIl7TUHgEaS4nPou40IOG27OcEktgiZzlVojaE_9YdbIR8z4wheRZbdli0tyUh-UNjs2EtzfAdiZKxoxJmlCWi6qOehk6eLkcAN3MvTtzs00m-4qFagTWz8xhB86grz5801gllg</w:t>
        </w:r>
      </w:ins>
    </w:p>
    <w:p w:rsidRPr="00562C8C" w:rsidR="000C5D9A" w:rsidP="000C5D9A" w:rsidRDefault="00BA7EB4" w14:paraId="5E00047B" w14:textId="39BBDD34">
      <w:pPr>
        <w:ind w:left="720"/>
        <w:rPr>
          <w:rFonts w:ascii="Courier New" w:hAnsi="Courier New" w:cs="Courier New"/>
          <w:sz w:val="14"/>
          <w:szCs w:val="14"/>
          <w:lang w:val="en-BE"/>
        </w:rPr>
      </w:pPr>
      <w:r w:rsidRPr="00562C8C">
        <w:rPr>
          <w:rFonts w:ascii="Courier New" w:hAnsi="Courier New" w:cs="Courier New"/>
          <w:sz w:val="14"/>
          <w:szCs w:val="14"/>
        </w:rPr>
        <w:t>compressed_encoded_jwt</w:t>
      </w:r>
      <w:r w:rsidRPr="00562C8C">
        <w:rPr>
          <w:rFonts w:ascii="Courier New" w:hAnsi="Courier New" w:cs="Courier New"/>
          <w:sz w:val="14"/>
          <w:szCs w:val="14"/>
          <w:lang w:val="en-BE"/>
        </w:rPr>
        <w:t xml:space="preserve"> : byte[]</w:t>
      </w:r>
    </w:p>
    <w:p w:rsidRPr="00562C8C" w:rsidR="00BA7EB4" w:rsidP="00BA7EB4" w:rsidRDefault="00BA7EB4" w14:paraId="5431E9DC" w14:textId="374F1890">
      <w:pPr>
        <w:ind w:left="720"/>
        <w:rPr>
          <w:rFonts w:ascii="Courier New" w:hAnsi="Courier New" w:cs="Courier New"/>
          <w:sz w:val="14"/>
          <w:szCs w:val="14"/>
          <w:lang w:val="en-BE"/>
        </w:rPr>
      </w:pPr>
      <w:r w:rsidRPr="00562C8C">
        <w:rPr>
          <w:rFonts w:ascii="Courier New" w:hAnsi="Courier New" w:cs="Courier New"/>
          <w:sz w:val="14"/>
          <w:szCs w:val="14"/>
        </w:rPr>
        <w:t>base45_compressed_encoded_jwt</w:t>
      </w:r>
      <w:r w:rsidRPr="00562C8C">
        <w:rPr>
          <w:rFonts w:ascii="Courier New" w:hAnsi="Courier New" w:cs="Courier New"/>
          <w:sz w:val="14"/>
          <w:szCs w:val="14"/>
          <w:lang w:val="en-BE"/>
        </w:rPr>
        <w:t xml:space="preserve"> : </w:t>
      </w:r>
      <w:r w:rsidRPr="00562C8C" w:rsidR="00972D05">
        <w:rPr>
          <w:rFonts w:ascii="Courier New" w:hAnsi="Courier New" w:cs="Courier New"/>
          <w:sz w:val="14"/>
          <w:szCs w:val="14"/>
          <w:lang w:val="en-BE"/>
        </w:rPr>
        <w:t>(</w:t>
      </w:r>
      <w:del w:author="Wouter Deroey" w:date="2025-09-22T13:36:00Z" w:id="207">
        <w:r w:rsidRPr="00562C8C" w:rsidDel="00663333" w:rsidR="00972D05">
          <w:rPr>
            <w:rFonts w:ascii="Courier New" w:hAnsi="Courier New" w:cs="Courier New"/>
            <w:sz w:val="14"/>
            <w:szCs w:val="14"/>
            <w:lang w:val="en-BE"/>
          </w:rPr>
          <w:delText>984</w:delText>
        </w:r>
        <w:r w:rsidRPr="00562C8C" w:rsidDel="00663333" w:rsidR="007A3C21">
          <w:rPr>
            <w:rFonts w:ascii="Courier New" w:hAnsi="Courier New" w:cs="Courier New"/>
            <w:sz w:val="14"/>
            <w:szCs w:val="14"/>
            <w:lang w:val="en-BE"/>
          </w:rPr>
          <w:delText xml:space="preserve"> </w:delText>
        </w:r>
      </w:del>
      <w:ins w:author="Wouter Deroey" w:date="2025-09-22T13:36:00Z" w:id="208">
        <w:r w:rsidR="00663333">
          <w:rPr>
            <w:rFonts w:ascii="Courier New" w:hAnsi="Courier New" w:cs="Courier New"/>
            <w:sz w:val="14"/>
            <w:szCs w:val="14"/>
            <w:lang w:val="en-BE"/>
          </w:rPr>
          <w:t>948</w:t>
        </w:r>
        <w:r w:rsidRPr="00562C8C" w:rsidR="00663333">
          <w:rPr>
            <w:rFonts w:ascii="Courier New" w:hAnsi="Courier New" w:cs="Courier New"/>
            <w:sz w:val="14"/>
            <w:szCs w:val="14"/>
            <w:lang w:val="en-BE"/>
          </w:rPr>
          <w:t xml:space="preserve"> </w:t>
        </w:r>
      </w:ins>
      <w:r w:rsidRPr="00562C8C" w:rsidR="007A3C21">
        <w:rPr>
          <w:rFonts w:ascii="Courier New" w:hAnsi="Courier New" w:cs="Courier New"/>
          <w:sz w:val="14"/>
          <w:szCs w:val="14"/>
          <w:lang w:val="en-BE"/>
        </w:rPr>
        <w:t>characters)</w:t>
      </w:r>
    </w:p>
    <w:p w:rsidR="00663333" w:rsidP="00BA7EB4" w:rsidRDefault="0089331A" w14:paraId="2E49F565" w14:textId="42304769">
      <w:pPr>
        <w:ind w:left="720"/>
        <w:rPr>
          <w:ins w:author="Wouter Deroey" w:date="2025-09-22T13:36:00Z" w:id="209"/>
          <w:rFonts w:ascii="Courier New" w:hAnsi="Courier New" w:cs="Courier New"/>
          <w:sz w:val="14"/>
          <w:szCs w:val="14"/>
          <w:lang w:val="en-BE"/>
        </w:rPr>
      </w:pPr>
      <w:ins w:author="Wouter Deroey" w:date="2025-09-23T12:15:00Z" w:id="210">
        <w:r w:rsidRPr="0089331A">
          <w:rPr>
            <w:rFonts w:ascii="Courier New" w:hAnsi="Courier New" w:cs="Courier New"/>
            <w:sz w:val="14"/>
            <w:szCs w:val="14"/>
            <w:lang w:val="en-BE"/>
          </w:rPr>
          <w:t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w:t>
        </w:r>
      </w:ins>
    </w:p>
    <w:p w:rsidRPr="00562C8C" w:rsidR="00BA7EB4" w:rsidP="00BA7EB4" w:rsidRDefault="00BA7EB4" w14:paraId="3824F5AB" w14:textId="18B1E01F">
      <w:pPr>
        <w:ind w:left="720"/>
        <w:rPr>
          <w:sz w:val="14"/>
          <w:szCs w:val="14"/>
          <w:lang w:val="en-BE"/>
        </w:rPr>
      </w:pPr>
      <w:r w:rsidRPr="00562C8C">
        <w:rPr>
          <w:rFonts w:ascii="Courier New" w:hAnsi="Courier New" w:cs="Courier New"/>
          <w:sz w:val="14"/>
          <w:szCs w:val="14"/>
        </w:rPr>
        <w:t>QR</w:t>
      </w:r>
      <w:r w:rsidRPr="00562C8C" w:rsidR="00712135">
        <w:rPr>
          <w:rFonts w:ascii="Courier New" w:hAnsi="Courier New" w:cs="Courier New"/>
          <w:sz w:val="14"/>
          <w:szCs w:val="14"/>
          <w:lang w:val="en-BE"/>
        </w:rPr>
        <w:t xml:space="preserve"> : </w:t>
      </w:r>
    </w:p>
    <w:p w:rsidRPr="007D621D" w:rsidR="001166CD" w:rsidRDefault="00712135" w14:paraId="0426C8B9" w14:textId="7ABF7A18">
      <w:pPr>
        <w:spacing w:after="0" w:line="240" w:lineRule="auto"/>
        <w:jc w:val="left"/>
      </w:pPr>
      <w:r>
        <w:rPr>
          <w:szCs w:val="22"/>
          <w:lang w:val="en-US"/>
        </w:rPr>
        <w:tab/>
      </w:r>
      <w:ins w:author="Wouter Deroey" w:date="2025-09-23T12:16:00Z" w:id="211">
        <w:r w:rsidR="00B468F4">
          <w:rPr>
            <w:noProof/>
            <w:szCs w:val="22"/>
            <w:lang w:val="en-US"/>
          </w:rPr>
          <w:drawing>
            <wp:inline distT="0" distB="0" distL="0" distR="0" wp14:anchorId="4A5ADE97" wp14:editId="6344661D">
              <wp:extent cx="3171329" cy="31713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80135" cy="3180135"/>
                      </a:xfrm>
                      <a:prstGeom prst="rect">
                        <a:avLst/>
                      </a:prstGeom>
                      <a:noFill/>
                      <a:ln>
                        <a:noFill/>
                      </a:ln>
                    </pic:spPr>
                  </pic:pic>
                </a:graphicData>
              </a:graphic>
            </wp:inline>
          </w:drawing>
        </w:r>
      </w:ins>
    </w:p>
    <w:p w:rsidR="006658C4" w:rsidP="006658C4" w:rsidRDefault="006658C4" w14:paraId="1442ECC0" w14:textId="24C3BC98">
      <w:pPr>
        <w:pStyle w:val="Heading1"/>
        <w:rPr>
          <w:lang w:val="en-US"/>
        </w:rPr>
      </w:pPr>
      <w:bookmarkStart w:name="_Toc209094907" w:id="212"/>
      <w:r w:rsidRPr="3AF8D0CD">
        <w:rPr>
          <w:lang w:val="en-US"/>
        </w:rPr>
        <w:t>Format and specs for the PDF containing the QR code</w:t>
      </w:r>
      <w:bookmarkEnd w:id="212"/>
    </w:p>
    <w:p w:rsidR="00280279" w:rsidP="006658C4" w:rsidRDefault="00274A89" w14:paraId="72C716EB" w14:textId="3C2370D8">
      <w:r w:rsidRPr="6E740587">
        <w:rPr>
          <w:lang w:val="en-US"/>
        </w:rPr>
        <w:t xml:space="preserve">The PDF format should follow the description as laid out in </w:t>
      </w:r>
      <w:hyperlink r:id="rId36">
        <w:r w:rsidRPr="6E740587">
          <w:rPr>
            <w:rStyle w:val="Hyperlink"/>
            <w:lang w:val="en-US"/>
          </w:rPr>
          <w:t>S2</w:t>
        </w:r>
      </w:hyperlink>
      <w:r w:rsidRPr="6E740587">
        <w:rPr>
          <w:lang w:val="en-US"/>
        </w:rPr>
        <w:t>. The language of PDF can be either in English or any official language from the Member State in question. The verifier should</w:t>
      </w:r>
      <w:r w:rsidRPr="6E740587" w:rsidR="00280279">
        <w:rPr>
          <w:lang w:val="en-US"/>
        </w:rPr>
        <w:t>/will</w:t>
      </w:r>
      <w:r w:rsidRPr="6E740587">
        <w:rPr>
          <w:lang w:val="en-US"/>
        </w:rPr>
        <w:t xml:space="preserve"> be able to display the labels in the language of the health care provider verifying the ePRC</w:t>
      </w:r>
      <w:r w:rsidRPr="6E740587" w:rsidR="00280279">
        <w:rPr>
          <w:lang w:val="en-US"/>
        </w:rPr>
        <w:t xml:space="preserve"> after having scanned (and verified) the data included in the QR. </w:t>
      </w:r>
    </w:p>
    <w:p w:rsidRPr="006658C4" w:rsidR="006658C4" w:rsidP="006658C4" w:rsidRDefault="00280279" w14:paraId="6C0242FF" w14:textId="250C960C">
      <w:pPr>
        <w:rPr>
          <w:lang w:val="en-BE"/>
        </w:rPr>
      </w:pPr>
      <w:r>
        <w:rPr>
          <w:lang w:val="en-BE"/>
        </w:rPr>
        <w:t>The date fields should be represented in the format DD/MM/YYYY. The correspondence with the fields from the payload can be seen here:</w:t>
      </w:r>
      <w:r w:rsidR="00274A89">
        <w:rPr>
          <w:lang w:val="en-BE"/>
        </w:rPr>
        <w:t xml:space="preserve"> </w:t>
      </w:r>
    </w:p>
    <w:p w:rsidR="007A3C21" w:rsidP="00280279" w:rsidRDefault="00D85B2A" w14:paraId="093ED3A2" w14:textId="502AAFD9">
      <w:pPr>
        <w:spacing w:after="0" w:line="240" w:lineRule="auto"/>
        <w:jc w:val="center"/>
        <w:rPr>
          <w:b/>
          <w:smallCaps/>
          <w:sz w:val="26"/>
          <w:szCs w:val="26"/>
          <w:lang w:val="en-US"/>
        </w:rPr>
      </w:pPr>
      <w:commentRangeStart w:id="213"/>
      <w:commentRangeStart w:id="214"/>
      <w:commentRangeStart w:id="215"/>
      <w:ins w:author="Wouter Deroey" w:date="2025-09-23T12:27:00Z" w:id="216">
        <w:r>
          <w:rPr>
            <w:noProof/>
            <w:lang w:val="en-US"/>
          </w:rPr>
          <w:drawing>
            <wp:inline distT="0" distB="0" distL="0" distR="0" wp14:anchorId="397B8580" wp14:editId="65823B52">
              <wp:extent cx="5230368" cy="7165879"/>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40723" cy="7180066"/>
                      </a:xfrm>
                      <a:prstGeom prst="rect">
                        <a:avLst/>
                      </a:prstGeom>
                      <a:noFill/>
                      <a:ln>
                        <a:noFill/>
                      </a:ln>
                    </pic:spPr>
                  </pic:pic>
                </a:graphicData>
              </a:graphic>
            </wp:inline>
          </w:drawing>
        </w:r>
      </w:ins>
      <w:commentRangeEnd w:id="213"/>
      <w:r w:rsidR="00280279">
        <w:rPr>
          <w:rStyle w:val="CommentReference"/>
        </w:rPr>
        <w:commentReference w:id="213"/>
      </w:r>
      <w:commentRangeEnd w:id="214"/>
      <w:r w:rsidR="00280279">
        <w:rPr>
          <w:rStyle w:val="CommentReference"/>
        </w:rPr>
        <w:commentReference w:id="214"/>
      </w:r>
      <w:commentRangeEnd w:id="215"/>
      <w:r>
        <w:rPr>
          <w:rStyle w:val="CommentReference"/>
        </w:rPr>
        <w:commentReference w:id="215"/>
      </w:r>
      <w:r w:rsidRPr="56363C0E" w:rsidR="007A3C21">
        <w:rPr>
          <w:lang w:val="en-US"/>
        </w:rPr>
        <w:br w:type="page"/>
      </w:r>
    </w:p>
    <w:p w:rsidR="006658C4" w:rsidP="006658C4" w:rsidRDefault="006658C4" w14:paraId="66813C44" w14:textId="245C6FEE">
      <w:pPr>
        <w:pStyle w:val="Heading1"/>
        <w:rPr>
          <w:lang w:val="en-BE"/>
        </w:rPr>
      </w:pPr>
      <w:bookmarkStart w:name="_Ref209079357" w:id="217"/>
      <w:bookmarkStart w:name="_Toc209094908" w:id="218"/>
      <w:r>
        <w:rPr>
          <w:lang w:val="en-BE"/>
        </w:rPr>
        <w:t>Functional Description of the verification flow</w:t>
      </w:r>
      <w:bookmarkEnd w:id="217"/>
      <w:bookmarkEnd w:id="218"/>
    </w:p>
    <w:p w:rsidR="00280279" w:rsidP="004364FD" w:rsidRDefault="00280279" w14:paraId="34928650" w14:textId="776FEF36">
      <w:bookmarkStart w:name="_Ref209016518" w:id="219"/>
      <w:r w:rsidRPr="56363C0E">
        <w:t xml:space="preserve">The verifier process entails the following basic activity flow. Additional features like identifying the </w:t>
      </w:r>
      <w:r w:rsidRPr="56363C0E" w:rsidR="004364FD">
        <w:t xml:space="preserve">human </w:t>
      </w:r>
      <w:r w:rsidRPr="56363C0E">
        <w:t>through a user</w:t>
      </w:r>
      <w:r w:rsidRPr="56363C0E" w:rsidR="004364FD">
        <w:t xml:space="preserve"> system and adding extra verifications on </w:t>
      </w:r>
      <w:r w:rsidRPr="56363C0E" w:rsidR="77732202">
        <w:t>her/</w:t>
      </w:r>
      <w:r w:rsidRPr="56363C0E" w:rsidR="004364FD">
        <w:t xml:space="preserve">his verifier-capability (can </w:t>
      </w:r>
      <w:r w:rsidRPr="56363C0E" w:rsidR="0B5F74AC">
        <w:t>s/</w:t>
      </w:r>
      <w:r w:rsidRPr="56363C0E" w:rsidR="004364FD">
        <w:t xml:space="preserve">he act as verifier) are not described here. </w:t>
      </w:r>
    </w:p>
    <w:p w:rsidR="004364FD" w:rsidP="004364FD" w:rsidRDefault="004364FD" w14:paraId="17AAB0DB" w14:textId="1A8703A9">
      <w:r w:rsidRPr="6E740587">
        <w:rPr>
          <w:lang w:val="en-US"/>
        </w:rPr>
        <w:t xml:space="preserve">The following process focuses on the core functionality of the verification mechanism needed to be able to conclude that a </w:t>
      </w:r>
      <w:r w:rsidRPr="6E740587" w:rsidR="00844118">
        <w:rPr>
          <w:lang w:val="en-US"/>
        </w:rPr>
        <w:t>s</w:t>
      </w:r>
      <w:r w:rsidRPr="6E740587">
        <w:rPr>
          <w:lang w:val="en-US"/>
        </w:rPr>
        <w:t xml:space="preserve">igned </w:t>
      </w:r>
      <w:r w:rsidRPr="6E740587" w:rsidR="00197AB7">
        <w:rPr>
          <w:lang w:val="en-US"/>
        </w:rPr>
        <w:t>JWT</w:t>
      </w:r>
      <w:r w:rsidRPr="6E740587">
        <w:rPr>
          <w:lang w:val="en-US"/>
        </w:rPr>
        <w:t xml:space="preserve"> as read from a QR on a ePRC PDF constitutes a valid and usable insurability entitlement.</w:t>
      </w:r>
    </w:p>
    <w:p w:rsidR="004364FD" w:rsidP="004364FD" w:rsidRDefault="004364FD" w14:paraId="4E751FE5" w14:textId="5A5EBE6F">
      <w:pPr>
        <w:rPr>
          <w:lang w:val="en-BE"/>
        </w:rPr>
      </w:pPr>
      <w:r>
        <w:rPr>
          <w:lang w:val="en-BE"/>
        </w:rPr>
        <w:t>Some definitions</w:t>
      </w:r>
    </w:p>
    <w:p w:rsidR="004364FD" w:rsidP="00BA3DD3" w:rsidRDefault="004364FD" w14:paraId="7FBC7CEA" w14:textId="541AA68E">
      <w:pPr>
        <w:pStyle w:val="ListParagraph"/>
        <w:numPr>
          <w:ilvl w:val="0"/>
          <w:numId w:val="14"/>
        </w:numPr>
        <w:rPr>
          <w:lang w:val="en-BE"/>
        </w:rPr>
      </w:pPr>
      <w:r>
        <w:rPr>
          <w:lang w:val="en-BE"/>
        </w:rPr>
        <w:t>Verifier : the human using the verification mechanism</w:t>
      </w:r>
    </w:p>
    <w:p w:rsidRPr="004364FD" w:rsidR="004364FD" w:rsidP="00BA3DD3" w:rsidRDefault="004364FD" w14:paraId="1D747D70" w14:textId="04076BC2">
      <w:pPr>
        <w:pStyle w:val="ListParagraph"/>
        <w:numPr>
          <w:ilvl w:val="0"/>
          <w:numId w:val="14"/>
        </w:numPr>
        <w:rPr>
          <w:lang w:val="en-BE"/>
        </w:rPr>
      </w:pPr>
      <w:r>
        <w:rPr>
          <w:lang w:val="en-BE"/>
        </w:rPr>
        <w:t>Verification app : the application implementing the verification flow described</w:t>
      </w:r>
      <w:r w:rsidR="00844118">
        <w:rPr>
          <w:lang w:val="en-BE"/>
        </w:rPr>
        <w:t xml:space="preserve"> here</w:t>
      </w:r>
    </w:p>
    <w:p w:rsidRPr="004364FD" w:rsidR="00280279" w:rsidP="004364FD" w:rsidRDefault="004364FD" w14:paraId="0FF84ED8" w14:textId="24269854">
      <w:pPr>
        <w:pStyle w:val="Heading2"/>
        <w:rPr>
          <w:lang w:val="en-US"/>
        </w:rPr>
      </w:pPr>
      <w:bookmarkStart w:name="_Toc209094909" w:id="220"/>
      <w:r w:rsidRPr="6E740587">
        <w:rPr>
          <w:lang w:val="en-US"/>
        </w:rPr>
        <w:t xml:space="preserve">Step 1: </w:t>
      </w:r>
      <w:r w:rsidRPr="6E740587" w:rsidR="00280279">
        <w:rPr>
          <w:lang w:val="en-US"/>
        </w:rPr>
        <w:t xml:space="preserve">Get </w:t>
      </w:r>
      <w:bookmarkEnd w:id="220"/>
      <w:r w:rsidRPr="56363C0E" w:rsidR="082EA673">
        <w:rPr>
          <w:lang w:val="en-US"/>
        </w:rPr>
        <w:t xml:space="preserve">the </w:t>
      </w:r>
      <w:r w:rsidRPr="56363C0E" w:rsidR="41503FF9">
        <w:rPr>
          <w:lang w:val="en-US"/>
        </w:rPr>
        <w:t>t</w:t>
      </w:r>
      <w:r w:rsidRPr="56363C0E" w:rsidR="619F84D3">
        <w:rPr>
          <w:lang w:val="en-US"/>
        </w:rPr>
        <w:t>reatment</w:t>
      </w:r>
      <w:r w:rsidRPr="56363C0E" w:rsidR="5AF7B74D">
        <w:rPr>
          <w:lang w:val="en-US"/>
        </w:rPr>
        <w:t xml:space="preserve"> </w:t>
      </w:r>
      <w:r w:rsidRPr="56363C0E" w:rsidR="60482414">
        <w:rPr>
          <w:lang w:val="en-US"/>
        </w:rPr>
        <w:t>d</w:t>
      </w:r>
      <w:r w:rsidRPr="56363C0E" w:rsidR="619F84D3">
        <w:rPr>
          <w:lang w:val="en-US"/>
        </w:rPr>
        <w:t>ate</w:t>
      </w:r>
    </w:p>
    <w:p w:rsidR="00280279" w:rsidP="00280279" w:rsidRDefault="004364FD" w14:paraId="43F574D5" w14:textId="7534DD7C">
      <w:pPr>
        <w:spacing w:after="0" w:line="240" w:lineRule="auto"/>
        <w:jc w:val="left"/>
        <w:rPr>
          <w:lang w:val="en-BE"/>
        </w:rPr>
      </w:pPr>
      <w:r>
        <w:rPr>
          <w:lang w:val="en-BE"/>
        </w:rPr>
        <w:t xml:space="preserve">Verification app needs to get the health care treatment date from the verifier. This date must be </w:t>
      </w:r>
      <w:r w:rsidRPr="00280279">
        <w:rPr>
          <w:lang w:val="en-BE"/>
        </w:rPr>
        <w:t>&lt;= current date</w:t>
      </w:r>
      <w:r>
        <w:rPr>
          <w:lang w:val="en-BE"/>
        </w:rPr>
        <w:t>. By default the verification app can presume the treatment date being the current date.</w:t>
      </w:r>
    </w:p>
    <w:p w:rsidR="004364FD" w:rsidP="004364FD" w:rsidRDefault="004364FD" w14:paraId="0821C2C1" w14:textId="77AE8CC7">
      <w:pPr>
        <w:pStyle w:val="Heading2"/>
        <w:rPr>
          <w:lang w:val="en-US"/>
        </w:rPr>
      </w:pPr>
      <w:bookmarkStart w:name="_Toc209094910" w:id="221"/>
      <w:r w:rsidRPr="3AF8D0CD">
        <w:rPr>
          <w:lang w:val="en-US"/>
        </w:rPr>
        <w:t xml:space="preserve">Step 2: </w:t>
      </w:r>
      <w:r w:rsidRPr="3AF8D0CD" w:rsidR="005E3467">
        <w:rPr>
          <w:lang w:val="en-US"/>
        </w:rPr>
        <w:t>Decode</w:t>
      </w:r>
      <w:r w:rsidRPr="3AF8D0CD">
        <w:rPr>
          <w:lang w:val="en-US"/>
        </w:rPr>
        <w:t xml:space="preserve"> the JWT present in the QR</w:t>
      </w:r>
      <w:bookmarkEnd w:id="221"/>
      <w:r w:rsidRPr="3AF8D0CD">
        <w:rPr>
          <w:lang w:val="en-US"/>
        </w:rPr>
        <w:t xml:space="preserve"> </w:t>
      </w:r>
    </w:p>
    <w:p w:rsidR="004364FD" w:rsidP="004364FD" w:rsidRDefault="004364FD" w14:paraId="44C78D2C" w14:textId="4BE386AE">
      <w:pPr>
        <w:rPr>
          <w:lang w:val="en-BE"/>
        </w:rPr>
      </w:pPr>
      <w:r>
        <w:rPr>
          <w:lang w:val="en-BE"/>
        </w:rPr>
        <w:t xml:space="preserve">Verification app needs to </w:t>
      </w:r>
    </w:p>
    <w:p w:rsidR="004364FD" w:rsidP="00BA3DD3" w:rsidRDefault="004364FD" w14:paraId="72B2944E" w14:textId="0B3F52FE">
      <w:pPr>
        <w:pStyle w:val="ListParagraph"/>
        <w:numPr>
          <w:ilvl w:val="0"/>
          <w:numId w:val="14"/>
        </w:numPr>
        <w:rPr>
          <w:lang w:val="en-BE"/>
        </w:rPr>
      </w:pPr>
      <w:r>
        <w:rPr>
          <w:lang w:val="en-BE"/>
        </w:rPr>
        <w:t>Read the QR into a base45 string</w:t>
      </w:r>
    </w:p>
    <w:p w:rsidR="004364FD" w:rsidP="00BA3DD3" w:rsidRDefault="004364FD" w14:paraId="175F7F84" w14:textId="4E80CA97">
      <w:pPr>
        <w:pStyle w:val="ListParagraph"/>
        <w:numPr>
          <w:ilvl w:val="0"/>
          <w:numId w:val="14"/>
        </w:numPr>
      </w:pPr>
      <w:r w:rsidRPr="6E740587">
        <w:rPr>
          <w:lang w:val="en-US"/>
        </w:rPr>
        <w:t xml:space="preserve">Uncompress </w:t>
      </w:r>
      <w:r w:rsidRPr="6E740587" w:rsidR="005E3467">
        <w:rPr>
          <w:lang w:val="en-US"/>
        </w:rPr>
        <w:t xml:space="preserve">this </w:t>
      </w:r>
      <w:r w:rsidRPr="6E740587">
        <w:rPr>
          <w:lang w:val="en-US"/>
        </w:rPr>
        <w:t>(ZLIB) to an encoded jwt</w:t>
      </w:r>
    </w:p>
    <w:p w:rsidR="004364FD" w:rsidP="00BA3DD3" w:rsidRDefault="004364FD" w14:paraId="62F93F16" w14:textId="2C2D739F">
      <w:pPr>
        <w:pStyle w:val="ListParagraph"/>
        <w:numPr>
          <w:ilvl w:val="0"/>
          <w:numId w:val="14"/>
        </w:numPr>
      </w:pPr>
      <w:r w:rsidRPr="6E740587">
        <w:rPr>
          <w:lang w:val="en-US"/>
        </w:rPr>
        <w:t>Decode the jwt to the original content</w:t>
      </w:r>
    </w:p>
    <w:p w:rsidR="005E3467" w:rsidP="005E3467" w:rsidRDefault="005E3467" w14:paraId="748D332E" w14:textId="2113CD51">
      <w:pPr>
        <w:ind w:firstLine="720"/>
        <w:rPr>
          <w:lang w:val="en-BE"/>
        </w:rPr>
      </w:pPr>
      <w:r w:rsidRPr="00BA7EB4">
        <w:rPr>
          <w:highlight w:val="cyan"/>
          <w:lang w:val="en-BE"/>
        </w:rPr>
        <w:t>example John</w:t>
      </w:r>
      <w:r w:rsidR="00844118">
        <w:rPr>
          <w:highlight w:val="cyan"/>
          <w:lang w:val="en-BE"/>
        </w:rPr>
        <w:t xml:space="preserve"> </w:t>
      </w:r>
      <w:r w:rsidRPr="00BA7EB4">
        <w:rPr>
          <w:highlight w:val="cyan"/>
          <w:lang w:val="en-BE"/>
        </w:rPr>
        <w:t>Doe :</w:t>
      </w:r>
      <w:r w:rsidRPr="00BA7EB4">
        <w:rPr>
          <w:lang w:val="en-BE"/>
        </w:rPr>
        <w:t xml:space="preserve"> </w:t>
      </w:r>
    </w:p>
    <w:p w:rsidRPr="000C5D9A" w:rsidR="009663D2" w:rsidP="009663D2" w:rsidRDefault="009663D2" w14:paraId="27BEB3E8"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w:t>
      </w:r>
    </w:p>
    <w:p w:rsidRPr="000C5D9A" w:rsidR="009663D2" w:rsidP="009663D2" w:rsidRDefault="009663D2" w14:paraId="5A08A019" w14:textId="77777777">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"typ": "JWT",</w:t>
      </w:r>
    </w:p>
    <w:p w:rsidRPr="000C5D9A" w:rsidR="009663D2" w:rsidP="009663D2" w:rsidRDefault="009663D2" w14:paraId="17F2D09A"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"alg": "RS256",</w:t>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r w:rsidRPr="000C5D9A">
        <w:rPr>
          <w:rFonts w:ascii="Courier New" w:hAnsi="Courier New" w:cs="Courier New"/>
          <w:sz w:val="14"/>
          <w:szCs w:val="14"/>
          <w:lang w:val="en-BE"/>
        </w:rPr>
        <w:tab/>
      </w:r>
    </w:p>
    <w:p w:rsidRPr="000C5D9A" w:rsidR="009663D2" w:rsidP="009663D2" w:rsidRDefault="009663D2" w14:paraId="59395E8A" w14:textId="77777777">
      <w:pPr>
        <w:spacing w:after="0"/>
        <w:ind w:left="720"/>
        <w:rPr>
          <w:rFonts w:ascii="Courier New" w:hAnsi="Courier New" w:cs="Courier New"/>
          <w:b/>
          <w:sz w:val="14"/>
          <w:szCs w:val="14"/>
          <w:lang w:val="pt-PT"/>
        </w:rPr>
      </w:pPr>
      <w:r w:rsidRPr="50905372">
        <w:rPr>
          <w:rFonts w:ascii="Courier New" w:hAnsi="Courier New" w:cs="Courier New"/>
          <w:b/>
          <w:sz w:val="14"/>
          <w:szCs w:val="14"/>
          <w:highlight w:val="yellow"/>
          <w:lang w:val="pt-PT"/>
        </w:rPr>
        <w:t xml:space="preserve">  "kid": "EESSI:x5t#</w:t>
      </w:r>
      <w:r w:rsidRPr="000161D5">
        <w:rPr>
          <w:rFonts w:ascii="Courier New" w:hAnsi="Courier New" w:cs="Courier New"/>
          <w:b/>
          <w:sz w:val="14"/>
          <w:szCs w:val="14"/>
          <w:highlight w:val="yellow"/>
          <w:lang w:val="pt-PT"/>
        </w:rPr>
        <w:t>S256:bX5DsQFQ6zHa2om0QFs5nD0AEpesqoSZZb3TzqqSKuw</w:t>
      </w:r>
      <w:r w:rsidRPr="50905372">
        <w:rPr>
          <w:rFonts w:ascii="Courier New" w:hAnsi="Courier New" w:cs="Courier New"/>
          <w:b/>
          <w:sz w:val="14"/>
          <w:szCs w:val="14"/>
          <w:highlight w:val="yellow"/>
          <w:lang w:val="pt-PT"/>
        </w:rPr>
        <w:t>"</w:t>
      </w:r>
    </w:p>
    <w:p w:rsidRPr="000C5D9A" w:rsidR="009663D2" w:rsidP="009663D2" w:rsidRDefault="009663D2" w14:paraId="08ECAFA0"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w:t>
      </w:r>
    </w:p>
    <w:p w:rsidRPr="000C5D9A" w:rsidR="009663D2" w:rsidP="009663D2" w:rsidRDefault="009663D2" w14:paraId="7B1A3848"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w:t>
      </w:r>
    </w:p>
    <w:p w:rsidRPr="000C5D9A" w:rsidR="009663D2" w:rsidP="009663D2" w:rsidRDefault="009663D2" w14:paraId="37EE13F9" w14:textId="77777777">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"sid": "eessi:prc:1.0",</w:t>
      </w:r>
    </w:p>
    <w:p w:rsidRPr="000C5D9A" w:rsidR="009663D2" w:rsidP="009663D2" w:rsidRDefault="009663D2" w14:paraId="43810E00" w14:textId="77777777">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"jti": "49f095e2-2dbf-4525-99b9-3c8956083e97",</w:t>
      </w:r>
    </w:p>
    <w:p w:rsidRPr="000C5D9A" w:rsidR="009663D2" w:rsidP="009663D2" w:rsidRDefault="009663D2" w14:paraId="4902E7F9"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"rid": "https://example.org/revocation/list",</w:t>
      </w:r>
    </w:p>
    <w:p w:rsidRPr="000C5D9A" w:rsidR="009663D2" w:rsidP="009663D2" w:rsidRDefault="009663D2" w14:paraId="0F8A0A5C" w14:textId="77777777">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"prc": {</w:t>
      </w:r>
    </w:p>
    <w:p w:rsidRPr="000C5D9A" w:rsidR="009663D2" w:rsidP="009663D2" w:rsidRDefault="009663D2" w14:paraId="3DBC292A" w14:textId="77777777">
      <w:pPr>
        <w:spacing w:after="0"/>
        <w:ind w:left="720"/>
        <w:rPr>
          <w:rFonts w:ascii="Courier New" w:hAnsi="Courier New" w:cs="Courier New"/>
          <w:b/>
          <w:sz w:val="14"/>
          <w:szCs w:val="14"/>
        </w:rPr>
      </w:pPr>
      <w:r w:rsidRPr="6E740587">
        <w:rPr>
          <w:rFonts w:ascii="Courier New" w:hAnsi="Courier New" w:cs="Courier New"/>
          <w:sz w:val="14"/>
          <w:szCs w:val="14"/>
          <w:lang w:val="en-US"/>
        </w:rPr>
        <w:t xml:space="preserve">    </w:t>
      </w:r>
      <w:r w:rsidRPr="6E740587">
        <w:rPr>
          <w:rFonts w:ascii="Courier New" w:hAnsi="Courier New" w:cs="Courier New"/>
          <w:b/>
          <w:sz w:val="14"/>
          <w:szCs w:val="14"/>
          <w:highlight w:val="yellow"/>
          <w:lang w:val="en-US"/>
        </w:rPr>
        <w:t>"ic": "BE",</w:t>
      </w:r>
    </w:p>
    <w:p w:rsidRPr="000C5D9A" w:rsidR="009663D2" w:rsidP="009663D2" w:rsidRDefault="009663D2" w14:paraId="7683FD82" w14:textId="77777777">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"fn": "Doe",</w:t>
      </w:r>
    </w:p>
    <w:p w:rsidRPr="000C5D9A" w:rsidR="009663D2" w:rsidP="009663D2" w:rsidRDefault="009663D2" w14:paraId="40A1487B" w14:textId="77777777">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"gn": "John",</w:t>
      </w:r>
    </w:p>
    <w:p w:rsidRPr="000C5D9A" w:rsidR="009663D2" w:rsidP="009663D2" w:rsidRDefault="009663D2" w14:paraId="06667206"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"dob": "2011-11-11",</w:t>
      </w:r>
    </w:p>
    <w:p w:rsidRPr="000C5D9A" w:rsidR="009663D2" w:rsidP="009663D2" w:rsidRDefault="009663D2" w14:paraId="233113C4"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"hi": "11111111111",</w:t>
      </w:r>
    </w:p>
    <w:p w:rsidRPr="000C5D9A" w:rsidR="009663D2" w:rsidP="009663D2" w:rsidRDefault="009663D2" w14:paraId="2CD019E6"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"in": "CM",</w:t>
      </w:r>
    </w:p>
    <w:p w:rsidRPr="000C5D9A" w:rsidR="009663D2" w:rsidP="009663D2" w:rsidRDefault="009663D2" w14:paraId="467E6246" w14:textId="77777777">
      <w:pPr>
        <w:spacing w:after="0"/>
        <w:ind w:left="720"/>
        <w:rPr>
          <w:rFonts w:ascii="Courier New" w:hAnsi="Courier New" w:cs="Courier New"/>
          <w:b/>
          <w:bCs/>
          <w:sz w:val="14"/>
          <w:szCs w:val="14"/>
          <w:lang w:val="en-BE"/>
        </w:rPr>
      </w:pPr>
      <w:r w:rsidRPr="000C5D9A">
        <w:rPr>
          <w:rFonts w:ascii="Courier New" w:hAnsi="Courier New" w:cs="Courier New"/>
          <w:sz w:val="14"/>
          <w:szCs w:val="14"/>
          <w:lang w:val="en-BE"/>
        </w:rPr>
        <w:t xml:space="preserve">    </w:t>
      </w:r>
      <w:r w:rsidRPr="000C5D9A">
        <w:rPr>
          <w:rFonts w:ascii="Courier New" w:hAnsi="Courier New" w:cs="Courier New"/>
          <w:b/>
          <w:bCs/>
          <w:sz w:val="14"/>
          <w:szCs w:val="14"/>
          <w:highlight w:val="yellow"/>
          <w:lang w:val="en-BE"/>
        </w:rPr>
        <w:t>"ii": "0120",</w:t>
      </w:r>
    </w:p>
    <w:p w:rsidRPr="000C5D9A" w:rsidR="009663D2" w:rsidP="009663D2" w:rsidRDefault="009663D2" w14:paraId="798CE979" w14:textId="77777777">
      <w:pPr>
        <w:spacing w:after="0"/>
        <w:ind w:left="720"/>
        <w:rPr>
          <w:rFonts w:ascii="Courier New" w:hAnsi="Courier New" w:cs="Courier New"/>
          <w:sz w:val="14"/>
          <w:szCs w:val="14"/>
          <w:lang w:val="en-US"/>
        </w:rPr>
      </w:pPr>
      <w:r w:rsidRPr="56363C0E">
        <w:rPr>
          <w:rFonts w:ascii="Courier New" w:hAnsi="Courier New" w:cs="Courier New"/>
          <w:sz w:val="14"/>
          <w:szCs w:val="14"/>
          <w:lang w:val="en-US"/>
        </w:rPr>
        <w:t xml:space="preserve">    "ci": "12345678910111213141",</w:t>
      </w:r>
    </w:p>
    <w:p w:rsidRPr="000C5D9A" w:rsidR="009663D2" w:rsidP="009663D2" w:rsidRDefault="009663D2" w14:paraId="2DE5C331" w14:textId="77777777">
      <w:pPr>
        <w:spacing w:after="0"/>
        <w:ind w:left="720"/>
        <w:rPr>
          <w:rFonts w:ascii="Courier New" w:hAnsi="Courier New" w:cs="Courier New"/>
          <w:sz w:val="14"/>
          <w:szCs w:val="14"/>
        </w:rPr>
      </w:pPr>
      <w:r w:rsidRPr="6E740587">
        <w:rPr>
          <w:rFonts w:ascii="Courier New" w:hAnsi="Courier New" w:cs="Courier New"/>
          <w:sz w:val="14"/>
          <w:szCs w:val="14"/>
          <w:lang w:val="en-US"/>
        </w:rPr>
        <w:t xml:space="preserve">    "sd": "2025-0</w:t>
      </w:r>
      <w:r>
        <w:rPr>
          <w:rFonts w:ascii="Courier New" w:hAnsi="Courier New" w:cs="Courier New"/>
          <w:sz w:val="14"/>
          <w:szCs w:val="14"/>
          <w:lang w:val="en-BE"/>
        </w:rPr>
        <w:t>9</w:t>
      </w:r>
      <w:r w:rsidRPr="6E740587">
        <w:rPr>
          <w:rFonts w:ascii="Courier New" w:hAnsi="Courier New" w:cs="Courier New"/>
          <w:sz w:val="14"/>
          <w:szCs w:val="14"/>
          <w:lang w:val="en-US"/>
        </w:rPr>
        <w:t>-01",</w:t>
      </w:r>
    </w:p>
    <w:p w:rsidRPr="000C5D9A" w:rsidR="009663D2" w:rsidP="009663D2" w:rsidRDefault="009663D2" w14:paraId="627DE892"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"ed": "2025-</w:t>
      </w:r>
      <w:r>
        <w:rPr>
          <w:rFonts w:ascii="Courier New" w:hAnsi="Courier New" w:cs="Courier New"/>
          <w:sz w:val="14"/>
          <w:szCs w:val="14"/>
          <w:lang w:val="en-BE"/>
        </w:rPr>
        <w:t>12</w:t>
      </w:r>
      <w:r w:rsidRPr="000C5D9A">
        <w:rPr>
          <w:rFonts w:ascii="Courier New" w:hAnsi="Courier New" w:cs="Courier New"/>
          <w:sz w:val="14"/>
          <w:szCs w:val="14"/>
          <w:lang w:val="en-BE"/>
        </w:rPr>
        <w:t>-</w:t>
      </w:r>
      <w:r>
        <w:rPr>
          <w:rFonts w:ascii="Courier New" w:hAnsi="Courier New" w:cs="Courier New"/>
          <w:sz w:val="14"/>
          <w:szCs w:val="14"/>
          <w:lang w:val="en-BE"/>
        </w:rPr>
        <w:t>01</w:t>
      </w:r>
      <w:r w:rsidRPr="000C5D9A">
        <w:rPr>
          <w:rFonts w:ascii="Courier New" w:hAnsi="Courier New" w:cs="Courier New"/>
          <w:sz w:val="14"/>
          <w:szCs w:val="14"/>
          <w:lang w:val="en-BE"/>
        </w:rPr>
        <w:t>",</w:t>
      </w:r>
    </w:p>
    <w:p w:rsidRPr="000C5D9A" w:rsidR="009663D2" w:rsidP="009663D2" w:rsidRDefault="009663D2" w14:paraId="1350049B" w14:textId="77777777">
      <w:pPr>
        <w:spacing w:after="0"/>
        <w:ind w:left="720"/>
        <w:rPr>
          <w:rFonts w:ascii="Courier New" w:hAnsi="Courier New" w:cs="Courier New"/>
          <w:sz w:val="14"/>
          <w:szCs w:val="14"/>
          <w:lang w:val="pt-PT"/>
        </w:rPr>
      </w:pPr>
      <w:r w:rsidRPr="255698C8">
        <w:rPr>
          <w:rFonts w:ascii="Courier New" w:hAnsi="Courier New" w:cs="Courier New"/>
          <w:sz w:val="14"/>
          <w:szCs w:val="14"/>
          <w:lang w:val="en-US"/>
        </w:rPr>
        <w:t xml:space="preserve">    "xd": "2025-12-31",</w:t>
      </w:r>
    </w:p>
    <w:p w:rsidRPr="000C5D9A" w:rsidR="009663D2" w:rsidP="009663D2" w:rsidRDefault="009663D2" w14:paraId="7FCD606F" w14:textId="77777777">
      <w:pPr>
        <w:spacing w:after="0"/>
        <w:ind w:left="720"/>
        <w:rPr>
          <w:rFonts w:ascii="Courier New" w:hAnsi="Courier New" w:cs="Courier New"/>
          <w:b/>
          <w:sz w:val="14"/>
          <w:szCs w:val="14"/>
          <w:lang w:val="pt-PT"/>
        </w:rPr>
      </w:pPr>
      <w:r w:rsidRPr="12CB9D28">
        <w:rPr>
          <w:rFonts w:ascii="Courier New" w:hAnsi="Courier New" w:cs="Courier New"/>
          <w:sz w:val="14"/>
          <w:szCs w:val="14"/>
          <w:lang w:val="pt-PT"/>
        </w:rPr>
        <w:t xml:space="preserve">    </w:t>
      </w:r>
      <w:r w:rsidRPr="12CB9D28">
        <w:rPr>
          <w:rFonts w:ascii="Courier New" w:hAnsi="Courier New" w:cs="Courier New"/>
          <w:b/>
          <w:sz w:val="14"/>
          <w:szCs w:val="14"/>
          <w:highlight w:val="yellow"/>
          <w:lang w:val="pt-PT"/>
        </w:rPr>
        <w:t>"di": "2025-0</w:t>
      </w:r>
      <w:r>
        <w:rPr>
          <w:rFonts w:ascii="Courier New" w:hAnsi="Courier New" w:cs="Courier New"/>
          <w:b/>
          <w:bCs/>
          <w:sz w:val="14"/>
          <w:szCs w:val="14"/>
          <w:highlight w:val="yellow"/>
          <w:lang w:val="en-BE"/>
        </w:rPr>
        <w:t>9</w:t>
      </w:r>
      <w:r w:rsidRPr="12CB9D28">
        <w:rPr>
          <w:rFonts w:ascii="Courier New" w:hAnsi="Courier New" w:cs="Courier New"/>
          <w:b/>
          <w:sz w:val="14"/>
          <w:szCs w:val="14"/>
          <w:highlight w:val="yellow"/>
          <w:lang w:val="pt-PT"/>
        </w:rPr>
        <w:t>-</w:t>
      </w:r>
      <w:r>
        <w:rPr>
          <w:rFonts w:ascii="Courier New" w:hAnsi="Courier New" w:cs="Courier New"/>
          <w:b/>
          <w:bCs/>
          <w:sz w:val="14"/>
          <w:szCs w:val="14"/>
          <w:highlight w:val="yellow"/>
          <w:lang w:val="en-BE"/>
        </w:rPr>
        <w:t>22</w:t>
      </w:r>
      <w:r w:rsidRPr="12CB9D28">
        <w:rPr>
          <w:rFonts w:ascii="Courier New" w:hAnsi="Courier New" w:cs="Courier New"/>
          <w:b/>
          <w:sz w:val="14"/>
          <w:szCs w:val="14"/>
          <w:highlight w:val="yellow"/>
          <w:lang w:val="pt-PT"/>
        </w:rPr>
        <w:t>"</w:t>
      </w:r>
    </w:p>
    <w:p w:rsidRPr="000C5D9A" w:rsidR="009663D2" w:rsidP="009663D2" w:rsidRDefault="009663D2" w14:paraId="04F97006"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 xml:space="preserve">  }</w:t>
      </w:r>
    </w:p>
    <w:p w:rsidRPr="000C5D9A" w:rsidR="009663D2" w:rsidP="009663D2" w:rsidRDefault="009663D2" w14:paraId="704B46A8" w14:textId="77777777">
      <w:pPr>
        <w:spacing w:after="0"/>
        <w:ind w:left="720"/>
        <w:rPr>
          <w:rFonts w:ascii="Courier New" w:hAnsi="Courier New" w:cs="Courier New"/>
          <w:sz w:val="14"/>
          <w:szCs w:val="14"/>
          <w:lang w:val="en-BE"/>
        </w:rPr>
      </w:pPr>
      <w:r w:rsidRPr="000C5D9A">
        <w:rPr>
          <w:rFonts w:ascii="Courier New" w:hAnsi="Courier New" w:cs="Courier New"/>
          <w:sz w:val="14"/>
          <w:szCs w:val="14"/>
          <w:lang w:val="en-BE"/>
        </w:rPr>
        <w:t>}</w:t>
      </w:r>
    </w:p>
    <w:p w:rsidRPr="000C5D9A" w:rsidR="005E3467" w:rsidP="005E3467" w:rsidRDefault="009E7C0C" w14:paraId="6022B958" w14:textId="3D30EDD4">
      <w:pPr>
        <w:spacing w:after="0"/>
        <w:ind w:left="720"/>
        <w:rPr>
          <w:rFonts w:ascii="Courier New" w:hAnsi="Courier New" w:cs="Courier New"/>
          <w:sz w:val="14"/>
          <w:szCs w:val="14"/>
          <w:lang w:val="en-US"/>
        </w:rPr>
      </w:pPr>
      <w:r w:rsidRPr="002C0F59">
        <w:rPr>
          <w:rFonts w:ascii="Courier New" w:hAnsi="Courier New" w:cs="Courier New"/>
          <w:b/>
          <w:bCs/>
          <w:sz w:val="14"/>
          <w:szCs w:val="14"/>
          <w:lang w:val="en-BE"/>
        </w:rPr>
        <w:t>Signature</w:t>
      </w:r>
      <w:r>
        <w:rPr>
          <w:rFonts w:ascii="Courier New" w:hAnsi="Courier New" w:cs="Courier New"/>
          <w:sz w:val="14"/>
          <w:szCs w:val="14"/>
          <w:lang w:val="en-BE"/>
        </w:rPr>
        <w:t xml:space="preserve">: </w:t>
      </w:r>
      <w:r w:rsidRPr="009E7C0C">
        <w:rPr>
          <w:rFonts w:ascii="Courier New" w:hAnsi="Courier New" w:cs="Courier New"/>
          <w:sz w:val="14"/>
          <w:szCs w:val="14"/>
          <w:lang w:val="en-BE"/>
        </w:rPr>
        <w:t>TLo2V7FGe1zCdr6nr3VJusOt0oQuDvgDcncUsphLHPKAgevBW_vb6aTCA4ed3e29sPMIWiiSm7oK8AQvU9s_m6uCCO9_jqXUxFWTIf6QcRdVdPIzFEMstamTEitvOWlM9nF0TOT0DZeXyMRIlVm64JDlGECV9a41BBIIv4u2AjmAYKf5xMDVHkaUyAApXGuX1qGl251YjA3ygOynbM_OD99jFDOuwj8amfWyeyieLvlZk6_BLEMoxcL6A_e1aVO2db8E5wmlkDcxdtDYMGakabGRU8zl2FJ8NhgVGNQ-eTNBQeeApcKVQANaDk4KoFzsPnHQrdSJbssaq5Z3jn0V0Q</w:t>
      </w:r>
    </w:p>
    <w:p w:rsidR="005E3467" w:rsidP="005E3467" w:rsidRDefault="00A26FB4" w14:paraId="43C742B9" w14:textId="5701A483">
      <w:pPr>
        <w:pStyle w:val="Heading2"/>
        <w:rPr>
          <w:lang w:val="en-US"/>
        </w:rPr>
      </w:pPr>
      <w:bookmarkStart w:name="_Toc209094911" w:id="222"/>
      <w:r w:rsidRPr="3AF8D0CD">
        <w:rPr>
          <w:lang w:val="en-US"/>
        </w:rPr>
        <w:t xml:space="preserve">Step 3: </w:t>
      </w:r>
      <w:r w:rsidRPr="3AF8D0CD" w:rsidR="005E3467">
        <w:rPr>
          <w:lang w:val="en-US"/>
        </w:rPr>
        <w:t>Validate the JWT header and payload</w:t>
      </w:r>
      <w:bookmarkEnd w:id="222"/>
    </w:p>
    <w:p w:rsidR="005E3467" w:rsidP="005E3467" w:rsidRDefault="005E3467" w14:paraId="54758E84" w14:textId="77777777">
      <w:pPr>
        <w:rPr>
          <w:lang w:val="en-BE"/>
        </w:rPr>
      </w:pPr>
      <w:r>
        <w:rPr>
          <w:lang w:val="en-BE"/>
        </w:rPr>
        <w:t xml:space="preserve">Verification app needs to </w:t>
      </w:r>
    </w:p>
    <w:p w:rsidR="005E3467" w:rsidP="00BA3DD3" w:rsidRDefault="005E3467" w14:paraId="3CE933F9" w14:textId="0FEF377F">
      <w:pPr>
        <w:pStyle w:val="ListParagraph"/>
        <w:numPr>
          <w:ilvl w:val="0"/>
          <w:numId w:val="14"/>
        </w:numPr>
      </w:pPr>
      <w:r w:rsidRPr="6E740587">
        <w:rPr>
          <w:lang w:val="en-US"/>
        </w:rPr>
        <w:t>Resolve the schema mentioned in payload/sid</w:t>
      </w:r>
    </w:p>
    <w:p w:rsidR="00844118" w:rsidP="00844118" w:rsidRDefault="00844118" w14:paraId="0924DC0E" w14:textId="6EC19CAF">
      <w:pPr>
        <w:pStyle w:val="ListParagraph"/>
        <w:numPr>
          <w:ilvl w:val="1"/>
          <w:numId w:val="14"/>
        </w:numPr>
      </w:pPr>
      <w:r w:rsidRPr="6E740587">
        <w:rPr>
          <w:lang w:val="en-US"/>
        </w:rPr>
        <w:t xml:space="preserve">eessi:prc:1.0 :  </w:t>
      </w:r>
    </w:p>
    <w:p w:rsidRPr="00844118" w:rsidR="00844118" w:rsidP="00844118" w:rsidRDefault="002376B0" w14:paraId="12F3FA0B" w14:textId="5767FE2A">
      <w:pPr>
        <w:pStyle w:val="ListParagraph"/>
        <w:numPr>
          <w:ilvl w:val="2"/>
          <w:numId w:val="14"/>
        </w:numPr>
        <w:rPr>
          <w:sz w:val="14"/>
          <w:szCs w:val="12"/>
          <w:lang w:val="en-BE"/>
        </w:rPr>
      </w:pPr>
      <w:hyperlink w:history="1" r:id="rId38">
        <w:r w:rsidRPr="007078E9" w:rsidR="00844118">
          <w:rPr>
            <w:rStyle w:val="Hyperlink"/>
            <w:sz w:val="14"/>
            <w:szCs w:val="12"/>
            <w:lang w:val="en-BE"/>
          </w:rPr>
          <w:t>https://api-pilot.ebsi.eu/trusted-schemas-registry/v3/schemas/z5fqhFPcuBeYZHnUbibhmtxDdoPhv4husBnvX4g5g8CeG</w:t>
        </w:r>
      </w:hyperlink>
      <w:r w:rsidRPr="00844118" w:rsidR="00844118">
        <w:rPr>
          <w:sz w:val="14"/>
          <w:szCs w:val="12"/>
          <w:lang w:val="en-BE"/>
        </w:rPr>
        <w:t xml:space="preserve">   </w:t>
      </w:r>
    </w:p>
    <w:p w:rsidR="005E3467" w:rsidP="00BA3DD3" w:rsidRDefault="005E3467" w14:paraId="597B9F03" w14:textId="5BDC1FBF">
      <w:pPr>
        <w:pStyle w:val="ListParagraph"/>
        <w:numPr>
          <w:ilvl w:val="0"/>
          <w:numId w:val="14"/>
        </w:numPr>
      </w:pPr>
      <w:r w:rsidRPr="6E740587">
        <w:rPr>
          <w:lang w:val="en-US"/>
        </w:rPr>
        <w:t>Validate payload to the schema mentioned in payload/sid</w:t>
      </w:r>
    </w:p>
    <w:p w:rsidR="005E3467" w:rsidP="00BA3DD3" w:rsidRDefault="005E3467" w14:paraId="3EBF1D3F" w14:textId="1F235B4F">
      <w:pPr>
        <w:pStyle w:val="ListParagraph"/>
        <w:numPr>
          <w:ilvl w:val="0"/>
          <w:numId w:val="14"/>
        </w:numPr>
        <w:rPr>
          <w:lang w:val="en-BE"/>
        </w:rPr>
      </w:pPr>
      <w:r>
        <w:rPr>
          <w:lang w:val="en-BE"/>
        </w:rPr>
        <w:t>Validate header contains</w:t>
      </w:r>
    </w:p>
    <w:p w:rsidR="005E3467" w:rsidP="00BA3DD3" w:rsidRDefault="005E3467" w14:paraId="2A72AC49" w14:textId="0F867507">
      <w:pPr>
        <w:pStyle w:val="ListParagraph"/>
        <w:numPr>
          <w:ilvl w:val="1"/>
          <w:numId w:val="14"/>
        </w:numPr>
        <w:rPr>
          <w:lang w:val="en-BE"/>
        </w:rPr>
      </w:pPr>
      <w:r>
        <w:rPr>
          <w:lang w:val="en-BE"/>
        </w:rPr>
        <w:t xml:space="preserve">kid with pattern </w:t>
      </w:r>
      <w:r w:rsidRPr="005E3467">
        <w:rPr>
          <w:lang w:val="en-BE"/>
        </w:rPr>
        <w:t>"^EESSI:x5t#S256:[A-Za-z0-9_-]+$"</w:t>
      </w:r>
    </w:p>
    <w:p w:rsidRPr="00844118" w:rsidR="00280279" w:rsidP="00275145" w:rsidRDefault="005E3467" w14:paraId="461A9996" w14:textId="61BD5F89">
      <w:pPr>
        <w:pStyle w:val="ListParagraph"/>
        <w:numPr>
          <w:ilvl w:val="1"/>
          <w:numId w:val="14"/>
        </w:numPr>
        <w:spacing w:after="0" w:line="240" w:lineRule="auto"/>
        <w:jc w:val="left"/>
      </w:pPr>
      <w:r w:rsidRPr="6E740587">
        <w:rPr>
          <w:lang w:val="en-US"/>
        </w:rPr>
        <w:t>alg in enum [ES256, RS256]</w:t>
      </w:r>
    </w:p>
    <w:p w:rsidR="005E3467" w:rsidP="005E3467" w:rsidRDefault="0037045B" w14:paraId="55729941" w14:textId="751120A9">
      <w:pPr>
        <w:pStyle w:val="Heading2"/>
        <w:rPr>
          <w:lang w:val="en-US"/>
        </w:rPr>
      </w:pPr>
      <w:bookmarkStart w:name="_Toc209094912" w:id="223"/>
      <w:r w:rsidRPr="3AF8D0CD">
        <w:rPr>
          <w:lang w:val="en-US"/>
        </w:rPr>
        <w:t xml:space="preserve">Step 4: </w:t>
      </w:r>
      <w:r w:rsidRPr="3AF8D0CD" w:rsidR="005E3467">
        <w:rPr>
          <w:lang w:val="en-US"/>
        </w:rPr>
        <w:t>Resolve public key and verify signature</w:t>
      </w:r>
      <w:bookmarkEnd w:id="223"/>
    </w:p>
    <w:p w:rsidR="005E3467" w:rsidP="005E3467" w:rsidRDefault="005E3467" w14:paraId="462F7BFE" w14:textId="156FCE8A">
      <w:pPr>
        <w:spacing w:after="0" w:line="240" w:lineRule="auto"/>
        <w:jc w:val="left"/>
        <w:rPr>
          <w:lang w:val="pt-PT"/>
        </w:rPr>
      </w:pPr>
      <w:r w:rsidRPr="255698C8">
        <w:rPr>
          <w:lang w:val="en-US"/>
        </w:rPr>
        <w:t xml:space="preserve">Verification app needs to use the Resolver API to fetch the public key for the kid given in the payload. Also see section </w:t>
      </w:r>
      <w:r w:rsidRPr="255698C8">
        <w:rPr>
          <w:lang w:val="en-US"/>
        </w:rPr>
        <w:fldChar w:fldCharType="begin"/>
      </w:r>
      <w:r w:rsidRPr="255698C8">
        <w:rPr>
          <w:lang w:val="en-US"/>
        </w:rPr>
        <w:instrText xml:space="preserve"> REF _Ref209022490 \r \h </w:instrText>
      </w:r>
      <w:r w:rsidRPr="255698C8">
        <w:rPr>
          <w:lang w:val="en-US"/>
        </w:rPr>
      </w:r>
      <w:r w:rsidRPr="255698C8">
        <w:rPr>
          <w:lang w:val="en-US"/>
        </w:rPr>
        <w:fldChar w:fldCharType="separate"/>
      </w:r>
      <w:r w:rsidRPr="255698C8">
        <w:rPr>
          <w:lang w:val="en-US"/>
        </w:rPr>
        <w:t>6</w:t>
      </w:r>
      <w:r w:rsidRPr="255698C8">
        <w:rPr>
          <w:lang w:val="en-US"/>
        </w:rPr>
        <w:fldChar w:fldCharType="end"/>
      </w:r>
      <w:r w:rsidRPr="255698C8">
        <w:rPr>
          <w:lang w:val="en-US"/>
        </w:rPr>
        <w:t>. The parameter needed for the Resolver API can be found as such:</w:t>
      </w:r>
    </w:p>
    <w:p w:rsidRPr="005E3467" w:rsidR="005E3467" w:rsidP="005E3467" w:rsidRDefault="005E3467" w14:paraId="7D534B76" w14:textId="77777777">
      <w:pPr>
        <w:spacing w:after="0" w:line="240" w:lineRule="auto"/>
        <w:jc w:val="left"/>
        <w:rPr>
          <w:lang w:val="en-BE"/>
        </w:rPr>
      </w:pPr>
    </w:p>
    <w:p w:rsidR="005E3467" w:rsidP="00BA3DD3" w:rsidRDefault="005E3467" w14:paraId="1C6E3437" w14:textId="450E0701">
      <w:pPr>
        <w:pStyle w:val="ListParagraph"/>
        <w:numPr>
          <w:ilvl w:val="0"/>
          <w:numId w:val="14"/>
        </w:numPr>
        <w:rPr>
          <w:lang w:val="en-BE"/>
        </w:rPr>
      </w:pPr>
      <w:r w:rsidRPr="00280279">
        <w:rPr>
          <w:lang w:val="en-BE"/>
        </w:rPr>
        <w:t>x509Thumbprint</w:t>
      </w:r>
      <w:r w:rsidRPr="005E3467">
        <w:rPr>
          <w:lang w:val="en-BE"/>
        </w:rPr>
        <w:t xml:space="preserve"> </w:t>
      </w:r>
      <w:r>
        <w:rPr>
          <w:lang w:val="en-BE"/>
        </w:rPr>
        <w:t xml:space="preserve">= </w:t>
      </w:r>
      <w:r w:rsidRPr="00280279">
        <w:rPr>
          <w:lang w:val="en-BE"/>
        </w:rPr>
        <w:t xml:space="preserve">header/kid part after x5t#S256 </w:t>
      </w:r>
    </w:p>
    <w:p w:rsidR="005E3467" w:rsidP="00BA3DD3" w:rsidRDefault="005E3467" w14:paraId="2B2D4105" w14:textId="7A709FA8">
      <w:pPr>
        <w:pStyle w:val="ListParagraph"/>
        <w:numPr>
          <w:ilvl w:val="0"/>
          <w:numId w:val="14"/>
        </w:numPr>
      </w:pPr>
      <w:r w:rsidRPr="6E740587">
        <w:rPr>
          <w:lang w:val="en-US"/>
        </w:rPr>
        <w:t>countryCode =  payload/prc/ic</w:t>
      </w:r>
    </w:p>
    <w:p w:rsidR="005E3467" w:rsidP="00BA3DD3" w:rsidRDefault="005E3467" w14:paraId="4027DDB1" w14:textId="521D9388">
      <w:pPr>
        <w:pStyle w:val="ListParagraph"/>
        <w:numPr>
          <w:ilvl w:val="0"/>
          <w:numId w:val="14"/>
        </w:numPr>
      </w:pPr>
      <w:r w:rsidRPr="6E740587">
        <w:rPr>
          <w:lang w:val="en-US"/>
        </w:rPr>
        <w:t>officialID = payload/prc/ii</w:t>
      </w:r>
    </w:p>
    <w:p w:rsidR="0037045B" w:rsidP="0037045B" w:rsidRDefault="0037045B" w14:paraId="773B2676" w14:textId="58CEA6AD">
      <w:pPr>
        <w:spacing w:after="0" w:line="240" w:lineRule="auto"/>
        <w:jc w:val="left"/>
        <w:rPr>
          <w:lang w:val="en-BE"/>
        </w:rPr>
      </w:pPr>
    </w:p>
    <w:p w:rsidRPr="000C686F" w:rsidR="00280279" w:rsidP="00280279" w:rsidRDefault="00C06723" w14:paraId="1B7EC628" w14:textId="2E46D8FA">
      <w:pPr>
        <w:spacing w:after="0" w:line="240" w:lineRule="auto"/>
        <w:jc w:val="left"/>
        <w:rPr>
          <w:lang w:val="en-BE"/>
        </w:rPr>
      </w:pPr>
      <w:r w:rsidRPr="6E740587">
        <w:rPr>
          <w:lang w:val="en-US"/>
        </w:rPr>
        <w:t>The R</w:t>
      </w:r>
      <w:r w:rsidRPr="6E740587" w:rsidR="00280279">
        <w:rPr>
          <w:lang w:val="en-US"/>
        </w:rPr>
        <w:t>esolver</w:t>
      </w:r>
      <w:r w:rsidRPr="6E740587">
        <w:rPr>
          <w:lang w:val="en-US"/>
        </w:rPr>
        <w:t xml:space="preserve"> API</w:t>
      </w:r>
      <w:r w:rsidRPr="6E740587" w:rsidR="00280279">
        <w:rPr>
          <w:lang w:val="en-US"/>
        </w:rPr>
        <w:t xml:space="preserve"> </w:t>
      </w:r>
      <w:r w:rsidRPr="6E740587" w:rsidR="0037045B">
        <w:rPr>
          <w:lang w:val="en-US"/>
        </w:rPr>
        <w:t>will</w:t>
      </w:r>
      <w:r w:rsidRPr="6E740587" w:rsidR="00280279">
        <w:rPr>
          <w:lang w:val="en-US"/>
        </w:rPr>
        <w:t xml:space="preserve"> return the single </w:t>
      </w:r>
      <w:r w:rsidR="003D67B9">
        <w:rPr>
          <w:lang w:val="en-BE"/>
        </w:rPr>
        <w:t>issuer</w:t>
      </w:r>
      <w:r w:rsidRPr="6E740587" w:rsidR="00280279">
        <w:rPr>
          <w:lang w:val="en-US"/>
        </w:rPr>
        <w:t xml:space="preserve"> for the given input </w:t>
      </w:r>
      <w:r w:rsidR="003D67B9">
        <w:rPr>
          <w:lang w:val="en-BE"/>
        </w:rPr>
        <w:t>and his</w:t>
      </w:r>
      <w:r w:rsidRPr="6E740587" w:rsidR="00280279">
        <w:rPr>
          <w:lang w:val="en-US"/>
        </w:rPr>
        <w:t xml:space="preserve"> accreditation periods for EHIC</w:t>
      </w:r>
      <w:r w:rsidR="000C686F">
        <w:rPr>
          <w:lang w:val="en-BE"/>
        </w:rPr>
        <w:t xml:space="preserve"> as described in section </w:t>
      </w:r>
      <w:r w:rsidR="000C686F">
        <w:rPr>
          <w:lang w:val="en-BE"/>
        </w:rPr>
        <w:fldChar w:fldCharType="begin"/>
      </w:r>
      <w:r w:rsidR="000C686F">
        <w:rPr>
          <w:lang w:val="en-BE"/>
        </w:rPr>
        <w:instrText xml:space="preserve"> REF _Ref209022490 \r \h </w:instrText>
      </w:r>
      <w:r w:rsidR="000C686F">
        <w:rPr>
          <w:lang w:val="en-BE"/>
        </w:rPr>
      </w:r>
      <w:r w:rsidR="000C686F">
        <w:rPr>
          <w:lang w:val="en-BE"/>
        </w:rPr>
        <w:fldChar w:fldCharType="separate"/>
      </w:r>
      <w:r w:rsidR="000C686F">
        <w:rPr>
          <w:lang w:val="en-BE"/>
        </w:rPr>
        <w:t>6</w:t>
      </w:r>
      <w:r w:rsidR="000C686F">
        <w:rPr>
          <w:lang w:val="en-BE"/>
        </w:rPr>
        <w:fldChar w:fldCharType="end"/>
      </w:r>
      <w:r w:rsidR="000C686F">
        <w:rPr>
          <w:lang w:val="en-BE"/>
        </w:rPr>
        <w:t>.</w:t>
      </w:r>
    </w:p>
    <w:p w:rsidR="0037045B" w:rsidP="00280279" w:rsidRDefault="0037045B" w14:paraId="02CB0F1B" w14:textId="6B27DFEF">
      <w:pPr>
        <w:spacing w:after="0" w:line="240" w:lineRule="auto"/>
        <w:jc w:val="left"/>
        <w:rPr>
          <w:rFonts w:ascii="Courier New" w:hAnsi="Courier New" w:cs="Courier New"/>
          <w:sz w:val="16"/>
          <w:szCs w:val="16"/>
          <w:lang w:val="en-BE"/>
        </w:rPr>
      </w:pPr>
    </w:p>
    <w:p w:rsidR="008E4CB0" w:rsidP="00280279" w:rsidRDefault="008E4CB0" w14:paraId="73C6BAD9" w14:textId="4D7754AF">
      <w:pPr>
        <w:spacing w:after="0" w:line="240" w:lineRule="auto"/>
        <w:jc w:val="left"/>
        <w:rPr>
          <w:lang w:val="en-BE"/>
        </w:rPr>
      </w:pPr>
      <w:r>
        <w:rPr>
          <w:lang w:val="en-BE"/>
        </w:rPr>
        <w:t>Verification app then needs to</w:t>
      </w:r>
    </w:p>
    <w:p w:rsidR="008A0765" w:rsidP="00280279" w:rsidRDefault="008A0765" w14:paraId="75F8ADF7" w14:textId="77777777">
      <w:pPr>
        <w:spacing w:after="0" w:line="240" w:lineRule="auto"/>
        <w:jc w:val="left"/>
        <w:rPr>
          <w:lang w:val="en-BE"/>
        </w:rPr>
      </w:pPr>
    </w:p>
    <w:p w:rsidR="008A0765" w:rsidP="00BA3DD3" w:rsidRDefault="008A0765" w14:paraId="1F8725FC" w14:textId="1646B501">
      <w:pPr>
        <w:pStyle w:val="ListParagraph"/>
        <w:numPr>
          <w:ilvl w:val="0"/>
          <w:numId w:val="14"/>
        </w:numPr>
      </w:pPr>
      <w:r w:rsidRPr="6E740587">
        <w:rPr>
          <w:lang w:val="en-US"/>
        </w:rPr>
        <w:t xml:space="preserve">Verify the single issuer is correctly returned for </w:t>
      </w:r>
      <w:r w:rsidRPr="6E740587" w:rsidR="00740517">
        <w:rPr>
          <w:lang w:val="en-US"/>
        </w:rPr>
        <w:t xml:space="preserve">the </w:t>
      </w:r>
      <w:r w:rsidRPr="6E740587">
        <w:rPr>
          <w:lang w:val="en-US"/>
        </w:rPr>
        <w:t xml:space="preserve">officialId / countryCode given in input </w:t>
      </w:r>
    </w:p>
    <w:p w:rsidR="008A0765" w:rsidP="00BA3DD3" w:rsidRDefault="008A0765" w14:paraId="26818794" w14:textId="7728D410">
      <w:pPr>
        <w:pStyle w:val="ListParagraph"/>
        <w:numPr>
          <w:ilvl w:val="0"/>
          <w:numId w:val="14"/>
        </w:numPr>
        <w:spacing w:after="0" w:line="240" w:lineRule="auto"/>
        <w:jc w:val="left"/>
        <w:rPr>
          <w:lang w:val="en-BE"/>
        </w:rPr>
      </w:pPr>
      <w:r w:rsidRPr="008A0765">
        <w:rPr>
          <w:lang w:val="en-BE"/>
        </w:rPr>
        <w:t>Verify the single issuer contains a certificate</w:t>
      </w:r>
      <w:r w:rsidR="00740517">
        <w:rPr>
          <w:lang w:val="en-BE"/>
        </w:rPr>
        <w:t xml:space="preserve"> / public key</w:t>
      </w:r>
      <w:r w:rsidRPr="008A0765">
        <w:rPr>
          <w:lang w:val="en-BE"/>
        </w:rPr>
        <w:t xml:space="preserve"> for the requested hash </w:t>
      </w:r>
    </w:p>
    <w:p w:rsidRPr="008A0765" w:rsidR="008A0765" w:rsidP="00BA3DD3" w:rsidRDefault="008A0765" w14:paraId="3BE45CE8" w14:textId="52D85391">
      <w:pPr>
        <w:pStyle w:val="ListParagraph"/>
        <w:numPr>
          <w:ilvl w:val="0"/>
          <w:numId w:val="14"/>
        </w:numPr>
        <w:spacing w:after="0" w:line="240" w:lineRule="auto"/>
        <w:jc w:val="left"/>
        <w:rPr>
          <w:lang w:val="en-BE"/>
        </w:rPr>
      </w:pPr>
      <w:r w:rsidRPr="008A0765">
        <w:rPr>
          <w:lang w:val="en-BE"/>
        </w:rPr>
        <w:t xml:space="preserve">Use the public key found to verify the JWT signature </w:t>
      </w:r>
    </w:p>
    <w:p w:rsidRPr="00280279" w:rsidR="00280279" w:rsidP="0037045B" w:rsidRDefault="0037045B" w14:paraId="5FD0836B" w14:textId="2D1EE2E4">
      <w:pPr>
        <w:pStyle w:val="Heading2"/>
        <w:rPr>
          <w:lang w:val="en-US"/>
        </w:rPr>
      </w:pPr>
      <w:bookmarkStart w:name="_Ref209079422" w:id="224"/>
      <w:bookmarkStart w:name="_Toc209094913" w:id="225"/>
      <w:r w:rsidRPr="3AF8D0CD">
        <w:rPr>
          <w:lang w:val="en-US"/>
        </w:rPr>
        <w:t>Step 5:</w:t>
      </w:r>
      <w:r w:rsidRPr="3AF8D0CD" w:rsidR="00280279">
        <w:rPr>
          <w:lang w:val="en-US"/>
        </w:rPr>
        <w:t xml:space="preserve"> Do business validations on the payload</w:t>
      </w:r>
      <w:bookmarkEnd w:id="224"/>
      <w:bookmarkEnd w:id="225"/>
    </w:p>
    <w:p w:rsidR="00740517" w:rsidP="00280279" w:rsidRDefault="00740517" w14:paraId="48212595" w14:textId="2F375701">
      <w:pPr>
        <w:spacing w:after="0" w:line="240" w:lineRule="auto"/>
        <w:jc w:val="left"/>
        <w:rPr>
          <w:lang w:val="en-BE"/>
        </w:rPr>
      </w:pPr>
      <w:r>
        <w:rPr>
          <w:lang w:val="en-BE"/>
        </w:rPr>
        <w:t>Verification app needs to check that the institution is allowed to issue and sign PRC on date of issuance</w:t>
      </w:r>
      <w:ins w:author="Wouter Deroey" w:date="2025-09-22T15:12:00Z" w:id="226">
        <w:r w:rsidR="00951258">
          <w:rPr>
            <w:lang w:val="en-BE"/>
          </w:rPr>
          <w:t xml:space="preserve"> for the given PRC period</w:t>
        </w:r>
      </w:ins>
      <w:r>
        <w:rPr>
          <w:lang w:val="en-BE"/>
        </w:rPr>
        <w:t>:</w:t>
      </w:r>
    </w:p>
    <w:p w:rsidR="00740517" w:rsidP="00280279" w:rsidRDefault="00740517" w14:paraId="0C782953" w14:textId="77777777">
      <w:pPr>
        <w:pStyle w:val="ListParagraph"/>
        <w:numPr>
          <w:ilvl w:val="0"/>
          <w:numId w:val="14"/>
        </w:numPr>
        <w:spacing w:after="0" w:line="240" w:lineRule="auto"/>
        <w:jc w:val="left"/>
      </w:pPr>
      <w:r w:rsidRPr="6E740587">
        <w:rPr>
          <w:lang w:val="en-US"/>
        </w:rPr>
        <w:t>Public key must be valid on payload/prc/di</w:t>
      </w:r>
      <w:r w:rsidRPr="6E740587">
        <w:rPr>
          <w:rStyle w:val="FootnoteReference"/>
        </w:rPr>
        <w:footnoteReference w:id="6"/>
      </w:r>
    </w:p>
    <w:p w:rsidRPr="005F29F2" w:rsidR="00740517" w:rsidP="00280279" w:rsidRDefault="00280279" w14:paraId="55CEDAE8" w14:textId="0ACD4903">
      <w:pPr>
        <w:pStyle w:val="ListParagraph"/>
        <w:numPr>
          <w:ilvl w:val="0"/>
          <w:numId w:val="14"/>
        </w:numPr>
        <w:spacing w:after="0" w:line="240" w:lineRule="auto"/>
        <w:jc w:val="left"/>
        <w:rPr>
          <w:ins w:author="Wouter Deroey" w:date="2025-09-22T15:12:00Z" w:id="227"/>
        </w:rPr>
      </w:pPr>
      <w:r w:rsidRPr="6E740587">
        <w:rPr>
          <w:lang w:val="en-US"/>
        </w:rPr>
        <w:t xml:space="preserve">Institution must be accredited for </w:t>
      </w:r>
      <w:r w:rsidRPr="6E740587" w:rsidR="00740517">
        <w:rPr>
          <w:lang w:val="en-US"/>
        </w:rPr>
        <w:t xml:space="preserve">the portableDocument </w:t>
      </w:r>
      <w:r w:rsidRPr="6E740587">
        <w:rPr>
          <w:lang w:val="en-US"/>
        </w:rPr>
        <w:t>EHIC on payload/prc/di</w:t>
      </w:r>
      <w:r w:rsidRPr="6E740587" w:rsidR="00740517">
        <w:rPr>
          <w:rStyle w:val="FootnoteReference"/>
        </w:rPr>
        <w:footnoteReference w:id="7"/>
      </w:r>
    </w:p>
    <w:p w:rsidR="00951258" w:rsidP="00280279" w:rsidRDefault="00DE3E1B" w14:paraId="3117A71C" w14:textId="2A6AF079">
      <w:pPr>
        <w:pStyle w:val="ListParagraph"/>
        <w:numPr>
          <w:ilvl w:val="0"/>
          <w:numId w:val="14"/>
        </w:numPr>
        <w:spacing w:after="0" w:line="240" w:lineRule="auto"/>
        <w:jc w:val="left"/>
        <w:rPr>
          <w:lang w:val="pt-PT"/>
        </w:rPr>
      </w:pPr>
      <w:ins w:author="Wouter Deroey" w:date="2025-09-22T15:13:00Z" w:id="228">
        <w:r>
          <w:rPr>
            <w:lang w:val="en-BE"/>
          </w:rPr>
          <w:t>Validity period of the PRC (sd-&gt;ed) must fall completely in the a</w:t>
        </w:r>
      </w:ins>
      <w:ins w:author="Wouter Deroey" w:date="2025-09-22T15:12:00Z" w:id="229">
        <w:r w:rsidR="00951258">
          <w:rPr>
            <w:lang w:val="en-BE"/>
          </w:rPr>
          <w:t>ccre</w:t>
        </w:r>
        <w:r>
          <w:rPr>
            <w:lang w:val="en-BE"/>
          </w:rPr>
          <w:t>ditation period for portableDocument E</w:t>
        </w:r>
      </w:ins>
      <w:ins w:author="Wouter Deroey" w:date="2025-09-22T15:13:00Z" w:id="230">
        <w:r>
          <w:rPr>
            <w:lang w:val="en-BE"/>
          </w:rPr>
          <w:t>HIC</w:t>
        </w:r>
      </w:ins>
      <w:ins w:author="Wouter Deroey" w:date="2025-09-22T15:14:00Z" w:id="231">
        <w:r w:rsidR="008F1437">
          <w:rPr>
            <w:lang w:val="en-BE"/>
          </w:rPr>
          <w:t>.</w:t>
        </w:r>
      </w:ins>
    </w:p>
    <w:p w:rsidR="00740517" w:rsidP="00740517" w:rsidRDefault="00740517" w14:paraId="0076A8CC" w14:textId="7FC0C2B6">
      <w:pPr>
        <w:spacing w:after="0" w:line="240" w:lineRule="auto"/>
        <w:jc w:val="left"/>
        <w:rPr>
          <w:lang w:val="en-BE"/>
        </w:rPr>
      </w:pPr>
    </w:p>
    <w:p w:rsidR="00DE5F28" w:rsidP="00740517" w:rsidRDefault="00740517" w14:paraId="6B2E7E18" w14:textId="3B599670">
      <w:pPr>
        <w:spacing w:after="0" w:line="240" w:lineRule="auto"/>
        <w:jc w:val="left"/>
      </w:pPr>
      <w:r w:rsidRPr="6E740587">
        <w:rPr>
          <w:lang w:val="en-US"/>
        </w:rPr>
        <w:t>Verification app needs to check that the payload</w:t>
      </w:r>
      <w:r w:rsidRPr="6E740587" w:rsidR="00DE5F28">
        <w:rPr>
          <w:lang w:val="en-US"/>
        </w:rPr>
        <w:t>/prc</w:t>
      </w:r>
      <w:r w:rsidRPr="6E740587">
        <w:rPr>
          <w:lang w:val="en-US"/>
        </w:rPr>
        <w:t xml:space="preserve"> is logically consistent wrt the dates: </w:t>
      </w:r>
    </w:p>
    <w:p w:rsidRPr="00DE5F28" w:rsidR="00740517" w:rsidP="00DE5F28" w:rsidRDefault="00740517" w14:paraId="3D4ADF94" w14:textId="0AE13FD6">
      <w:pPr>
        <w:pStyle w:val="ListParagraph"/>
        <w:numPr>
          <w:ilvl w:val="0"/>
          <w:numId w:val="17"/>
        </w:numPr>
        <w:spacing w:after="0" w:line="240" w:lineRule="auto"/>
        <w:jc w:val="left"/>
        <w:rPr>
          <w:b/>
        </w:rPr>
      </w:pPr>
      <w:r w:rsidRPr="6E740587">
        <w:rPr>
          <w:b/>
          <w:lang w:val="en-US"/>
        </w:rPr>
        <w:t xml:space="preserve">dob </w:t>
      </w:r>
      <w:r w:rsidRPr="6E740587">
        <w:rPr>
          <w:lang w:val="en-US"/>
        </w:rPr>
        <w:t>&lt;=</w:t>
      </w:r>
      <w:r w:rsidRPr="6E740587">
        <w:rPr>
          <w:b/>
          <w:lang w:val="en-US"/>
        </w:rPr>
        <w:t xml:space="preserve"> sd </w:t>
      </w:r>
      <w:r w:rsidRPr="6E740587">
        <w:rPr>
          <w:lang w:val="en-US"/>
        </w:rPr>
        <w:t>(consider dob with '00' yyyy-00-00, yyyy-mm-00 as '01')</w:t>
      </w:r>
    </w:p>
    <w:p w:rsidRPr="00197AB7" w:rsidR="00740517" w:rsidP="00740517" w:rsidRDefault="00740517" w14:paraId="7C700BF3" w14:textId="77777777">
      <w:pPr>
        <w:pStyle w:val="ListParagraph"/>
        <w:numPr>
          <w:ilvl w:val="0"/>
          <w:numId w:val="14"/>
        </w:numPr>
        <w:rPr>
          <w:lang w:val="en-BE"/>
        </w:rPr>
      </w:pPr>
      <w:r w:rsidRPr="00CB61DF">
        <w:rPr>
          <w:b/>
          <w:bCs/>
          <w:lang w:val="en-BE"/>
        </w:rPr>
        <w:t>sd</w:t>
      </w:r>
      <w:r>
        <w:rPr>
          <w:lang w:val="en-BE"/>
        </w:rPr>
        <w:t xml:space="preserve"> &lt;= </w:t>
      </w:r>
      <w:r w:rsidRPr="00CB61DF">
        <w:rPr>
          <w:b/>
          <w:bCs/>
          <w:lang w:val="en-BE"/>
        </w:rPr>
        <w:t>ed</w:t>
      </w:r>
    </w:p>
    <w:p w:rsidRPr="00197AB7" w:rsidR="00740517" w:rsidP="00740517" w:rsidRDefault="00740517" w14:paraId="71876BA6" w14:textId="22D52EF2">
      <w:pPr>
        <w:pStyle w:val="ListParagraph"/>
        <w:numPr>
          <w:ilvl w:val="0"/>
          <w:numId w:val="14"/>
        </w:numPr>
      </w:pPr>
      <w:r w:rsidRPr="6E740587">
        <w:rPr>
          <w:b/>
          <w:lang w:val="en-US"/>
        </w:rPr>
        <w:t xml:space="preserve">sd </w:t>
      </w:r>
      <w:r w:rsidRPr="6E740587">
        <w:rPr>
          <w:lang w:val="en-US"/>
        </w:rPr>
        <w:t>&lt;=</w:t>
      </w:r>
      <w:r w:rsidRPr="6E740587">
        <w:rPr>
          <w:b/>
          <w:lang w:val="en-US"/>
        </w:rPr>
        <w:t xml:space="preserve"> di</w:t>
      </w:r>
    </w:p>
    <w:p w:rsidR="00740517" w:rsidP="00740517" w:rsidRDefault="00740517" w14:paraId="7339C19A" w14:textId="77777777">
      <w:pPr>
        <w:pStyle w:val="ListParagraph"/>
        <w:numPr>
          <w:ilvl w:val="0"/>
          <w:numId w:val="14"/>
        </w:numPr>
        <w:rPr>
          <w:lang w:val="en-BE"/>
        </w:rPr>
      </w:pPr>
      <w:r>
        <w:rPr>
          <w:b/>
          <w:bCs/>
          <w:lang w:val="en-BE"/>
        </w:rPr>
        <w:t xml:space="preserve">di </w:t>
      </w:r>
      <w:r w:rsidRPr="00197AB7">
        <w:rPr>
          <w:lang w:val="en-BE"/>
        </w:rPr>
        <w:t>&lt;=</w:t>
      </w:r>
      <w:r>
        <w:rPr>
          <w:b/>
          <w:bCs/>
          <w:lang w:val="en-BE"/>
        </w:rPr>
        <w:t xml:space="preserve"> ed</w:t>
      </w:r>
    </w:p>
    <w:p w:rsidRPr="00CB61DF" w:rsidR="00740517" w:rsidP="00740517" w:rsidRDefault="00740517" w14:paraId="09C52C5B" w14:textId="77777777">
      <w:pPr>
        <w:pStyle w:val="ListParagraph"/>
        <w:numPr>
          <w:ilvl w:val="0"/>
          <w:numId w:val="14"/>
        </w:numPr>
        <w:rPr>
          <w:lang w:val="en-BE"/>
        </w:rPr>
      </w:pPr>
      <w:r w:rsidRPr="00CB61DF">
        <w:rPr>
          <w:lang w:val="en-BE"/>
        </w:rPr>
        <w:t xml:space="preserve">If present, then </w:t>
      </w:r>
      <w:r w:rsidRPr="00CB61DF">
        <w:rPr>
          <w:b/>
          <w:bCs/>
          <w:lang w:val="en-BE"/>
        </w:rPr>
        <w:t>xd</w:t>
      </w:r>
      <w:r w:rsidRPr="00CB61DF">
        <w:rPr>
          <w:lang w:val="en-BE"/>
        </w:rPr>
        <w:t xml:space="preserve"> &gt;= </w:t>
      </w:r>
      <w:r w:rsidRPr="00CB61DF">
        <w:rPr>
          <w:b/>
          <w:bCs/>
          <w:lang w:val="en-BE"/>
        </w:rPr>
        <w:t>ed</w:t>
      </w:r>
    </w:p>
    <w:p w:rsidRPr="00DE5F28" w:rsidR="00740517" w:rsidP="00DE5F28" w:rsidRDefault="00740517" w14:paraId="5A9EAD27" w14:textId="775215C8">
      <w:pPr>
        <w:spacing w:after="0" w:line="240" w:lineRule="auto"/>
        <w:jc w:val="left"/>
        <w:rPr>
          <w:lang w:val="en-BE"/>
        </w:rPr>
      </w:pPr>
      <w:r>
        <w:rPr>
          <w:lang w:val="en-BE"/>
        </w:rPr>
        <w:t xml:space="preserve">Optionally the verifier can also verify </w:t>
      </w:r>
      <w:r w:rsidR="00DE5F28">
        <w:rPr>
          <w:lang w:val="en-BE"/>
        </w:rPr>
        <w:t>the following,</w:t>
      </w:r>
      <w:r>
        <w:rPr>
          <w:lang w:val="en-BE"/>
        </w:rPr>
        <w:t xml:space="preserve"> but it should not block the further verification:</w:t>
      </w:r>
    </w:p>
    <w:p w:rsidR="00740517" w:rsidP="00280279" w:rsidRDefault="00280279" w14:paraId="4898C734" w14:textId="0A4C64C9">
      <w:pPr>
        <w:pStyle w:val="ListParagraph"/>
        <w:numPr>
          <w:ilvl w:val="0"/>
          <w:numId w:val="14"/>
        </w:numPr>
        <w:spacing w:after="0" w:line="240" w:lineRule="auto"/>
        <w:jc w:val="left"/>
      </w:pPr>
      <w:r w:rsidRPr="6E740587">
        <w:rPr>
          <w:lang w:val="en-US"/>
        </w:rPr>
        <w:t>confirm length payload/prc/ii + payload/prc/in = max 25</w:t>
      </w:r>
    </w:p>
    <w:p w:rsidRPr="00740517" w:rsidR="00280279" w:rsidP="00280279" w:rsidRDefault="00280279" w14:paraId="3D75A5D3" w14:textId="1C6965B1">
      <w:pPr>
        <w:pStyle w:val="ListParagraph"/>
        <w:numPr>
          <w:ilvl w:val="0"/>
          <w:numId w:val="14"/>
        </w:numPr>
        <w:spacing w:after="0" w:line="240" w:lineRule="auto"/>
        <w:jc w:val="left"/>
        <w:rPr>
          <w:ins w:author="Wouter Deroey" w:date="2025-09-18T19:32:00Z" w:id="232"/>
          <w:lang w:val="en-US"/>
        </w:rPr>
      </w:pPr>
      <w:r w:rsidRPr="6E740587">
        <w:rPr>
          <w:lang w:val="en-US"/>
        </w:rPr>
        <w:t>confirm payload/prc/ci contains only digits</w:t>
      </w:r>
    </w:p>
    <w:p w:rsidR="70707768" w:rsidP="56363C0E" w:rsidRDefault="70707768" w14:paraId="3BBC25DD" w14:textId="3C93C364">
      <w:pPr>
        <w:pStyle w:val="ListParagraph"/>
        <w:numPr>
          <w:ilvl w:val="0"/>
          <w:numId w:val="14"/>
        </w:numPr>
        <w:spacing w:after="0" w:line="240" w:lineRule="auto"/>
        <w:jc w:val="left"/>
        <w:rPr>
          <w:szCs w:val="22"/>
          <w:lang w:val="en-US"/>
        </w:rPr>
      </w:pPr>
      <w:ins w:author="Wouter Deroey" w:date="2025-09-18T19:32:00Z" w:id="233">
        <w:r w:rsidRPr="56363C0E">
          <w:rPr>
            <w:lang w:val="en-US"/>
          </w:rPr>
          <w:t>confirm payload/prc/ii contains only digits</w:t>
        </w:r>
      </w:ins>
    </w:p>
    <w:p w:rsidRPr="00280279" w:rsidR="00280279" w:rsidP="00DE5F28" w:rsidRDefault="00DE5F28" w14:paraId="65675F00" w14:textId="14F30319">
      <w:pPr>
        <w:pStyle w:val="Heading2"/>
        <w:rPr>
          <w:lang w:val="en-US"/>
        </w:rPr>
      </w:pPr>
      <w:bookmarkStart w:name="_Toc209094914" w:id="234"/>
      <w:r w:rsidRPr="3AF8D0CD">
        <w:rPr>
          <w:lang w:val="en-US"/>
        </w:rPr>
        <w:t>Step 6: Check for revocation</w:t>
      </w:r>
      <w:bookmarkEnd w:id="234"/>
    </w:p>
    <w:p w:rsidR="00DE5F28" w:rsidP="00DE5F28" w:rsidRDefault="00DE5F28" w14:paraId="4A674118" w14:textId="0FB01A3A">
      <w:pPr>
        <w:keepNext/>
        <w:spacing w:after="0" w:line="240" w:lineRule="auto"/>
        <w:jc w:val="left"/>
        <w:rPr>
          <w:lang w:val="en-BE"/>
        </w:rPr>
      </w:pPr>
      <w:r w:rsidRPr="00DE5F28">
        <w:rPr>
          <w:highlight w:val="yellow"/>
          <w:lang w:val="en-BE"/>
        </w:rPr>
        <w:t>Notice that for the PoC this is out of scope</w:t>
      </w:r>
      <w:r>
        <w:rPr>
          <w:lang w:val="en-BE"/>
        </w:rPr>
        <w:t xml:space="preserve">. </w:t>
      </w:r>
    </w:p>
    <w:p w:rsidRPr="00DE5F28" w:rsidR="00280279" w:rsidP="00DE5F28" w:rsidRDefault="00DE5F28" w14:paraId="28BADEAD" w14:textId="2CD53D83">
      <w:pPr>
        <w:keepNext/>
        <w:spacing w:after="0" w:line="240" w:lineRule="auto"/>
        <w:jc w:val="left"/>
      </w:pPr>
      <w:r w:rsidRPr="6E740587">
        <w:rPr>
          <w:lang w:val="en-US"/>
        </w:rPr>
        <w:t xml:space="preserve">The verification app needs to check </w:t>
      </w:r>
      <w:r w:rsidRPr="6E740587" w:rsidR="00280279">
        <w:rPr>
          <w:lang w:val="en-US"/>
        </w:rPr>
        <w:t>revocation if payload/jti and payload/rid are</w:t>
      </w:r>
      <w:r w:rsidRPr="6E740587">
        <w:rPr>
          <w:lang w:val="en-US"/>
        </w:rPr>
        <w:t xml:space="preserve"> both</w:t>
      </w:r>
      <w:r w:rsidRPr="6E740587" w:rsidR="00280279">
        <w:rPr>
          <w:lang w:val="en-US"/>
        </w:rPr>
        <w:t xml:space="preserve"> present</w:t>
      </w:r>
      <w:r w:rsidRPr="6E740587">
        <w:rPr>
          <w:lang w:val="en-US"/>
        </w:rPr>
        <w:t>.</w:t>
      </w:r>
    </w:p>
    <w:p w:rsidRPr="00DE5F28" w:rsidR="00280279" w:rsidP="00DE5F28" w:rsidRDefault="00280279" w14:paraId="49488FC0" w14:textId="066A0E2E">
      <w:pPr>
        <w:pStyle w:val="ListParagraph"/>
        <w:keepNext/>
        <w:numPr>
          <w:ilvl w:val="0"/>
          <w:numId w:val="18"/>
        </w:numPr>
        <w:spacing w:after="0" w:line="240" w:lineRule="auto"/>
        <w:jc w:val="left"/>
      </w:pPr>
      <w:r w:rsidRPr="6E740587">
        <w:rPr>
          <w:lang w:val="en-US"/>
        </w:rPr>
        <w:t>verify that payload/jti is not present on the revocation list exposed on payload/rid</w:t>
      </w:r>
    </w:p>
    <w:p w:rsidRPr="0053236D" w:rsidR="00280279" w:rsidP="00DE5F28" w:rsidRDefault="00DE5F28" w14:paraId="1116C0F9" w14:textId="045EC9D8">
      <w:pPr>
        <w:pStyle w:val="Heading2"/>
        <w:rPr>
          <w:lang w:val="en-US"/>
        </w:rPr>
      </w:pPr>
      <w:bookmarkStart w:name="_Toc209094915" w:id="235"/>
      <w:r w:rsidRPr="3AF8D0CD">
        <w:rPr>
          <w:lang w:val="en-US"/>
        </w:rPr>
        <w:t>Step 7: Verify the treatment date</w:t>
      </w:r>
      <w:bookmarkEnd w:id="235"/>
    </w:p>
    <w:p w:rsidRPr="00DE5F28" w:rsidR="00280279" w:rsidP="00280279" w:rsidRDefault="00DE5F28" w14:paraId="30F5D4B8" w14:textId="0CA1F849">
      <w:pPr>
        <w:spacing w:after="0" w:line="240" w:lineRule="auto"/>
        <w:jc w:val="left"/>
      </w:pPr>
      <w:r w:rsidRPr="6E740587">
        <w:rPr>
          <w:lang w:val="en-US"/>
        </w:rPr>
        <w:t xml:space="preserve">The verification app needs to </w:t>
      </w:r>
      <w:r w:rsidRPr="6E740587" w:rsidR="00280279">
        <w:rPr>
          <w:lang w:val="en-US"/>
        </w:rPr>
        <w:t>actual</w:t>
      </w:r>
      <w:r w:rsidRPr="6E740587">
        <w:rPr>
          <w:lang w:val="en-US"/>
        </w:rPr>
        <w:t>ly</w:t>
      </w:r>
      <w:r w:rsidRPr="6E740587" w:rsidR="00280279">
        <w:rPr>
          <w:lang w:val="en-US"/>
        </w:rPr>
        <w:t xml:space="preserve"> valid</w:t>
      </w:r>
      <w:r w:rsidRPr="6E740587">
        <w:rPr>
          <w:lang w:val="en-US"/>
        </w:rPr>
        <w:t>ate</w:t>
      </w:r>
      <w:r w:rsidRPr="6E740587" w:rsidR="00280279">
        <w:rPr>
          <w:lang w:val="en-US"/>
        </w:rPr>
        <w:t xml:space="preserve"> </w:t>
      </w:r>
      <w:r w:rsidRPr="6E740587">
        <w:rPr>
          <w:lang w:val="en-US"/>
        </w:rPr>
        <w:t>the</w:t>
      </w:r>
      <w:r w:rsidRPr="6E740587" w:rsidR="00280279">
        <w:rPr>
          <w:lang w:val="en-US"/>
        </w:rPr>
        <w:t xml:space="preserve"> treatment date</w:t>
      </w:r>
      <w:r w:rsidRPr="6E740587">
        <w:rPr>
          <w:lang w:val="en-US"/>
        </w:rPr>
        <w:t xml:space="preserve"> with respect to the ePRC.</w:t>
      </w:r>
    </w:p>
    <w:p w:rsidR="00DE5F28" w:rsidP="00DE5F28" w:rsidRDefault="00280279" w14:paraId="2ABE8C47" w14:textId="5C7BC17C">
      <w:pPr>
        <w:pStyle w:val="ListParagraph"/>
        <w:numPr>
          <w:ilvl w:val="0"/>
          <w:numId w:val="18"/>
        </w:numPr>
        <w:spacing w:after="0" w:line="240" w:lineRule="auto"/>
        <w:jc w:val="left"/>
      </w:pPr>
      <w:r w:rsidRPr="6E740587">
        <w:rPr>
          <w:lang w:val="en-US"/>
        </w:rPr>
        <w:t>verify treatment date lies in period [payload/prc/sd, payload/prc/ed]</w:t>
      </w:r>
    </w:p>
    <w:p w:rsidR="00DE5F28" w:rsidP="00DE5F28" w:rsidRDefault="00DE5F28" w14:paraId="1F087AFA" w14:textId="77777777">
      <w:pPr>
        <w:pStyle w:val="ListParagraph"/>
        <w:spacing w:after="0" w:line="240" w:lineRule="auto"/>
        <w:ind w:left="360"/>
        <w:jc w:val="left"/>
        <w:rPr>
          <w:lang w:val="en-BE"/>
        </w:rPr>
      </w:pPr>
    </w:p>
    <w:p w:rsidRPr="00280279" w:rsidR="00280279" w:rsidP="00280279" w:rsidRDefault="00DE5F28" w14:paraId="60CFF4B0" w14:textId="2348ADC9">
      <w:pPr>
        <w:spacing w:after="0" w:line="240" w:lineRule="auto"/>
        <w:jc w:val="left"/>
      </w:pPr>
      <w:r w:rsidRPr="6E740587">
        <w:rPr>
          <w:lang w:val="en-US"/>
        </w:rPr>
        <w:t>Notice</w:t>
      </w:r>
      <w:r w:rsidRPr="6E740587" w:rsidR="00280279">
        <w:rPr>
          <w:lang w:val="en-US"/>
        </w:rPr>
        <w:t xml:space="preserve"> that </w:t>
      </w:r>
      <w:r w:rsidRPr="6E740587">
        <w:rPr>
          <w:lang w:val="en-US"/>
        </w:rPr>
        <w:t>this does not</w:t>
      </w:r>
      <w:r w:rsidRPr="6E740587" w:rsidR="00280279">
        <w:rPr>
          <w:lang w:val="en-US"/>
        </w:rPr>
        <w:t xml:space="preserve"> consider </w:t>
      </w:r>
      <w:r w:rsidRPr="6E740587">
        <w:rPr>
          <w:lang w:val="en-US"/>
        </w:rPr>
        <w:t xml:space="preserve">the </w:t>
      </w:r>
      <w:r w:rsidRPr="6E740587" w:rsidR="00280279">
        <w:rPr>
          <w:lang w:val="en-US"/>
        </w:rPr>
        <w:t>payload/prc/xd</w:t>
      </w:r>
    </w:p>
    <w:p w:rsidR="00280279" w:rsidP="00521ECA" w:rsidRDefault="00521ECA" w14:paraId="61B2684F" w14:textId="1A90705C">
      <w:pPr>
        <w:pStyle w:val="Heading2"/>
        <w:rPr>
          <w:lang w:val="en-US"/>
        </w:rPr>
      </w:pPr>
      <w:bookmarkStart w:name="_Toc209094916" w:id="236"/>
      <w:r w:rsidRPr="3AF8D0CD">
        <w:rPr>
          <w:lang w:val="en-US"/>
        </w:rPr>
        <w:t>Step 8: Output the result</w:t>
      </w:r>
      <w:bookmarkEnd w:id="236"/>
    </w:p>
    <w:p w:rsidR="00521ECA" w:rsidP="00521ECA" w:rsidRDefault="00521ECA" w14:paraId="21D0367D" w14:textId="54466086">
      <w:pPr>
        <w:rPr>
          <w:lang w:val="en-BE"/>
        </w:rPr>
      </w:pPr>
      <w:r>
        <w:rPr>
          <w:lang w:val="en-BE"/>
        </w:rPr>
        <w:t xml:space="preserve">The verification app needs to output the result (OK / NOK) including </w:t>
      </w:r>
    </w:p>
    <w:p w:rsidR="00521ECA" w:rsidP="00521ECA" w:rsidRDefault="00521ECA" w14:paraId="471AC2FC" w14:textId="1E70C666">
      <w:pPr>
        <w:pStyle w:val="ListParagraph"/>
        <w:numPr>
          <w:ilvl w:val="0"/>
          <w:numId w:val="18"/>
        </w:numPr>
        <w:rPr>
          <w:ins w:author="Wouter" w:date="2025-09-24T12:50:00Z" w:id="237"/>
        </w:rPr>
      </w:pPr>
      <w:r w:rsidRPr="56363C0E">
        <w:t xml:space="preserve">In case NOK : the reason </w:t>
      </w:r>
      <w:r w:rsidRPr="56363C0E" w:rsidR="2BD57CCD">
        <w:t>(e.g., which above step(s) failed)</w:t>
      </w:r>
    </w:p>
    <w:p w:rsidR="00464BAB" w:rsidRDefault="00CB2428" w14:paraId="6A7CB86D" w14:textId="6E2EC99D">
      <w:pPr>
        <w:pStyle w:val="ListParagraph"/>
        <w:numPr>
          <w:ilvl w:val="1"/>
          <w:numId w:val="18"/>
        </w:numPr>
        <w:pPrChange w:author="Wouter" w:date="2025-09-24T12:50:00Z" w:id="238">
          <w:pPr>
            <w:pStyle w:val="ListParagraph"/>
            <w:numPr>
              <w:numId w:val="18"/>
            </w:numPr>
            <w:ind w:left="360" w:hanging="360"/>
          </w:pPr>
        </w:pPrChange>
      </w:pPr>
      <w:ins w:author="Wouter" w:date="2025-09-24T12:50:00Z" w:id="239">
        <w:r>
          <w:rPr>
            <w:lang w:val="en-BE"/>
          </w:rPr>
          <w:t xml:space="preserve">Export of the verification result in </w:t>
        </w:r>
        <w:r w:rsidRPr="255698C8">
          <w:rPr>
            <w:lang w:val="en-US"/>
          </w:rPr>
          <w:t xml:space="preserve">the format as described in section </w:t>
        </w:r>
        <w:r w:rsidRPr="255698C8">
          <w:rPr>
            <w:lang w:val="en-US"/>
          </w:rPr>
          <w:fldChar w:fldCharType="begin"/>
        </w:r>
        <w:r w:rsidRPr="255698C8">
          <w:rPr>
            <w:lang w:val="en-US"/>
          </w:rPr>
          <w:instrText xml:space="preserve"> REF _Ref209082981 \r \h </w:instrText>
        </w:r>
      </w:ins>
      <w:r w:rsidRPr="255698C8">
        <w:rPr>
          <w:lang w:val="en-US"/>
        </w:rPr>
      </w:r>
      <w:ins w:author="Wouter" w:date="2025-09-24T12:50:00Z" w:id="240">
        <w:r w:rsidRPr="255698C8">
          <w:rPr>
            <w:lang w:val="en-US"/>
          </w:rPr>
          <w:fldChar w:fldCharType="separate"/>
        </w:r>
        <w:r w:rsidRPr="255698C8">
          <w:rPr>
            <w:lang w:val="en-US"/>
          </w:rPr>
          <w:t>7</w:t>
        </w:r>
        <w:r w:rsidRPr="255698C8">
          <w:rPr>
            <w:lang w:val="en-US"/>
          </w:rPr>
          <w:fldChar w:fldCharType="end"/>
        </w:r>
      </w:ins>
    </w:p>
    <w:p w:rsidR="00521ECA" w:rsidP="00521ECA" w:rsidRDefault="00521ECA" w14:paraId="73FB8E57" w14:textId="370527B7">
      <w:pPr>
        <w:pStyle w:val="ListParagraph"/>
        <w:numPr>
          <w:ilvl w:val="0"/>
          <w:numId w:val="18"/>
        </w:numPr>
        <w:rPr>
          <w:lang w:val="en-BE"/>
        </w:rPr>
      </w:pPr>
      <w:r>
        <w:rPr>
          <w:lang w:val="en-BE"/>
        </w:rPr>
        <w:t xml:space="preserve">In case OK : </w:t>
      </w:r>
    </w:p>
    <w:p w:rsidRPr="00C37A26" w:rsidR="00521ECA" w:rsidP="00521ECA" w:rsidRDefault="00521ECA" w14:paraId="5BD1566B" w14:textId="699146AA">
      <w:pPr>
        <w:pStyle w:val="ListParagraph"/>
        <w:numPr>
          <w:ilvl w:val="1"/>
          <w:numId w:val="18"/>
        </w:numPr>
        <w:rPr>
          <w:ins w:author="Wouter" w:date="2025-09-24T12:43:00Z" w:id="241"/>
          <w:rPrChange w:author="Wouter" w:date="2025-09-24T12:43:00Z" w:id="242">
            <w:rPr>
              <w:ins w:author="Wouter" w:date="2025-09-24T12:43:00Z" w:id="243"/>
              <w:lang w:val="en-US"/>
            </w:rPr>
          </w:rPrChange>
        </w:rPr>
      </w:pPr>
      <w:r w:rsidRPr="6E740587">
        <w:rPr>
          <w:lang w:val="en-US"/>
        </w:rPr>
        <w:t>Visualisation of the data in payload/prc in order for the verifier to cross check this with the actual data printed on the PDF. Ideally this visualisation is done in the language of the verifier.</w:t>
      </w:r>
    </w:p>
    <w:p w:rsidRPr="00F20ECB" w:rsidR="00C37A26" w:rsidP="00C37A26" w:rsidRDefault="00C37A26" w14:paraId="66ED24C5" w14:textId="021E456A">
      <w:pPr>
        <w:pStyle w:val="ListParagraph"/>
        <w:numPr>
          <w:ilvl w:val="2"/>
          <w:numId w:val="18"/>
        </w:numPr>
        <w:rPr>
          <w:ins w:author="Wouter" w:date="2025-09-24T12:45:00Z" w:id="244"/>
          <w:rPrChange w:author="Wouter" w:date="2025-09-24T12:45:00Z" w:id="245">
            <w:rPr>
              <w:ins w:author="Wouter" w:date="2025-09-24T12:45:00Z" w:id="246"/>
              <w:lang w:val="en-BE"/>
            </w:rPr>
          </w:rPrChange>
        </w:rPr>
      </w:pPr>
      <w:ins w:author="Wouter" w:date="2025-09-24T12:43:00Z" w:id="247">
        <w:r>
          <w:rPr>
            <w:lang w:val="en-BE"/>
          </w:rPr>
          <w:t>The verification app can request</w:t>
        </w:r>
      </w:ins>
      <w:ins w:author="Wouter" w:date="2025-09-24T12:44:00Z" w:id="248">
        <w:r>
          <w:rPr>
            <w:lang w:val="en-BE"/>
          </w:rPr>
          <w:t xml:space="preserve"> </w:t>
        </w:r>
      </w:ins>
      <w:ins w:author="Wouter" w:date="2025-09-24T12:45:00Z" w:id="249">
        <w:r w:rsidR="004F155E">
          <w:rPr>
            <w:lang w:val="en-BE"/>
          </w:rPr>
          <w:t xml:space="preserve">the verifier to </w:t>
        </w:r>
        <w:r w:rsidR="00F20ECB">
          <w:rPr>
            <w:lang w:val="en-BE"/>
          </w:rPr>
          <w:t>indicate whether following checks were done:</w:t>
        </w:r>
      </w:ins>
    </w:p>
    <w:p w:rsidRPr="002B2DF2" w:rsidR="00F20ECB" w:rsidP="00F20ECB" w:rsidRDefault="00F20ECB" w14:paraId="310BBBDA" w14:textId="3B3956E1">
      <w:pPr>
        <w:pStyle w:val="ListParagraph"/>
        <w:numPr>
          <w:ilvl w:val="3"/>
          <w:numId w:val="18"/>
        </w:numPr>
        <w:rPr>
          <w:ins w:author="Wouter" w:date="2025-09-24T12:46:00Z" w:id="250"/>
          <w:rPrChange w:author="Wouter" w:date="2025-09-24T12:46:00Z" w:id="251">
            <w:rPr>
              <w:ins w:author="Wouter" w:date="2025-09-24T12:46:00Z" w:id="252"/>
              <w:lang w:val="en-BE"/>
            </w:rPr>
          </w:rPrChange>
        </w:rPr>
      </w:pPr>
      <w:ins w:author="Wouter" w:date="2025-09-24T12:45:00Z" w:id="253">
        <w:r>
          <w:rPr>
            <w:lang w:val="en-BE"/>
          </w:rPr>
          <w:t>Visualized name</w:t>
        </w:r>
        <w:r w:rsidR="002B2DF2">
          <w:rPr>
            <w:lang w:val="en-BE"/>
          </w:rPr>
          <w:t xml:space="preserve">(s) </w:t>
        </w:r>
      </w:ins>
      <w:ins w:author="Wouter" w:date="2025-09-24T12:46:00Z" w:id="254">
        <w:r w:rsidR="002B2DF2">
          <w:rPr>
            <w:lang w:val="en-BE"/>
          </w:rPr>
          <w:t>match name(s) on identity card of citizen</w:t>
        </w:r>
      </w:ins>
    </w:p>
    <w:p w:rsidRPr="002B2DF2" w:rsidR="002B2DF2" w:rsidP="00F20ECB" w:rsidRDefault="002B2DF2" w14:paraId="604D5282" w14:textId="3A017CB0">
      <w:pPr>
        <w:pStyle w:val="ListParagraph"/>
        <w:numPr>
          <w:ilvl w:val="3"/>
          <w:numId w:val="18"/>
        </w:numPr>
        <w:rPr>
          <w:ins w:author="Wouter" w:date="2025-09-24T12:46:00Z" w:id="255"/>
          <w:rPrChange w:author="Wouter" w:date="2025-09-24T12:46:00Z" w:id="256">
            <w:rPr>
              <w:ins w:author="Wouter" w:date="2025-09-24T12:46:00Z" w:id="257"/>
              <w:lang w:val="en-BE"/>
            </w:rPr>
          </w:rPrChange>
        </w:rPr>
      </w:pPr>
      <w:ins w:author="Wouter" w:date="2025-09-24T12:46:00Z" w:id="258">
        <w:r>
          <w:rPr>
            <w:lang w:val="en-BE"/>
          </w:rPr>
          <w:t>Visualized birthdate matches birthdate on identity card of citizen</w:t>
        </w:r>
      </w:ins>
    </w:p>
    <w:p w:rsidR="002B2DF2" w:rsidDel="00D8007E" w:rsidRDefault="002B2DF2" w14:paraId="713AE49C" w14:textId="1C85F61F">
      <w:pPr>
        <w:pStyle w:val="ListParagraph"/>
        <w:numPr>
          <w:ilvl w:val="3"/>
          <w:numId w:val="18"/>
        </w:numPr>
        <w:rPr>
          <w:del w:author="Wouter" w:date="2025-09-24T12:46:00Z" w:id="259"/>
        </w:rPr>
        <w:pPrChange w:author="Wouter" w:date="2025-09-24T12:45:00Z" w:id="260">
          <w:pPr>
            <w:pStyle w:val="ListParagraph"/>
            <w:numPr>
              <w:ilvl w:val="1"/>
              <w:numId w:val="18"/>
            </w:numPr>
            <w:ind w:left="1080" w:hanging="360"/>
          </w:pPr>
        </w:pPrChange>
      </w:pPr>
    </w:p>
    <w:p w:rsidRPr="00606ACF" w:rsidR="00606ACF" w:rsidRDefault="00521ECA" w14:paraId="60642F38" w14:textId="3D80752B">
      <w:pPr>
        <w:pStyle w:val="ListParagraph"/>
        <w:numPr>
          <w:ilvl w:val="1"/>
          <w:numId w:val="18"/>
        </w:numPr>
        <w:rPr>
          <w:lang w:val="pt-PT"/>
        </w:rPr>
      </w:pPr>
      <w:r w:rsidRPr="255698C8">
        <w:rPr>
          <w:lang w:val="en-US"/>
        </w:rPr>
        <w:t xml:space="preserve">Export of the verification result in the format as described in section </w:t>
      </w:r>
      <w:r w:rsidRPr="255698C8">
        <w:rPr>
          <w:lang w:val="en-US"/>
        </w:rPr>
        <w:fldChar w:fldCharType="begin"/>
      </w:r>
      <w:r w:rsidRPr="255698C8">
        <w:rPr>
          <w:lang w:val="en-US"/>
        </w:rPr>
        <w:instrText xml:space="preserve"> REF _Ref209082981 \r \h </w:instrText>
      </w:r>
      <w:r w:rsidRPr="255698C8">
        <w:rPr>
          <w:lang w:val="en-US"/>
        </w:rPr>
      </w:r>
      <w:r w:rsidRPr="255698C8">
        <w:rPr>
          <w:lang w:val="en-US"/>
        </w:rPr>
        <w:fldChar w:fldCharType="separate"/>
      </w:r>
      <w:r w:rsidRPr="255698C8">
        <w:rPr>
          <w:lang w:val="en-US"/>
        </w:rPr>
        <w:t>7</w:t>
      </w:r>
      <w:r w:rsidRPr="255698C8">
        <w:rPr>
          <w:lang w:val="en-US"/>
        </w:rPr>
        <w:fldChar w:fldCharType="end"/>
      </w:r>
    </w:p>
    <w:p w:rsidR="00280279" w:rsidP="00C031EF" w:rsidRDefault="00280279" w14:paraId="3E1E2CA7" w14:textId="24877E51">
      <w:pPr>
        <w:rPr>
          <w:lang w:val="en-BE"/>
        </w:rPr>
      </w:pPr>
      <w:r>
        <w:rPr>
          <w:lang w:val="en-BE"/>
        </w:rPr>
        <w:br w:type="page"/>
      </w:r>
    </w:p>
    <w:p w:rsidR="006658C4" w:rsidP="006658C4" w:rsidRDefault="006658C4" w14:paraId="06F1F797" w14:textId="18A2F1AD">
      <w:pPr>
        <w:pStyle w:val="Heading1"/>
        <w:rPr>
          <w:lang w:val="en-BE"/>
        </w:rPr>
      </w:pPr>
      <w:bookmarkStart w:name="_Ref209022490" w:id="261"/>
      <w:bookmarkStart w:name="_Toc209094917" w:id="262"/>
      <w:r>
        <w:rPr>
          <w:lang w:val="en-BE"/>
        </w:rPr>
        <w:t>Technical Specs of the Resolver API for fetching the public keys for signature verification</w:t>
      </w:r>
      <w:bookmarkEnd w:id="219"/>
      <w:bookmarkEnd w:id="261"/>
      <w:bookmarkEnd w:id="262"/>
    </w:p>
    <w:p w:rsidR="006658C4" w:rsidP="006658C4" w:rsidRDefault="003C60CD" w14:paraId="2C893F21" w14:textId="1431640D">
      <w:pPr>
        <w:rPr>
          <w:ins w:author="Wouter Deroey" w:date="2025-09-24T08:56:00Z" w:id="263"/>
          <w:lang w:val="en-BE"/>
        </w:rPr>
      </w:pPr>
      <w:r>
        <w:rPr>
          <w:lang w:val="en-BE"/>
        </w:rPr>
        <w:t>The Resolver API allows the verification app to fetch the certificate</w:t>
      </w:r>
      <w:r w:rsidR="00831212">
        <w:rPr>
          <w:lang w:val="en-BE"/>
        </w:rPr>
        <w:t>(s)</w:t>
      </w:r>
      <w:r w:rsidR="00503DFB">
        <w:rPr>
          <w:lang w:val="en-BE"/>
        </w:rPr>
        <w:t xml:space="preserve"> / public key</w:t>
      </w:r>
      <w:r w:rsidR="00831212">
        <w:rPr>
          <w:lang w:val="en-BE"/>
        </w:rPr>
        <w:t>(s)</w:t>
      </w:r>
      <w:r w:rsidR="00503DFB">
        <w:rPr>
          <w:lang w:val="en-BE"/>
        </w:rPr>
        <w:t xml:space="preserve"> and EHIC accreditation periods for the issuer of the JWT.</w:t>
      </w:r>
    </w:p>
    <w:p w:rsidR="00A23770" w:rsidP="00A23770" w:rsidRDefault="00A23770" w14:paraId="5CF12860" w14:textId="1731ADE8">
      <w:pPr>
        <w:pStyle w:val="Heading2"/>
        <w:rPr>
          <w:ins w:author="Wouter Deroey" w:date="2025-09-24T08:57:00Z" w:id="264"/>
          <w:lang w:val="en-BE"/>
        </w:rPr>
      </w:pPr>
      <w:ins w:author="Wouter Deroey" w:date="2025-09-24T08:57:00Z" w:id="265">
        <w:r>
          <w:rPr>
            <w:lang w:val="en-BE"/>
          </w:rPr>
          <w:t>Data source</w:t>
        </w:r>
      </w:ins>
    </w:p>
    <w:p w:rsidR="00A23770" w:rsidP="00A23770" w:rsidRDefault="00A23770" w14:paraId="7C3F1A7B" w14:textId="64DA97F4">
      <w:pPr>
        <w:rPr>
          <w:ins w:author="Wouter Deroey" w:date="2025-09-24T08:58:00Z" w:id="266"/>
          <w:lang w:val="en-BE"/>
        </w:rPr>
      </w:pPr>
      <w:ins w:author="Wouter Deroey" w:date="2025-09-24T08:57:00Z" w:id="267">
        <w:r>
          <w:rPr>
            <w:lang w:val="en-BE"/>
          </w:rPr>
          <w:t>The source of data behind the Resolver is the</w:t>
        </w:r>
      </w:ins>
      <w:ins w:author="Wouter Deroey" w:date="2025-09-24T08:58:00Z" w:id="268">
        <w:r w:rsidR="00497DC1">
          <w:rPr>
            <w:lang w:val="en-BE"/>
          </w:rPr>
          <w:t xml:space="preserve"> Central</w:t>
        </w:r>
      </w:ins>
      <w:ins w:author="Wouter Deroey" w:date="2025-09-24T08:57:00Z" w:id="269">
        <w:r>
          <w:rPr>
            <w:lang w:val="en-BE"/>
          </w:rPr>
          <w:t xml:space="preserve"> </w:t>
        </w:r>
        <w:r w:rsidR="0060415B">
          <w:rPr>
            <w:lang w:val="en-BE"/>
          </w:rPr>
          <w:t>Trust</w:t>
        </w:r>
      </w:ins>
      <w:ins w:author="Wouter Deroey" w:date="2025-09-24T08:58:00Z" w:id="270">
        <w:r w:rsidR="00497DC1">
          <w:rPr>
            <w:lang w:val="en-BE"/>
          </w:rPr>
          <w:t xml:space="preserve"> </w:t>
        </w:r>
      </w:ins>
      <w:ins w:author="Wouter Deroey" w:date="2025-09-24T08:57:00Z" w:id="271">
        <w:r w:rsidR="0060415B">
          <w:rPr>
            <w:lang w:val="en-BE"/>
          </w:rPr>
          <w:t xml:space="preserve">Framework </w:t>
        </w:r>
      </w:ins>
      <w:ins w:author="Wouter Deroey" w:date="2025-09-24T08:58:00Z" w:id="272">
        <w:r w:rsidR="00497DC1">
          <w:rPr>
            <w:lang w:val="en-BE"/>
          </w:rPr>
          <w:t xml:space="preserve">which </w:t>
        </w:r>
      </w:ins>
    </w:p>
    <w:p w:rsidR="00497DC1" w:rsidP="00497DC1" w:rsidRDefault="00497DC1" w14:paraId="0DE9FA57" w14:textId="301F393F">
      <w:pPr>
        <w:pStyle w:val="ListParagraph"/>
        <w:numPr>
          <w:ilvl w:val="0"/>
          <w:numId w:val="18"/>
        </w:numPr>
        <w:rPr>
          <w:ins w:author="Wouter Deroey" w:date="2025-09-24T08:59:00Z" w:id="273"/>
          <w:lang w:val="en-BE"/>
        </w:rPr>
      </w:pPr>
      <w:ins w:author="Wouter Deroey" w:date="2025-09-24T08:58:00Z" w:id="274">
        <w:r>
          <w:rPr>
            <w:lang w:val="en-BE"/>
          </w:rPr>
          <w:t xml:space="preserve">Registers </w:t>
        </w:r>
        <w:r w:rsidR="002D1944">
          <w:rPr>
            <w:lang w:val="en-BE"/>
          </w:rPr>
          <w:t>the names, data and accreditation periods of the organisations allowed to is</w:t>
        </w:r>
      </w:ins>
      <w:ins w:author="Wouter Deroey" w:date="2025-09-24T08:59:00Z" w:id="275">
        <w:r w:rsidR="002D1944">
          <w:rPr>
            <w:lang w:val="en-BE"/>
          </w:rPr>
          <w:t>sue ePRC</w:t>
        </w:r>
      </w:ins>
      <w:ins w:author="Wouter Deroey" w:date="2025-09-24T09:04:00Z" w:id="276">
        <w:r w:rsidR="000A6C9A">
          <w:rPr>
            <w:lang w:val="en-BE"/>
          </w:rPr>
          <w:t>.</w:t>
        </w:r>
      </w:ins>
    </w:p>
    <w:p w:rsidRPr="00BB7B47" w:rsidR="000A6C9A" w:rsidP="000A6C9A" w:rsidRDefault="00850509" w14:paraId="03A6F579" w14:textId="0E24AD76">
      <w:pPr>
        <w:pStyle w:val="ListParagraph"/>
        <w:numPr>
          <w:ilvl w:val="0"/>
          <w:numId w:val="18"/>
        </w:numPr>
        <w:rPr>
          <w:ins w:author="Wouter Deroey" w:date="2025-09-24T09:04:00Z" w:id="277"/>
          <w:lang w:val="en-BE"/>
        </w:rPr>
      </w:pPr>
      <w:ins w:author="Wouter Deroey" w:date="2025-09-24T08:59:00Z" w:id="278">
        <w:r w:rsidRPr="000A6C9A">
          <w:rPr>
            <w:lang w:val="en-BE"/>
          </w:rPr>
          <w:t>Holds the public keys for the issuers</w:t>
        </w:r>
        <w:r w:rsidRPr="00BB7B47" w:rsidR="005D28EB">
          <w:rPr>
            <w:lang w:val="en-BE"/>
          </w:rPr>
          <w:t xml:space="preserve"> allowed to sign ePRC</w:t>
        </w:r>
      </w:ins>
      <w:ins w:author="Wouter Deroey" w:date="2025-09-24T09:04:00Z" w:id="279">
        <w:r w:rsidR="000A6C9A">
          <w:rPr>
            <w:lang w:val="en-BE"/>
          </w:rPr>
          <w:t>.</w:t>
        </w:r>
      </w:ins>
    </w:p>
    <w:p w:rsidR="005D28EB" w:rsidDel="007510FB" w:rsidP="007510FB" w:rsidRDefault="005D28EB" w14:paraId="5E0C1276" w14:textId="1955BCF4">
      <w:pPr>
        <w:pStyle w:val="ListParagraph"/>
        <w:numPr>
          <w:ilvl w:val="0"/>
          <w:numId w:val="18"/>
        </w:numPr>
        <w:rPr>
          <w:del w:author="Wouter Deroey" w:date="2025-09-24T09:00:00Z" w:id="280"/>
          <w:lang w:val="en-BE"/>
        </w:rPr>
      </w:pPr>
    </w:p>
    <w:p w:rsidR="007510FB" w:rsidP="00027DD9" w:rsidRDefault="00C40670" w14:paraId="6D14ED61" w14:textId="1D5669B0">
      <w:pPr>
        <w:rPr>
          <w:ins w:author="Wouter Deroey" w:date="2025-09-24T09:10:00Z" w:id="281"/>
          <w:lang w:val="en-BE"/>
        </w:rPr>
      </w:pPr>
      <w:ins w:author="Wouter Deroey" w:date="2025-09-24T09:00:00Z" w:id="282">
        <w:r w:rsidRPr="00C40670">
          <w:rPr>
            <w:lang w:val="en-BE"/>
          </w:rPr>
          <w:t>For this version of the PoC, the EESSI Institution Repository is used as Central Trust framework</w:t>
        </w:r>
        <w:r>
          <w:rPr>
            <w:lang w:val="en-BE"/>
          </w:rPr>
          <w:t>.</w:t>
        </w:r>
      </w:ins>
      <w:ins w:author="Wouter Deroey" w:date="2025-09-24T09:01:00Z" w:id="283">
        <w:r>
          <w:rPr>
            <w:lang w:val="en-BE"/>
          </w:rPr>
          <w:t xml:space="preserve"> </w:t>
        </w:r>
        <w:r w:rsidR="00027DD9">
          <w:rPr>
            <w:lang w:val="en-BE"/>
          </w:rPr>
          <w:t>Later other Central Trust frameworks could be added as additional data source for the Resolver.</w:t>
        </w:r>
      </w:ins>
    </w:p>
    <w:p w:rsidR="0051469E" w:rsidP="00027DD9" w:rsidRDefault="0051469E" w14:paraId="6056CBE3" w14:textId="56503090">
      <w:pPr>
        <w:rPr>
          <w:ins w:author="Wouter Deroey" w:date="2025-09-24T09:04:00Z" w:id="284"/>
          <w:lang w:val="en-BE"/>
        </w:rPr>
      </w:pPr>
      <w:ins w:author="Wouter Deroey" w:date="2025-09-24T09:10:00Z" w:id="285">
        <w:r>
          <w:rPr>
            <w:lang w:val="en-BE"/>
          </w:rPr>
          <w:t xml:space="preserve">The Resolver acts as a bridge </w:t>
        </w:r>
        <w:r w:rsidR="003C1F60">
          <w:rPr>
            <w:lang w:val="en-BE"/>
          </w:rPr>
          <w:t>to allow the</w:t>
        </w:r>
      </w:ins>
      <w:ins w:author="Wouter Deroey" w:date="2025-09-24T09:11:00Z" w:id="286">
        <w:r w:rsidR="003C1F60">
          <w:rPr>
            <w:lang w:val="en-BE"/>
          </w:rPr>
          <w:t>/any</w:t>
        </w:r>
      </w:ins>
      <w:ins w:author="Wouter Deroey" w:date="2025-09-24T09:10:00Z" w:id="287">
        <w:r w:rsidR="003C1F60">
          <w:rPr>
            <w:lang w:val="en-BE"/>
          </w:rPr>
          <w:t xml:space="preserve"> </w:t>
        </w:r>
      </w:ins>
      <w:ins w:author="Wouter Deroey" w:date="2025-09-24T09:11:00Z" w:id="288">
        <w:r w:rsidR="003C1F60">
          <w:rPr>
            <w:lang w:val="en-BE"/>
          </w:rPr>
          <w:t>Verification</w:t>
        </w:r>
      </w:ins>
      <w:ins w:author="Wouter Deroey" w:date="2025-09-24T09:10:00Z" w:id="289">
        <w:r w:rsidR="003C1F60">
          <w:rPr>
            <w:lang w:val="en-BE"/>
          </w:rPr>
          <w:t xml:space="preserve"> app to connect to the Central Trust framework in </w:t>
        </w:r>
      </w:ins>
      <w:ins w:author="Wouter Deroey" w:date="2025-09-24T09:11:00Z" w:id="290">
        <w:r w:rsidR="003C1F60">
          <w:rPr>
            <w:lang w:val="en-BE"/>
          </w:rPr>
          <w:t>a secure</w:t>
        </w:r>
      </w:ins>
      <w:ins w:author="Wouter Deroey" w:date="2025-09-24T09:12:00Z" w:id="291">
        <w:r w:rsidR="00CA509D">
          <w:rPr>
            <w:lang w:val="en-BE"/>
          </w:rPr>
          <w:t xml:space="preserve">, decoupled </w:t>
        </w:r>
      </w:ins>
      <w:ins w:author="Wouter Deroey" w:date="2025-09-24T09:11:00Z" w:id="292">
        <w:r w:rsidR="003C1F60">
          <w:rPr>
            <w:lang w:val="en-BE"/>
          </w:rPr>
          <w:t>way</w:t>
        </w:r>
      </w:ins>
      <w:ins w:author="Wouter Deroey" w:date="2025-09-24T09:12:00Z" w:id="293">
        <w:r w:rsidR="009F0D83">
          <w:rPr>
            <w:lang w:val="en-BE"/>
          </w:rPr>
          <w:t xml:space="preserve"> and </w:t>
        </w:r>
      </w:ins>
      <w:ins w:author="Wouter Deroey" w:date="2025-09-24T09:11:00Z" w:id="294">
        <w:r w:rsidR="009F0D83">
          <w:rPr>
            <w:lang w:val="en-BE"/>
          </w:rPr>
          <w:t>making abstraction of the actual Trust framework with which it is connected.</w:t>
        </w:r>
      </w:ins>
    </w:p>
    <w:p w:rsidR="000A6C9A" w:rsidP="00027DD9" w:rsidRDefault="000A6C9A" w14:paraId="3CB2D842" w14:textId="49BE87F7">
      <w:pPr>
        <w:rPr>
          <w:ins w:author="Wouter Deroey" w:date="2025-09-24T09:05:00Z" w:id="295"/>
          <w:lang w:val="en-BE"/>
        </w:rPr>
      </w:pPr>
      <w:ins w:author="Wouter Deroey" w:date="2025-09-24T09:04:00Z" w:id="296">
        <w:r>
          <w:rPr>
            <w:lang w:val="en-BE"/>
          </w:rPr>
          <w:t xml:space="preserve">The </w:t>
        </w:r>
      </w:ins>
      <w:ins w:author="Wouter Deroey" w:date="2025-09-24T09:05:00Z" w:id="297">
        <w:r w:rsidR="00CB0208">
          <w:rPr>
            <w:lang w:val="en-BE"/>
          </w:rPr>
          <w:t>central element</w:t>
        </w:r>
        <w:r w:rsidR="00551D08">
          <w:rPr>
            <w:lang w:val="en-BE"/>
          </w:rPr>
          <w:t>s</w:t>
        </w:r>
        <w:r w:rsidR="00CB0208">
          <w:rPr>
            <w:lang w:val="en-BE"/>
          </w:rPr>
          <w:t xml:space="preserve"> of information to be held by the Resolver </w:t>
        </w:r>
      </w:ins>
      <w:ins w:author="Wouter Deroey" w:date="2025-09-24T09:06:00Z" w:id="298">
        <w:r w:rsidR="00551D08">
          <w:rPr>
            <w:lang w:val="en-BE"/>
          </w:rPr>
          <w:t>per issuer are</w:t>
        </w:r>
      </w:ins>
    </w:p>
    <w:p w:rsidR="00D132DC" w:rsidP="00551D08" w:rsidRDefault="00D132DC" w14:paraId="5D642D72" w14:textId="719066A5">
      <w:pPr>
        <w:pStyle w:val="ListParagraph"/>
        <w:numPr>
          <w:ilvl w:val="0"/>
          <w:numId w:val="24"/>
        </w:numPr>
        <w:rPr>
          <w:ins w:author="Wouter Deroey" w:date="2025-09-24T09:07:00Z" w:id="299"/>
          <w:lang w:val="en-BE"/>
        </w:rPr>
      </w:pPr>
      <w:ins w:author="Wouter Deroey" w:date="2025-09-24T09:07:00Z" w:id="300">
        <w:r>
          <w:rPr>
            <w:lang w:val="en-BE"/>
          </w:rPr>
          <w:t>Country(code) of the issuer</w:t>
        </w:r>
      </w:ins>
    </w:p>
    <w:p w:rsidR="00551D08" w:rsidP="00551D08" w:rsidRDefault="00551D08" w14:paraId="44290880" w14:textId="7F2584CA">
      <w:pPr>
        <w:pStyle w:val="ListParagraph"/>
        <w:numPr>
          <w:ilvl w:val="0"/>
          <w:numId w:val="24"/>
        </w:numPr>
        <w:rPr>
          <w:ins w:author="Wouter Deroey" w:date="2025-09-24T09:07:00Z" w:id="301"/>
          <w:lang w:val="en-BE"/>
        </w:rPr>
      </w:pPr>
      <w:ins w:author="Wouter Deroey" w:date="2025-09-24T09:07:00Z" w:id="302">
        <w:r>
          <w:rPr>
            <w:lang w:val="en-BE"/>
          </w:rPr>
          <w:t>Official ID of the issuer</w:t>
        </w:r>
        <w:r w:rsidR="00D132DC">
          <w:rPr>
            <w:lang w:val="en-BE"/>
          </w:rPr>
          <w:t xml:space="preserve"> </w:t>
        </w:r>
      </w:ins>
    </w:p>
    <w:p w:rsidR="00551D08" w:rsidP="00551D08" w:rsidRDefault="00551D08" w14:paraId="62F5FED1" w14:textId="50C7420A">
      <w:pPr>
        <w:pStyle w:val="ListParagraph"/>
        <w:numPr>
          <w:ilvl w:val="0"/>
          <w:numId w:val="24"/>
        </w:numPr>
        <w:rPr>
          <w:ins w:author="Wouter Deroey" w:date="2025-09-24T09:06:00Z" w:id="303"/>
          <w:lang w:val="en-BE"/>
        </w:rPr>
      </w:pPr>
      <w:ins w:author="Wouter Deroey" w:date="2025-09-24T09:06:00Z" w:id="304">
        <w:r>
          <w:rPr>
            <w:lang w:val="en-BE"/>
          </w:rPr>
          <w:t>Name of the issuer</w:t>
        </w:r>
      </w:ins>
    </w:p>
    <w:p w:rsidR="00551D08" w:rsidP="00551D08" w:rsidRDefault="00D132DC" w14:paraId="03C1D84D" w14:textId="1AD151EC">
      <w:pPr>
        <w:pStyle w:val="ListParagraph"/>
        <w:numPr>
          <w:ilvl w:val="0"/>
          <w:numId w:val="24"/>
        </w:numPr>
        <w:rPr>
          <w:ins w:author="Wouter Deroey" w:date="2025-09-24T09:09:00Z" w:id="305"/>
          <w:lang w:val="en-BE"/>
        </w:rPr>
      </w:pPr>
      <w:ins w:author="Wouter Deroey" w:date="2025-09-24T09:07:00Z" w:id="306">
        <w:r>
          <w:rPr>
            <w:lang w:val="en-BE"/>
          </w:rPr>
          <w:t>L</w:t>
        </w:r>
        <w:r w:rsidRPr="000C5F73">
          <w:rPr>
            <w:lang w:val="en-BE"/>
          </w:rPr>
          <w:t xml:space="preserve">ist of </w:t>
        </w:r>
        <w:r>
          <w:rPr>
            <w:lang w:val="en-BE"/>
          </w:rPr>
          <w:t xml:space="preserve">all </w:t>
        </w:r>
      </w:ins>
      <w:ins w:author="Wouter Deroey" w:date="2025-09-24T09:08:00Z" w:id="307">
        <w:r w:rsidR="00953819">
          <w:rPr>
            <w:lang w:val="en-BE"/>
          </w:rPr>
          <w:t xml:space="preserve">(historical) </w:t>
        </w:r>
      </w:ins>
      <w:ins w:author="Wouter Deroey" w:date="2025-09-24T09:07:00Z" w:id="308">
        <w:r w:rsidRPr="000C5F73">
          <w:rPr>
            <w:lang w:val="en-BE"/>
          </w:rPr>
          <w:t>certificates</w:t>
        </w:r>
        <w:r>
          <w:rPr>
            <w:lang w:val="en-BE"/>
          </w:rPr>
          <w:t xml:space="preserve"> us</w:t>
        </w:r>
        <w:r w:rsidR="00953819">
          <w:rPr>
            <w:lang w:val="en-BE"/>
          </w:rPr>
          <w:t>e</w:t>
        </w:r>
      </w:ins>
      <w:ins w:author="Wouter Deroey" w:date="2025-09-24T09:08:00Z" w:id="309">
        <w:r w:rsidR="00953819">
          <w:rPr>
            <w:lang w:val="en-BE"/>
          </w:rPr>
          <w:t>d by the issuer. This allows the verification o</w:t>
        </w:r>
        <w:r w:rsidR="005216D6">
          <w:rPr>
            <w:lang w:val="en-BE"/>
          </w:rPr>
          <w:t>f ePRC issued at a</w:t>
        </w:r>
      </w:ins>
      <w:ins w:author="Wouter Deroey" w:date="2025-09-24T09:09:00Z" w:id="310">
        <w:r w:rsidR="00D40017">
          <w:rPr>
            <w:lang w:val="en-BE"/>
          </w:rPr>
          <w:t>ny</w:t>
        </w:r>
      </w:ins>
      <w:ins w:author="Wouter Deroey" w:date="2025-09-24T09:08:00Z" w:id="311">
        <w:r w:rsidR="005216D6">
          <w:rPr>
            <w:lang w:val="en-BE"/>
          </w:rPr>
          <w:t xml:space="preserve"> point in time in the past with a certificate valid at that time</w:t>
        </w:r>
      </w:ins>
      <w:ins w:author="Wouter Deroey" w:date="2025-09-24T09:09:00Z" w:id="312">
        <w:r w:rsidR="00D40017">
          <w:rPr>
            <w:lang w:val="en-BE"/>
          </w:rPr>
          <w:t>.</w:t>
        </w:r>
      </w:ins>
    </w:p>
    <w:p w:rsidR="00D40017" w:rsidP="00551D08" w:rsidRDefault="002147F5" w14:paraId="0B31B3FD" w14:textId="48220A54">
      <w:pPr>
        <w:pStyle w:val="ListParagraph"/>
        <w:numPr>
          <w:ilvl w:val="0"/>
          <w:numId w:val="24"/>
        </w:numPr>
        <w:rPr>
          <w:ins w:author="Wouter Deroey" w:date="2025-09-24T09:23:00Z" w:id="313"/>
          <w:lang w:val="en-BE"/>
        </w:rPr>
      </w:pPr>
      <w:ins w:author="Wouter Deroey" w:date="2025-09-24T09:23:00Z" w:id="314">
        <w:r w:rsidRPr="002147F5">
          <w:rPr>
            <w:noProof/>
            <w:lang w:val="en-BE"/>
          </w:rPr>
          <mc:AlternateContent>
            <mc:Choice Requires="wpg">
              <w:drawing>
                <wp:anchor distT="45720" distB="45720" distL="182880" distR="182880" simplePos="0" relativeHeight="251659264" behindDoc="0" locked="0" layoutInCell="1" allowOverlap="1" wp14:anchorId="7704DBCC" wp14:editId="7C9C03CE">
                  <wp:simplePos x="0" y="0"/>
                  <wp:positionH relativeFrom="margin">
                    <wp:posOffset>268605</wp:posOffset>
                  </wp:positionH>
                  <wp:positionV relativeFrom="margin">
                    <wp:posOffset>5114925</wp:posOffset>
                  </wp:positionV>
                  <wp:extent cx="5067300" cy="2714625"/>
                  <wp:effectExtent l="0" t="0" r="0" b="9525"/>
                  <wp:wrapTopAndBottom/>
                  <wp:docPr id="198" name="Group 198"/>
                  <wp:cNvGraphicFramePr/>
                  <a:graphic xmlns:a="http://schemas.openxmlformats.org/drawingml/2006/main">
                    <a:graphicData uri="http://schemas.microsoft.com/office/word/2010/wordprocessingGroup">
                      <wpg:wgp>
                        <wpg:cNvGrpSpPr/>
                        <wpg:grpSpPr>
                          <a:xfrm>
                            <a:off x="0" y="0"/>
                            <a:ext cx="5067300" cy="2714625"/>
                            <a:chOff x="0" y="0"/>
                            <a:chExt cx="3567448" cy="1877000"/>
                          </a:xfrm>
                        </wpg:grpSpPr>
                        <wps:wsp>
                          <wps:cNvPr id="199" name="Rectangle 199"/>
                          <wps:cNvSpPr/>
                          <wps:spPr>
                            <a:xfrm>
                              <a:off x="0" y="0"/>
                              <a:ext cx="3567448" cy="2740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7F5" w:rsidRDefault="002147F5" w14:paraId="7FF04DA7" w14:textId="44898FBF">
                                <w:pPr>
                                  <w:jc w:val="center"/>
                                  <w:rPr>
                                    <w:rFonts w:asciiTheme="majorHAnsi" w:hAnsiTheme="majorHAnsi" w:eastAsiaTheme="majorEastAsia" w:cstheme="majorBidi"/>
                                    <w:color w:val="FFFFFF" w:themeColor="background1"/>
                                    <w:sz w:val="24"/>
                                    <w:szCs w:val="28"/>
                                  </w:rPr>
                                </w:pPr>
                                <w:ins w:author="Wouter Deroey" w:date="2025-09-24T09:24:00Z" w:id="315">
                                  <w:r>
                                    <w:rPr>
                                      <w:lang w:val="en-BE"/>
                                    </w:rPr>
                                    <w:t>I</w:t>
                                  </w:r>
                                  <w:r w:rsidRPr="000C5F73">
                                    <w:rPr>
                                      <w:lang w:val="en-BE"/>
                                    </w:rPr>
                                    <w:t>mportant remark on the definition of the issuer</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88"/>
                              <a:ext cx="3567448" cy="16243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7F5" w:rsidP="002147F5" w:rsidRDefault="002147F5" w14:paraId="6B486CB0" w14:textId="018078D1">
                                <w:pPr>
                                  <w:rPr>
                                    <w:ins w:author="Wouter Deroey" w:date="2025-09-24T09:26:00Z" w:id="316"/>
                                    <w:lang w:val="en-BE"/>
                                  </w:rPr>
                                </w:pPr>
                                <w:ins w:author="Wouter Deroey" w:date="2025-09-24T09:23:00Z" w:id="317">
                                  <w:r w:rsidRPr="00BB7B47">
                                    <w:rPr>
                                      <w:lang w:val="en-BE"/>
                                    </w:rPr>
                                    <w:t xml:space="preserve">It is </w:t>
                                  </w:r>
                                  <w:r w:rsidRPr="002147F5">
                                    <w:rPr>
                                      <w:lang w:val="en-BE"/>
                                    </w:rPr>
                                    <w:t xml:space="preserve">possible that the institution holding the actual information on the ePRC, the </w:t>
                                  </w:r>
                                </w:ins>
                                <w:ins w:author="Wouter Deroey" w:date="2025-09-24T09:30:00Z" w:id="318">
                                  <w:r w:rsidR="00324AEC">
                                    <w:rPr>
                                      <w:lang w:val="en-BE"/>
                                    </w:rPr>
                                    <w:t>competent institution</w:t>
                                  </w:r>
                                </w:ins>
                                <w:ins w:author="Wouter Deroey" w:date="2025-09-24T09:23:00Z" w:id="319">
                                  <w:r w:rsidRPr="002147F5">
                                    <w:rPr>
                                      <w:lang w:val="en-BE"/>
                                    </w:rPr>
                                    <w:t>, is not the same institution holding the private key to sign the electronic attribute. In the context of the Resolver,</w:t>
                                  </w:r>
                                </w:ins>
                                <w:ins w:author="Wouter Deroey" w:date="2025-09-24T09:35:00Z" w:id="320">
                                  <w:r w:rsidR="00A70CF2">
                                    <w:rPr>
                                      <w:lang w:val="en-BE"/>
                                    </w:rPr>
                                    <w:t xml:space="preserve"> however, </w:t>
                                  </w:r>
                                </w:ins>
                                <w:ins w:author="Wouter Deroey" w:date="2025-09-24T09:23:00Z" w:id="321">
                                  <w:r w:rsidRPr="002147F5">
                                    <w:rPr>
                                      <w:lang w:val="en-BE"/>
                                    </w:rPr>
                                    <w:t xml:space="preserve"> the concept of the issuer is defined as the </w:t>
                                  </w:r>
                                </w:ins>
                                <w:ins w:author="Wouter Deroey" w:date="2025-09-24T09:30:00Z" w:id="322">
                                  <w:r w:rsidR="00324AEC">
                                    <w:rPr>
                                      <w:lang w:val="en-BE"/>
                                    </w:rPr>
                                    <w:t>competent institution</w:t>
                                  </w:r>
                                </w:ins>
                                <w:ins w:author="Wouter Deroey" w:date="2025-09-24T09:23:00Z" w:id="323">
                                  <w:r w:rsidRPr="002147F5">
                                    <w:rPr>
                                      <w:lang w:val="en-BE"/>
                                    </w:rPr>
                                    <w:t xml:space="preserve"> of ePRC enriched with the certificates of the institutions allowed to sign on their behalf.</w:t>
                                  </w:r>
                                </w:ins>
                                <w:ins w:author="Wouter Deroey" w:date="2025-09-24T09:36:00Z" w:id="324">
                                  <w:r w:rsidR="006D13BB">
                                    <w:rPr>
                                      <w:lang w:val="en-BE"/>
                                    </w:rPr>
                                    <w:t xml:space="preserve"> Abstraction is made from the fact that both institutions may not be equal.</w:t>
                                  </w:r>
                                </w:ins>
                              </w:p>
                              <w:p w:rsidRPr="00BB7B47" w:rsidR="00C53436" w:rsidP="002147F5" w:rsidRDefault="00C53436" w14:paraId="23E3757D" w14:textId="3C142441">
                                <w:pPr>
                                  <w:rPr>
                                    <w:lang w:val="en-BE"/>
                                  </w:rPr>
                                </w:pPr>
                                <w:ins w:author="Wouter Deroey" w:date="2025-09-24T09:26:00Z" w:id="325">
                                  <w:r>
                                    <w:rPr>
                                      <w:lang w:val="en-BE"/>
                                    </w:rPr>
                                    <w:t>The link</w:t>
                                  </w:r>
                                  <w:r w:rsidR="006B02B7">
                                    <w:rPr>
                                      <w:lang w:val="en-BE"/>
                                    </w:rPr>
                                    <w:t xml:space="preserve"> bet</w:t>
                                  </w:r>
                                </w:ins>
                                <w:ins w:author="Wouter Deroey" w:date="2025-09-24T09:27:00Z" w:id="326">
                                  <w:r w:rsidR="006B02B7">
                                    <w:rPr>
                                      <w:lang w:val="en-BE"/>
                                    </w:rPr>
                                    <w:t xml:space="preserve">ween the </w:t>
                                  </w:r>
                                </w:ins>
                                <w:ins w:author="Wouter Deroey" w:date="2025-09-24T09:31:00Z" w:id="327">
                                  <w:r w:rsidR="00324AEC">
                                    <w:rPr>
                                      <w:lang w:val="en-BE"/>
                                    </w:rPr>
                                    <w:t>competent institution</w:t>
                                  </w:r>
                                  <w:r w:rsidRPr="000C5F73" w:rsidR="00324AEC">
                                    <w:rPr>
                                      <w:lang w:val="en-BE"/>
                                    </w:rPr>
                                    <w:t xml:space="preserve"> </w:t>
                                  </w:r>
                                </w:ins>
                                <w:ins w:author="Wouter Deroey" w:date="2025-09-24T09:27:00Z" w:id="328">
                                  <w:r w:rsidR="006B02B7">
                                    <w:rPr>
                                      <w:lang w:val="en-BE"/>
                                    </w:rPr>
                                    <w:t>and the signing institution is ensured</w:t>
                                  </w:r>
                                </w:ins>
                                <w:ins w:author="Wouter Deroey" w:date="2025-09-24T09:36:00Z" w:id="329">
                                  <w:r w:rsidR="009504FF">
                                    <w:rPr>
                                      <w:lang w:val="en-BE"/>
                                    </w:rPr>
                                    <w:t xml:space="preserve"> (and abstracted)</w:t>
                                  </w:r>
                                </w:ins>
                                <w:ins w:author="Wouter Deroey" w:date="2025-09-24T09:27:00Z" w:id="330">
                                  <w:r w:rsidR="006B02B7">
                                    <w:rPr>
                                      <w:lang w:val="en-BE"/>
                                    </w:rPr>
                                    <w:t xml:space="preserve"> by the Resolver. </w:t>
                                  </w:r>
                                </w:ins>
                                <w:ins w:author="Wouter Deroey" w:date="2025-09-24T09:29:00Z" w:id="331">
                                  <w:r w:rsidR="00853E7A">
                                    <w:rPr>
                                      <w:lang w:val="en-BE"/>
                                    </w:rPr>
                                    <w:t xml:space="preserve"> This is the reason why </w:t>
                                  </w:r>
                                </w:ins>
                                <w:ins w:author="Wouter Deroey" w:date="2025-09-24T09:30:00Z" w:id="332">
                                  <w:r w:rsidR="00324AEC">
                                    <w:rPr>
                                      <w:lang w:val="en-BE"/>
                                    </w:rPr>
                                    <w:t xml:space="preserve">it suffices that </w:t>
                                  </w:r>
                                </w:ins>
                                <w:ins w:author="Wouter Deroey" w:date="2025-09-24T09:29:00Z" w:id="333">
                                  <w:r w:rsidR="00853E7A">
                                    <w:rPr>
                                      <w:lang w:val="en-BE"/>
                                    </w:rPr>
                                    <w:t>the payload of the ePRC</w:t>
                                  </w:r>
                                </w:ins>
                                <w:ins w:author="Wouter Deroey" w:date="2025-09-24T09:30:00Z" w:id="334">
                                  <w:r w:rsidR="00324AEC">
                                    <w:rPr>
                                      <w:lang w:val="en-BE"/>
                                    </w:rPr>
                                    <w:t xml:space="preserve"> </w:t>
                                  </w:r>
                                </w:ins>
                                <w:ins w:author="Wouter Deroey" w:date="2025-09-24T09:31:00Z" w:id="335">
                                  <w:r w:rsidR="00EE4EEF">
                                    <w:rPr>
                                      <w:lang w:val="en-BE"/>
                                    </w:rPr>
                                    <w:t xml:space="preserve">(section </w:t>
                                  </w:r>
                                  <w:r w:rsidR="00EE4EEF">
                                    <w:rPr>
                                      <w:lang w:val="en-BE"/>
                                    </w:rPr>
                                    <w:fldChar w:fldCharType="begin"/>
                                  </w:r>
                                  <w:r w:rsidR="00EE4EEF">
                                    <w:rPr>
                                      <w:lang w:val="en-BE"/>
                                    </w:rPr>
                                    <w:instrText xml:space="preserve"> REF _Ref209016058 \r \h </w:instrText>
                                  </w:r>
                                </w:ins>
                                <w:r w:rsidR="00EE4EEF">
                                  <w:rPr>
                                    <w:lang w:val="en-BE"/>
                                  </w:rPr>
                                </w:r>
                                <w:r w:rsidR="00EE4EEF">
                                  <w:rPr>
                                    <w:lang w:val="en-BE"/>
                                  </w:rPr>
                                  <w:fldChar w:fldCharType="separate"/>
                                </w:r>
                                <w:ins w:author="Wouter Deroey" w:date="2025-09-24T09:31:00Z" w:id="336">
                                  <w:r w:rsidR="00EE4EEF">
                                    <w:rPr>
                                      <w:lang w:val="en-BE"/>
                                    </w:rPr>
                                    <w:t>2.5</w:t>
                                  </w:r>
                                  <w:r w:rsidR="00EE4EEF">
                                    <w:rPr>
                                      <w:lang w:val="en-BE"/>
                                    </w:rPr>
                                    <w:fldChar w:fldCharType="end"/>
                                  </w:r>
                                  <w:r w:rsidR="00EE4EEF">
                                    <w:rPr>
                                      <w:lang w:val="en-BE"/>
                                    </w:rPr>
                                    <w:t xml:space="preserve">) </w:t>
                                  </w:r>
                                </w:ins>
                                <w:ins w:author="Wouter Deroey" w:date="2025-09-24T09:30:00Z" w:id="337">
                                  <w:r w:rsidR="00324AEC">
                                    <w:rPr>
                                      <w:lang w:val="en-BE"/>
                                    </w:rPr>
                                    <w:t>only mentions</w:t>
                                  </w:r>
                                </w:ins>
                                <w:ins w:author="Wouter Deroey" w:date="2025-09-24T09:29:00Z" w:id="338">
                                  <w:r w:rsidR="00853E7A">
                                    <w:rPr>
                                      <w:lang w:val="en-BE"/>
                                    </w:rPr>
                                    <w:t xml:space="preserve"> </w:t>
                                  </w:r>
                                </w:ins>
                                <w:ins w:author="Wouter Deroey" w:date="2025-09-24T09:30:00Z" w:id="339">
                                  <w:r w:rsidR="00324AEC">
                                    <w:rPr>
                                      <w:lang w:val="en-BE"/>
                                    </w:rPr>
                                    <w:t xml:space="preserve">the </w:t>
                                  </w:r>
                                </w:ins>
                                <w:ins w:author="Wouter Deroey" w:date="2025-09-24T09:31:00Z" w:id="340">
                                  <w:r w:rsidR="00EE4EEF">
                                    <w:rPr>
                                      <w:lang w:val="en-BE"/>
                                    </w:rPr>
                                    <w:t>competent institution</w:t>
                                  </w:r>
                                  <w:r w:rsidR="00662C44">
                                    <w:rPr>
                                      <w:lang w:val="en-BE"/>
                                    </w:rPr>
                                    <w:t>.</w:t>
                                  </w:r>
                                </w:ins>
                                <w:ins w:author="Wouter Deroey" w:date="2025-09-24T09:37:00Z" w:id="341">
                                  <w:r w:rsidR="008B0972">
                                    <w:rPr>
                                      <w:lang w:val="en-BE"/>
                                    </w:rPr>
                                    <w:t xml:space="preserve"> </w:t>
                                  </w:r>
                                </w:ins>
                                <w:ins w:author="Wouter Deroey" w:date="2025-09-24T09:31:00Z" w:id="342">
                                  <w:r w:rsidR="00662C44">
                                    <w:rPr>
                                      <w:lang w:val="en-BE"/>
                                    </w:rPr>
                                    <w:t xml:space="preserve">Together the </w:t>
                                  </w:r>
                                </w:ins>
                                <w:ins w:author="Wouter Deroey" w:date="2025-09-24T09:32:00Z" w:id="343">
                                  <w:r w:rsidR="00662C44">
                                    <w:rPr>
                                      <w:lang w:val="en-BE"/>
                                    </w:rPr>
                                    <w:t>identifier of the used certificate (</w:t>
                                  </w:r>
                                  <w:r w:rsidRPr="00080059" w:rsidR="00662C44">
                                    <w:rPr>
                                      <w:b/>
                                      <w:bCs/>
                                      <w:lang w:val="en-BE"/>
                                      <w:rPrChange w:author="Wouter Deroey" w:date="2025-09-24T09:33:00Z" w:id="344">
                                        <w:rPr>
                                          <w:lang w:val="en-BE"/>
                                        </w:rPr>
                                      </w:rPrChange>
                                    </w:rPr>
                                    <w:t>kid</w:t>
                                  </w:r>
                                  <w:r w:rsidR="00662C44">
                                    <w:rPr>
                                      <w:lang w:val="en-BE"/>
                                    </w:rPr>
                                    <w:t xml:space="preserve">) </w:t>
                                  </w:r>
                                </w:ins>
                                <w:ins w:author="Wouter Deroey" w:date="2025-09-24T09:34:00Z" w:id="345">
                                  <w:r w:rsidR="00471138">
                                    <w:rPr>
                                      <w:lang w:val="en-BE"/>
                                    </w:rPr>
                                    <w:t xml:space="preserve">and </w:t>
                                  </w:r>
                                </w:ins>
                                <w:ins w:author="Wouter Deroey" w:date="2025-09-24T09:32:00Z" w:id="346">
                                  <w:r w:rsidR="009012AF">
                                    <w:rPr>
                                      <w:lang w:val="en-BE"/>
                                    </w:rPr>
                                    <w:t xml:space="preserve">the identification of the competent institution </w:t>
                                  </w:r>
                                </w:ins>
                                <w:ins w:author="Wouter Deroey" w:date="2025-09-24T09:33:00Z" w:id="347">
                                  <w:r w:rsidR="00080059">
                                    <w:rPr>
                                      <w:lang w:val="en-BE"/>
                                    </w:rPr>
                                    <w:t>(</w:t>
                                  </w:r>
                                  <w:r w:rsidRPr="00080059" w:rsidR="00080059">
                                    <w:rPr>
                                      <w:b/>
                                      <w:bCs/>
                                      <w:lang w:val="en-BE"/>
                                      <w:rPrChange w:author="Wouter Deroey" w:date="2025-09-24T09:33:00Z" w:id="348">
                                        <w:rPr>
                                          <w:lang w:val="en-BE"/>
                                        </w:rPr>
                                      </w:rPrChange>
                                    </w:rPr>
                                    <w:t>ic+ii</w:t>
                                  </w:r>
                                  <w:r w:rsidR="00080059">
                                    <w:rPr>
                                      <w:lang w:val="en-BE"/>
                                    </w:rPr>
                                    <w:t xml:space="preserve">) </w:t>
                                  </w:r>
                                </w:ins>
                                <w:ins w:author="Wouter Deroey" w:date="2025-09-24T09:32:00Z" w:id="349">
                                  <w:r w:rsidR="009012AF">
                                    <w:rPr>
                                      <w:lang w:val="en-BE"/>
                                    </w:rPr>
                                    <w:t xml:space="preserve">will be enough to ‘resolve’ the </w:t>
                                  </w:r>
                                </w:ins>
                                <w:ins w:author="Wouter Deroey" w:date="2025-09-24T09:33:00Z" w:id="350">
                                  <w:r w:rsidR="00080059">
                                    <w:rPr>
                                      <w:lang w:val="en-BE"/>
                                    </w:rPr>
                                    <w:t>issuer.</w:t>
                                  </w:r>
                                </w:ins>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0F385A39">
                <v:group id="Group 198" style="position:absolute;left:0;text-align:left;margin-left:21.15pt;margin-top:402.75pt;width:399pt;height:213.75pt;z-index:251659264;mso-wrap-distance-left:14.4pt;mso-wrap-distance-top:3.6pt;mso-wrap-distance-right:14.4pt;mso-wrap-distance-bottom:3.6pt;mso-position-horizontal-relative:margin;mso-position-vertical-relative:margin;mso-width-relative:margin;mso-height-relative:margin" coordsize="35674,18770" o:spid="_x0000_s1026" w14:anchorId="7704DB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">
                  <v:rect id="Rectangle 199" style="position:absolute;width:35674;height:2740;visibility:visible;mso-wrap-style:square;v-text-anchor:middle" o:spid="_x0000_s1027" fillcolor="#4472c4 [3204]" stroked="f" strokeweight="1.1111m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">
                    <v:textbox>
                      <w:txbxContent>
                        <w:p w:rsidR="002147F5" w:rsidRDefault="002147F5" w14:paraId="4A4F8214" w14:textId="44898FBF">
                          <w:pPr>
                            <w:jc w:val="center"/>
                            <w:rPr>
                              <w:rFonts w:asciiTheme="majorHAnsi" w:hAnsiTheme="majorHAnsi" w:eastAsiaTheme="majorEastAsia" w:cstheme="majorBidi"/>
                              <w:color w:val="FFFFFF" w:themeColor="background1"/>
                              <w:sz w:val="24"/>
                              <w:szCs w:val="28"/>
                            </w:rPr>
                          </w:pPr>
                          <w:ins w:author="Wouter Deroey" w:date="2025-09-24T09:24:00Z" w:id="360">
                            <w:r>
                              <w:rPr>
                                <w:lang w:val="en-BE"/>
                              </w:rPr>
                              <w:t>I</w:t>
                            </w:r>
                            <w:r w:rsidRPr="000C5F73">
                              <w:rPr>
                                <w:lang w:val="en-BE"/>
                              </w:rPr>
                              <w:t>mportant remark on the definition of the issuer</w:t>
                            </w:r>
                          </w:ins>
                        </w:p>
                      </w:txbxContent>
                    </v:textbox>
                  </v:rect>
                  <v:shapetype id="_x0000_t202" coordsize="21600,21600" o:spt="202" path="m,l,21600r21600,l21600,xe">
                    <v:stroke joinstyle="miter"/>
                    <v:path gradientshapeok="t" o:connecttype="rect"/>
                  </v:shapetype>
                  <v:shape id="Text Box 200" style="position:absolute;top:2526;width:35674;height:16244;visibility:visible;mso-wrap-style:square;v-text-anchor:top"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v:textbox inset=",7.2pt,,0">
                      <w:txbxContent>
                        <w:p w:rsidR="002147F5" w:rsidP="002147F5" w:rsidRDefault="002147F5" w14:paraId="571E790D" w14:textId="018078D1">
                          <w:pPr>
                            <w:rPr>
                              <w:ins w:author="Wouter Deroey" w:date="2025-09-24T09:26:00Z" w:id="361"/>
                              <w:lang w:val="en-BE"/>
                            </w:rPr>
                          </w:pPr>
                          <w:ins w:author="Wouter Deroey" w:date="2025-09-24T09:23:00Z" w:id="362">
                            <w:r w:rsidRPr="00BB7B47">
                              <w:rPr>
                                <w:lang w:val="en-BE"/>
                              </w:rPr>
                              <w:t xml:space="preserve">It is </w:t>
                            </w:r>
                            <w:r w:rsidRPr="002147F5">
                              <w:rPr>
                                <w:lang w:val="en-BE"/>
                                <w:rPrChange w:author="Wouter Deroey" w:date="2025-09-24T09:24:00Z" w:id="363">
                                  <w:rPr>
                                    <w:lang w:val="en-BE"/>
                                  </w:rPr>
                                </w:rPrChange>
                              </w:rPr>
                              <w:t xml:space="preserve">possible that the institution holding the actual information on the </w:t>
                            </w:r>
                            <w:proofErr w:type="spellStart"/>
                            <w:r w:rsidRPr="002147F5">
                              <w:rPr>
                                <w:lang w:val="en-BE"/>
                                <w:rPrChange w:author="Wouter Deroey" w:date="2025-09-24T09:24:00Z" w:id="364">
                                  <w:rPr>
                                    <w:lang w:val="en-BE"/>
                                  </w:rPr>
                                </w:rPrChange>
                              </w:rPr>
                              <w:t>ePRC</w:t>
                            </w:r>
                            <w:proofErr w:type="spellEnd"/>
                            <w:r w:rsidRPr="002147F5">
                              <w:rPr>
                                <w:lang w:val="en-BE"/>
                                <w:rPrChange w:author="Wouter Deroey" w:date="2025-09-24T09:24:00Z" w:id="365">
                                  <w:rPr>
                                    <w:lang w:val="en-BE"/>
                                  </w:rPr>
                                </w:rPrChange>
                              </w:rPr>
                              <w:t xml:space="preserve">, the </w:t>
                            </w:r>
                          </w:ins>
                          <w:ins w:author="Wouter Deroey" w:date="2025-09-24T09:30:00Z" w:id="366">
                            <w:r w:rsidR="00324AEC">
                              <w:rPr>
                                <w:lang w:val="en-BE"/>
                              </w:rPr>
                              <w:t>competent institution</w:t>
                            </w:r>
                          </w:ins>
                          <w:ins w:author="Wouter Deroey" w:date="2025-09-24T09:23:00Z" w:id="367">
                            <w:r w:rsidRPr="002147F5">
                              <w:rPr>
                                <w:lang w:val="en-BE"/>
                                <w:rPrChange w:author="Wouter Deroey" w:date="2025-09-24T09:24:00Z" w:id="368">
                                  <w:rPr>
                                    <w:lang w:val="en-BE"/>
                                  </w:rPr>
                                </w:rPrChange>
                              </w:rPr>
                              <w:t>, is not the same institution holding the private key to sign the electronic attribute. In the context of the Resolver,</w:t>
                            </w:r>
                          </w:ins>
                          <w:ins w:author="Wouter Deroey" w:date="2025-09-24T09:35:00Z" w:id="369">
                            <w:r w:rsidR="00A70CF2">
                              <w:rPr>
                                <w:lang w:val="en-BE"/>
                              </w:rPr>
                              <w:t xml:space="preserve"> however, </w:t>
                            </w:r>
                          </w:ins>
                          <w:ins w:author="Wouter Deroey" w:date="2025-09-24T09:23:00Z" w:id="370">
                            <w:r w:rsidRPr="002147F5">
                              <w:rPr>
                                <w:lang w:val="en-BE"/>
                                <w:rPrChange w:author="Wouter Deroey" w:date="2025-09-24T09:24:00Z" w:id="371">
                                  <w:rPr>
                                    <w:lang w:val="en-BE"/>
                                  </w:rPr>
                                </w:rPrChange>
                              </w:rPr>
                              <w:t xml:space="preserve"> the concept of the issuer is defined as the </w:t>
                            </w:r>
                          </w:ins>
                          <w:ins w:author="Wouter Deroey" w:date="2025-09-24T09:30:00Z" w:id="372">
                            <w:r w:rsidR="00324AEC">
                              <w:rPr>
                                <w:lang w:val="en-BE"/>
                              </w:rPr>
                              <w:t>competent institution</w:t>
                            </w:r>
                          </w:ins>
                          <w:ins w:author="Wouter Deroey" w:date="2025-09-24T09:23:00Z" w:id="373">
                            <w:r w:rsidRPr="002147F5">
                              <w:rPr>
                                <w:lang w:val="en-BE"/>
                                <w:rPrChange w:author="Wouter Deroey" w:date="2025-09-24T09:24:00Z" w:id="374">
                                  <w:rPr>
                                    <w:lang w:val="en-BE"/>
                                  </w:rPr>
                                </w:rPrChange>
                              </w:rPr>
                              <w:t xml:space="preserve"> of </w:t>
                            </w:r>
                            <w:proofErr w:type="spellStart"/>
                            <w:r w:rsidRPr="002147F5">
                              <w:rPr>
                                <w:lang w:val="en-BE"/>
                                <w:rPrChange w:author="Wouter Deroey" w:date="2025-09-24T09:24:00Z" w:id="375">
                                  <w:rPr>
                                    <w:lang w:val="en-BE"/>
                                  </w:rPr>
                                </w:rPrChange>
                              </w:rPr>
                              <w:t>ePRC</w:t>
                            </w:r>
                            <w:proofErr w:type="spellEnd"/>
                            <w:r w:rsidRPr="002147F5">
                              <w:rPr>
                                <w:lang w:val="en-BE"/>
                                <w:rPrChange w:author="Wouter Deroey" w:date="2025-09-24T09:24:00Z" w:id="376">
                                  <w:rPr>
                                    <w:lang w:val="en-BE"/>
                                  </w:rPr>
                                </w:rPrChange>
                              </w:rPr>
                              <w:t xml:space="preserve"> enriched with the certificates of the institutions allowed to sign on their behalf.</w:t>
                            </w:r>
                          </w:ins>
                          <w:ins w:author="Wouter Deroey" w:date="2025-09-24T09:36:00Z" w:id="377">
                            <w:r w:rsidR="006D13BB">
                              <w:rPr>
                                <w:lang w:val="en-BE"/>
                              </w:rPr>
                              <w:t xml:space="preserve"> </w:t>
                            </w:r>
                            <w:r w:rsidR="006D13BB">
                              <w:rPr>
                                <w:lang w:val="en-BE"/>
                              </w:rPr>
                              <w:t>Abstraction is made from the fact</w:t>
                            </w:r>
                            <w:r w:rsidR="006D13BB">
                              <w:rPr>
                                <w:lang w:val="en-BE"/>
                              </w:rPr>
                              <w:t xml:space="preserve"> that both institutions may not be equal.</w:t>
                            </w:r>
                          </w:ins>
                        </w:p>
                        <w:p w:rsidRPr="00BB7B47" w:rsidR="00C53436" w:rsidP="002147F5" w:rsidRDefault="00C53436" w14:paraId="4BDDAFAB" w14:textId="3C142441">
                          <w:pPr>
                            <w:rPr>
                              <w:lang w:val="en-BE"/>
                            </w:rPr>
                          </w:pPr>
                          <w:ins w:author="Wouter Deroey" w:date="2025-09-24T09:26:00Z" w:id="378">
                            <w:r>
                              <w:rPr>
                                <w:lang w:val="en-BE"/>
                              </w:rPr>
                              <w:t>The link</w:t>
                            </w:r>
                            <w:r w:rsidR="006B02B7">
                              <w:rPr>
                                <w:lang w:val="en-BE"/>
                              </w:rPr>
                              <w:t xml:space="preserve"> bet</w:t>
                            </w:r>
                          </w:ins>
                          <w:ins w:author="Wouter Deroey" w:date="2025-09-24T09:27:00Z" w:id="379">
                            <w:r w:rsidR="006B02B7">
                              <w:rPr>
                                <w:lang w:val="en-BE"/>
                              </w:rPr>
                              <w:t xml:space="preserve">ween the </w:t>
                            </w:r>
                          </w:ins>
                          <w:ins w:author="Wouter Deroey" w:date="2025-09-24T09:31:00Z" w:id="380">
                            <w:r w:rsidR="00324AEC">
                              <w:rPr>
                                <w:lang w:val="en-BE"/>
                              </w:rPr>
                              <w:t>competent institution</w:t>
                            </w:r>
                            <w:r w:rsidRPr="000C5F73" w:rsidR="00324AEC">
                              <w:rPr>
                                <w:lang w:val="en-BE"/>
                              </w:rPr>
                              <w:t xml:space="preserve"> </w:t>
                            </w:r>
                          </w:ins>
                          <w:ins w:author="Wouter Deroey" w:date="2025-09-24T09:27:00Z" w:id="381">
                            <w:r w:rsidR="006B02B7">
                              <w:rPr>
                                <w:lang w:val="en-BE"/>
                              </w:rPr>
                              <w:t>and the signing institution is ensured</w:t>
                            </w:r>
                          </w:ins>
                          <w:ins w:author="Wouter Deroey" w:date="2025-09-24T09:36:00Z" w:id="382">
                            <w:r w:rsidR="009504FF">
                              <w:rPr>
                                <w:lang w:val="en-BE"/>
                              </w:rPr>
                              <w:t xml:space="preserve"> (and abstracted)</w:t>
                            </w:r>
                          </w:ins>
                          <w:ins w:author="Wouter Deroey" w:date="2025-09-24T09:27:00Z" w:id="383">
                            <w:r w:rsidR="006B02B7">
                              <w:rPr>
                                <w:lang w:val="en-BE"/>
                              </w:rPr>
                              <w:t xml:space="preserve"> by the Resolver. </w:t>
                            </w:r>
                          </w:ins>
                          <w:ins w:author="Wouter Deroey" w:date="2025-09-24T09:29:00Z" w:id="384">
                            <w:r w:rsidR="00853E7A">
                              <w:rPr>
                                <w:lang w:val="en-BE"/>
                              </w:rPr>
                              <w:t xml:space="preserve"> This is the reason why </w:t>
                            </w:r>
                          </w:ins>
                          <w:ins w:author="Wouter Deroey" w:date="2025-09-24T09:30:00Z" w:id="385">
                            <w:r w:rsidR="00324AEC">
                              <w:rPr>
                                <w:lang w:val="en-BE"/>
                              </w:rPr>
                              <w:t xml:space="preserve">it suffices that </w:t>
                            </w:r>
                          </w:ins>
                          <w:ins w:author="Wouter Deroey" w:date="2025-09-24T09:29:00Z" w:id="386">
                            <w:r w:rsidR="00853E7A">
                              <w:rPr>
                                <w:lang w:val="en-BE"/>
                              </w:rPr>
                              <w:t xml:space="preserve">the payload of the </w:t>
                            </w:r>
                            <w:proofErr w:type="spellStart"/>
                            <w:r w:rsidR="00853E7A">
                              <w:rPr>
                                <w:lang w:val="en-BE"/>
                              </w:rPr>
                              <w:t>ePRC</w:t>
                            </w:r>
                          </w:ins>
                          <w:proofErr w:type="spellEnd"/>
                          <w:ins w:author="Wouter Deroey" w:date="2025-09-24T09:30:00Z" w:id="387">
                            <w:r w:rsidR="00324AEC">
                              <w:rPr>
                                <w:lang w:val="en-BE"/>
                              </w:rPr>
                              <w:t xml:space="preserve"> </w:t>
                            </w:r>
                          </w:ins>
                          <w:ins w:author="Wouter Deroey" w:date="2025-09-24T09:31:00Z" w:id="388">
                            <w:r w:rsidR="00EE4EEF">
                              <w:rPr>
                                <w:lang w:val="en-BE"/>
                              </w:rPr>
                              <w:t xml:space="preserve">(section </w:t>
                            </w:r>
                            <w:r w:rsidR="00EE4EEF">
                              <w:rPr>
                                <w:lang w:val="en-BE"/>
                              </w:rPr>
                              <w:fldChar w:fldCharType="begin"/>
                            </w:r>
                            <w:r w:rsidR="00EE4EEF">
                              <w:rPr>
                                <w:lang w:val="en-BE"/>
                              </w:rPr>
                              <w:instrText xml:space="preserve"> REF _Ref209016058 \r \h </w:instrText>
                            </w:r>
                            <w:r w:rsidR="00EE4EEF">
                              <w:rPr>
                                <w:lang w:val="en-BE"/>
                              </w:rPr>
                            </w:r>
                          </w:ins>
                          <w:r w:rsidR="00EE4EEF">
                            <w:rPr>
                              <w:lang w:val="en-BE"/>
                            </w:rPr>
                            <w:fldChar w:fldCharType="separate"/>
                          </w:r>
                          <w:ins w:author="Wouter Deroey" w:date="2025-09-24T09:31:00Z" w:id="389">
                            <w:r w:rsidR="00EE4EEF">
                              <w:rPr>
                                <w:lang w:val="en-BE"/>
                              </w:rPr>
                              <w:t>2.5</w:t>
                            </w:r>
                            <w:r w:rsidR="00EE4EEF">
                              <w:rPr>
                                <w:lang w:val="en-BE"/>
                              </w:rPr>
                              <w:fldChar w:fldCharType="end"/>
                            </w:r>
                            <w:r w:rsidR="00EE4EEF">
                              <w:rPr>
                                <w:lang w:val="en-BE"/>
                              </w:rPr>
                              <w:t xml:space="preserve">) </w:t>
                            </w:r>
                          </w:ins>
                          <w:ins w:author="Wouter Deroey" w:date="2025-09-24T09:30:00Z" w:id="390">
                            <w:r w:rsidR="00324AEC">
                              <w:rPr>
                                <w:lang w:val="en-BE"/>
                              </w:rPr>
                              <w:t>only mentions</w:t>
                            </w:r>
                          </w:ins>
                          <w:ins w:author="Wouter Deroey" w:date="2025-09-24T09:29:00Z" w:id="391">
                            <w:r w:rsidR="00853E7A">
                              <w:rPr>
                                <w:lang w:val="en-BE"/>
                              </w:rPr>
                              <w:t xml:space="preserve"> </w:t>
                            </w:r>
                          </w:ins>
                          <w:ins w:author="Wouter Deroey" w:date="2025-09-24T09:30:00Z" w:id="392">
                            <w:r w:rsidR="00324AEC">
                              <w:rPr>
                                <w:lang w:val="en-BE"/>
                              </w:rPr>
                              <w:t xml:space="preserve">the </w:t>
                            </w:r>
                          </w:ins>
                          <w:ins w:author="Wouter Deroey" w:date="2025-09-24T09:31:00Z" w:id="393">
                            <w:r w:rsidR="00EE4EEF">
                              <w:rPr>
                                <w:lang w:val="en-BE"/>
                              </w:rPr>
                              <w:t>competent institution</w:t>
                            </w:r>
                            <w:r w:rsidR="00662C44">
                              <w:rPr>
                                <w:lang w:val="en-BE"/>
                              </w:rPr>
                              <w:t>.</w:t>
                            </w:r>
                          </w:ins>
                          <w:ins w:author="Wouter Deroey" w:date="2025-09-24T09:37:00Z" w:id="394">
                            <w:r w:rsidR="008B0972">
                              <w:rPr>
                                <w:lang w:val="en-BE"/>
                              </w:rPr>
                              <w:t xml:space="preserve"> </w:t>
                            </w:r>
                          </w:ins>
                          <w:ins w:author="Wouter Deroey" w:date="2025-09-24T09:31:00Z" w:id="395">
                            <w:r w:rsidR="00662C44">
                              <w:rPr>
                                <w:lang w:val="en-BE"/>
                              </w:rPr>
                              <w:t xml:space="preserve">Together the </w:t>
                            </w:r>
                          </w:ins>
                          <w:ins w:author="Wouter Deroey" w:date="2025-09-24T09:32:00Z" w:id="396">
                            <w:r w:rsidR="00662C44">
                              <w:rPr>
                                <w:lang w:val="en-BE"/>
                              </w:rPr>
                              <w:t>identifier of the used certificate (</w:t>
                            </w:r>
                            <w:r w:rsidRPr="00080059" w:rsidR="00662C44">
                              <w:rPr>
                                <w:b/>
                                <w:bCs/>
                                <w:lang w:val="en-BE"/>
                                <w:rPrChange w:author="Wouter Deroey" w:date="2025-09-24T09:33:00Z" w:id="397">
                                  <w:rPr>
                                    <w:lang w:val="en-BE"/>
                                  </w:rPr>
                                </w:rPrChange>
                              </w:rPr>
                              <w:t>kid</w:t>
                            </w:r>
                            <w:r w:rsidR="00662C44">
                              <w:rPr>
                                <w:lang w:val="en-BE"/>
                              </w:rPr>
                              <w:t xml:space="preserve">) </w:t>
                            </w:r>
                          </w:ins>
                          <w:ins w:author="Wouter Deroey" w:date="2025-09-24T09:34:00Z" w:id="398">
                            <w:r w:rsidR="00471138">
                              <w:rPr>
                                <w:lang w:val="en-BE"/>
                              </w:rPr>
                              <w:t xml:space="preserve">and </w:t>
                            </w:r>
                          </w:ins>
                          <w:ins w:author="Wouter Deroey" w:date="2025-09-24T09:32:00Z" w:id="399">
                            <w:r w:rsidR="009012AF">
                              <w:rPr>
                                <w:lang w:val="en-BE"/>
                              </w:rPr>
                              <w:t xml:space="preserve">the identification of the competent institution </w:t>
                            </w:r>
                          </w:ins>
                          <w:ins w:author="Wouter Deroey" w:date="2025-09-24T09:33:00Z" w:id="400">
                            <w:r w:rsidR="00080059">
                              <w:rPr>
                                <w:lang w:val="en-BE"/>
                              </w:rPr>
                              <w:t>(</w:t>
                            </w:r>
                            <w:proofErr w:type="spellStart"/>
                            <w:r w:rsidRPr="00080059" w:rsidR="00080059">
                              <w:rPr>
                                <w:b/>
                                <w:bCs/>
                                <w:lang w:val="en-BE"/>
                                <w:rPrChange w:author="Wouter Deroey" w:date="2025-09-24T09:33:00Z" w:id="401">
                                  <w:rPr>
                                    <w:lang w:val="en-BE"/>
                                  </w:rPr>
                                </w:rPrChange>
                              </w:rPr>
                              <w:t>ic+ii</w:t>
                            </w:r>
                            <w:proofErr w:type="spellEnd"/>
                            <w:r w:rsidR="00080059">
                              <w:rPr>
                                <w:lang w:val="en-BE"/>
                              </w:rPr>
                              <w:t xml:space="preserve">) </w:t>
                            </w:r>
                          </w:ins>
                          <w:ins w:author="Wouter Deroey" w:date="2025-09-24T09:32:00Z" w:id="402">
                            <w:r w:rsidR="009012AF">
                              <w:rPr>
                                <w:lang w:val="en-BE"/>
                              </w:rPr>
                              <w:t xml:space="preserve">will be enough to ‘resolve’ the </w:t>
                            </w:r>
                          </w:ins>
                          <w:ins w:author="Wouter Deroey" w:date="2025-09-24T09:33:00Z" w:id="403">
                            <w:r w:rsidR="00080059">
                              <w:rPr>
                                <w:lang w:val="en-BE"/>
                              </w:rPr>
                              <w:t>issuer.</w:t>
                            </w:r>
                          </w:ins>
                        </w:p>
                      </w:txbxContent>
                    </v:textbox>
                  </v:shape>
                  <w10:wrap type="topAndBottom" anchorx="margin" anchory="margin"/>
                </v:group>
              </w:pict>
            </mc:Fallback>
          </mc:AlternateContent>
        </w:r>
      </w:ins>
      <w:ins w:author="Wouter Deroey" w:date="2025-09-24T09:09:00Z" w:id="351">
        <w:r w:rsidR="00D40017">
          <w:rPr>
            <w:lang w:val="en-BE"/>
          </w:rPr>
          <w:t xml:space="preserve">List of all accreditation periods </w:t>
        </w:r>
        <w:r w:rsidR="00097EBB">
          <w:rPr>
            <w:lang w:val="en-BE"/>
          </w:rPr>
          <w:t>in which the issuer is allowed to issue EHIC/ePRC</w:t>
        </w:r>
      </w:ins>
      <w:ins w:author="Wouter Deroey" w:date="2025-09-24T09:10:00Z" w:id="352">
        <w:r w:rsidR="00097EBB">
          <w:rPr>
            <w:lang w:val="en-BE"/>
          </w:rPr>
          <w:t>.</w:t>
        </w:r>
      </w:ins>
    </w:p>
    <w:p w:rsidR="00013636" w:rsidP="00027DD9" w:rsidRDefault="00013636" w14:paraId="1EF8836E" w14:textId="203C931F">
      <w:pPr>
        <w:rPr>
          <w:ins w:author="Wouter Deroey" w:date="2025-09-24T09:03:00Z" w:id="353"/>
          <w:lang w:val="en-BE"/>
        </w:rPr>
      </w:pPr>
      <w:ins w:author="Wouter Deroey" w:date="2025-09-24T09:02:00Z" w:id="354">
        <w:r w:rsidRPr="00013636">
          <w:rPr>
            <w:highlight w:val="yellow"/>
            <w:lang w:val="en-BE"/>
          </w:rPr>
          <w:t xml:space="preserve">[explain how the data </w:t>
        </w:r>
      </w:ins>
      <w:ins w:author="Wouter Deroey" w:date="2025-09-24T09:03:00Z" w:id="355">
        <w:r w:rsidR="00026C61">
          <w:rPr>
            <w:highlight w:val="yellow"/>
            <w:lang w:val="en-BE"/>
          </w:rPr>
          <w:t xml:space="preserve">is </w:t>
        </w:r>
      </w:ins>
      <w:ins w:author="Wouter Deroey" w:date="2025-09-24T09:02:00Z" w:id="356">
        <w:r w:rsidRPr="00013636">
          <w:rPr>
            <w:highlight w:val="yellow"/>
            <w:lang w:val="en-BE"/>
          </w:rPr>
          <w:t>stored in the Resolver architecture</w:t>
        </w:r>
      </w:ins>
      <w:ins w:author="Wouter Deroey" w:date="2025-09-24T09:03:00Z" w:id="357">
        <w:r w:rsidR="000A6C9A">
          <w:rPr>
            <w:highlight w:val="yellow"/>
            <w:lang w:val="en-BE"/>
          </w:rPr>
          <w:t xml:space="preserve"> (incl history of certificates)</w:t>
        </w:r>
      </w:ins>
      <w:ins w:author="Wouter Deroey" w:date="2025-09-24T09:02:00Z" w:id="358">
        <w:r w:rsidRPr="00013636">
          <w:rPr>
            <w:highlight w:val="yellow"/>
            <w:lang w:val="en-BE"/>
          </w:rPr>
          <w:t>]</w:t>
        </w:r>
      </w:ins>
    </w:p>
    <w:p w:rsidR="00026C61" w:rsidP="00026C61" w:rsidRDefault="00026C61" w14:paraId="4A6889D6" w14:textId="4F38F0C7">
      <w:pPr>
        <w:rPr>
          <w:ins w:author="Wouter Deroey" w:date="2025-09-24T09:03:00Z" w:id="359"/>
          <w:lang w:val="en-BE"/>
        </w:rPr>
      </w:pPr>
      <w:ins w:author="Wouter Deroey" w:date="2025-09-24T09:03:00Z" w:id="360">
        <w:r w:rsidRPr="00013636">
          <w:rPr>
            <w:highlight w:val="yellow"/>
            <w:lang w:val="en-BE"/>
          </w:rPr>
          <w:t xml:space="preserve">[explain how the data is fetched from the </w:t>
        </w:r>
        <w:r>
          <w:rPr>
            <w:highlight w:val="yellow"/>
            <w:lang w:val="en-BE"/>
          </w:rPr>
          <w:t xml:space="preserve">EESSI </w:t>
        </w:r>
        <w:r w:rsidRPr="00013636">
          <w:rPr>
            <w:highlight w:val="yellow"/>
            <w:lang w:val="en-BE"/>
          </w:rPr>
          <w:t>source]</w:t>
        </w:r>
      </w:ins>
    </w:p>
    <w:p w:rsidRPr="007510FB" w:rsidR="00027DD9" w:rsidP="00027DD9" w:rsidRDefault="00027DD9" w14:paraId="23C5B834" w14:textId="16A719EC">
      <w:pPr>
        <w:pStyle w:val="Heading2"/>
        <w:rPr>
          <w:ins w:author="Wouter Deroey" w:date="2025-09-24T09:00:00Z" w:id="361"/>
          <w:lang w:val="en-BE"/>
        </w:rPr>
      </w:pPr>
      <w:ins w:author="Wouter Deroey" w:date="2025-09-24T09:01:00Z" w:id="362">
        <w:r>
          <w:rPr>
            <w:lang w:val="en-BE"/>
          </w:rPr>
          <w:t>Resolver API</w:t>
        </w:r>
      </w:ins>
    </w:p>
    <w:p w:rsidR="00DC62A8" w:rsidP="006658C4" w:rsidRDefault="00DC62A8" w14:paraId="483B9548" w14:textId="4636FC91">
      <w:pPr>
        <w:rPr>
          <w:lang w:val="en-BE"/>
        </w:rPr>
      </w:pPr>
      <w:r>
        <w:rPr>
          <w:lang w:val="en-BE"/>
        </w:rPr>
        <w:t>Input for the Resolver to fetch the issuer at hand is:</w:t>
      </w:r>
    </w:p>
    <w:p w:rsidR="00DC62A8" w:rsidP="00DC62A8" w:rsidRDefault="00DC62A8" w14:paraId="4D3A0886" w14:textId="5B8CC677">
      <w:pPr>
        <w:pStyle w:val="ListParagraph"/>
        <w:numPr>
          <w:ilvl w:val="0"/>
          <w:numId w:val="14"/>
        </w:numPr>
        <w:rPr>
          <w:lang w:val="en-US"/>
        </w:rPr>
      </w:pPr>
      <w:r w:rsidRPr="6E740587">
        <w:rPr>
          <w:lang w:val="en-US"/>
        </w:rPr>
        <w:t xml:space="preserve">x509Thumbprint = header/kid part after x5t#S256 </w:t>
      </w:r>
    </w:p>
    <w:p w:rsidR="00DC62A8" w:rsidP="00DC62A8" w:rsidRDefault="00DC62A8" w14:paraId="4665D5D8" w14:textId="2C423E4C">
      <w:pPr>
        <w:pStyle w:val="ListParagraph"/>
        <w:numPr>
          <w:ilvl w:val="0"/>
          <w:numId w:val="14"/>
        </w:numPr>
        <w:rPr>
          <w:lang w:val="en-US"/>
        </w:rPr>
      </w:pPr>
      <w:r w:rsidRPr="6E740587">
        <w:rPr>
          <w:lang w:val="en-US"/>
        </w:rPr>
        <w:t>countryCode =  payload/prc/ic</w:t>
      </w:r>
    </w:p>
    <w:p w:rsidR="00DC62A8" w:rsidP="00DC62A8" w:rsidRDefault="00DC62A8" w14:paraId="4BC99F27" w14:textId="3ABA6EFC">
      <w:pPr>
        <w:pStyle w:val="ListParagraph"/>
        <w:numPr>
          <w:ilvl w:val="0"/>
          <w:numId w:val="14"/>
        </w:numPr>
        <w:rPr>
          <w:lang w:val="en-US"/>
        </w:rPr>
      </w:pPr>
      <w:r w:rsidRPr="6E740587">
        <w:rPr>
          <w:lang w:val="en-US"/>
        </w:rPr>
        <w:t>officialID = payload/prc/ii</w:t>
      </w:r>
    </w:p>
    <w:p w:rsidR="00DC62A8" w:rsidP="006658C4" w:rsidRDefault="00A9047E" w14:paraId="07BBDDD6" w14:textId="6410A84F">
      <w:pPr>
        <w:rPr>
          <w:lang w:val="en-BE"/>
        </w:rPr>
      </w:pPr>
      <w:r>
        <w:rPr>
          <w:lang w:val="en-BE"/>
        </w:rPr>
        <w:t xml:space="preserve">Output </w:t>
      </w:r>
      <w:r w:rsidR="00E550FA">
        <w:rPr>
          <w:lang w:val="en-BE"/>
        </w:rPr>
        <w:t>are</w:t>
      </w:r>
      <w:r>
        <w:rPr>
          <w:lang w:val="en-BE"/>
        </w:rPr>
        <w:t xml:space="preserve"> the issuer</w:t>
      </w:r>
      <w:r w:rsidR="00E550FA">
        <w:rPr>
          <w:lang w:val="en-BE"/>
        </w:rPr>
        <w:t>s</w:t>
      </w:r>
      <w:r>
        <w:rPr>
          <w:lang w:val="en-BE"/>
        </w:rPr>
        <w:t xml:space="preserve"> found in the EESSI for the given criteria</w:t>
      </w:r>
      <w:r w:rsidR="00A96BD4">
        <w:rPr>
          <w:lang w:val="en-BE"/>
        </w:rPr>
        <w:t>:</w:t>
      </w:r>
    </w:p>
    <w:p w:rsidR="00831212" w:rsidP="00A96BD4" w:rsidRDefault="00831212" w14:paraId="21A57723" w14:textId="32334819">
      <w:pPr>
        <w:pStyle w:val="ListParagraph"/>
        <w:numPr>
          <w:ilvl w:val="0"/>
          <w:numId w:val="14"/>
        </w:numPr>
      </w:pPr>
      <w:r w:rsidRPr="1B487171">
        <w:t>issuers: list of issuers filtered on countryCode + officialID</w:t>
      </w:r>
      <w:r w:rsidRPr="1B487171" w:rsidR="0006544E">
        <w:t xml:space="preserve">. </w:t>
      </w:r>
      <w:r w:rsidRPr="1B487171" w:rsidR="00031DA3">
        <w:t>Per issuer</w:t>
      </w:r>
      <w:r w:rsidRPr="1B487171" w:rsidR="006C2F44">
        <w:rPr>
          <w:rStyle w:val="FootnoteReference"/>
        </w:rPr>
        <w:footnoteReference w:id="8"/>
      </w:r>
      <w:r w:rsidRPr="1B487171" w:rsidR="006C2F44">
        <w:t xml:space="preserve"> </w:t>
      </w:r>
      <w:r w:rsidRPr="1B487171" w:rsidR="00031DA3">
        <w:t>:</w:t>
      </w:r>
    </w:p>
    <w:p w:rsidR="00A96BD4" w:rsidP="00031DA3" w:rsidRDefault="00F45268" w14:paraId="2875AF1D" w14:textId="4C0ED6DC">
      <w:pPr>
        <w:pStyle w:val="ListParagraph"/>
        <w:numPr>
          <w:ilvl w:val="1"/>
          <w:numId w:val="14"/>
        </w:numPr>
        <w:rPr>
          <w:lang w:val="en-BE"/>
        </w:rPr>
      </w:pPr>
      <w:r>
        <w:rPr>
          <w:lang w:val="en-BE"/>
        </w:rPr>
        <w:t>officialID</w:t>
      </w:r>
    </w:p>
    <w:p w:rsidR="00F45268" w:rsidP="00031DA3" w:rsidRDefault="00F45268" w14:paraId="1F648766" w14:textId="3126E8E0">
      <w:pPr>
        <w:pStyle w:val="ListParagraph"/>
        <w:numPr>
          <w:ilvl w:val="1"/>
          <w:numId w:val="14"/>
        </w:numPr>
        <w:rPr>
          <w:lang w:val="en-BE"/>
        </w:rPr>
      </w:pPr>
      <w:r>
        <w:rPr>
          <w:lang w:val="en-BE"/>
        </w:rPr>
        <w:t>countryCode</w:t>
      </w:r>
    </w:p>
    <w:p w:rsidR="00F45268" w:rsidP="00031DA3" w:rsidRDefault="00571388" w14:paraId="460D0925" w14:textId="20EE2251">
      <w:pPr>
        <w:pStyle w:val="ListParagraph"/>
        <w:numPr>
          <w:ilvl w:val="1"/>
          <w:numId w:val="14"/>
        </w:numPr>
        <w:rPr>
          <w:lang w:val="en-BE"/>
        </w:rPr>
      </w:pPr>
      <w:r>
        <w:rPr>
          <w:lang w:val="en-BE"/>
        </w:rPr>
        <w:t>name</w:t>
      </w:r>
    </w:p>
    <w:p w:rsidR="00571388" w:rsidP="00031DA3" w:rsidRDefault="00571388" w14:paraId="7EB1B7AB" w14:textId="06277E87">
      <w:pPr>
        <w:pStyle w:val="ListParagraph"/>
        <w:numPr>
          <w:ilvl w:val="1"/>
          <w:numId w:val="14"/>
        </w:numPr>
        <w:rPr>
          <w:lang w:val="en-BE"/>
        </w:rPr>
      </w:pPr>
      <w:r>
        <w:rPr>
          <w:lang w:val="en-BE"/>
        </w:rPr>
        <w:t>certificates</w:t>
      </w:r>
      <w:r w:rsidR="00831212">
        <w:rPr>
          <w:lang w:val="en-BE"/>
        </w:rPr>
        <w:t xml:space="preserve">: list of certificates filtered on the </w:t>
      </w:r>
      <w:r w:rsidRPr="6E740587" w:rsidR="00831212">
        <w:rPr>
          <w:lang w:val="en-US"/>
        </w:rPr>
        <w:t>x509Thumbprint</w:t>
      </w:r>
      <w:r w:rsidR="0006544E">
        <w:rPr>
          <w:lang w:val="en-BE"/>
        </w:rPr>
        <w:t xml:space="preserve">. </w:t>
      </w:r>
      <w:r w:rsidR="00031DA3">
        <w:rPr>
          <w:lang w:val="en-BE"/>
        </w:rPr>
        <w:t>Per certificate</w:t>
      </w:r>
      <w:r w:rsidR="00F13384">
        <w:rPr>
          <w:rStyle w:val="FootnoteReference"/>
          <w:lang w:val="en-BE"/>
        </w:rPr>
        <w:footnoteReference w:id="9"/>
      </w:r>
    </w:p>
    <w:p w:rsidR="00007C7D" w:rsidP="00031DA3" w:rsidRDefault="00007C7D" w14:paraId="13198EDD" w14:textId="77777777">
      <w:pPr>
        <w:pStyle w:val="ListParagraph"/>
        <w:numPr>
          <w:ilvl w:val="2"/>
          <w:numId w:val="14"/>
        </w:numPr>
        <w:rPr>
          <w:lang w:val="en-US"/>
        </w:rPr>
      </w:pPr>
      <w:r w:rsidRPr="6E740587">
        <w:rPr>
          <w:lang w:val="en-US"/>
        </w:rPr>
        <w:t xml:space="preserve">x5t#S256 </w:t>
      </w:r>
    </w:p>
    <w:p w:rsidR="00007C7D" w:rsidP="00031DA3" w:rsidRDefault="00031DA3" w14:paraId="53E6F7AE" w14:textId="72524093">
      <w:pPr>
        <w:pStyle w:val="ListParagraph"/>
        <w:numPr>
          <w:ilvl w:val="2"/>
          <w:numId w:val="14"/>
        </w:numPr>
        <w:rPr>
          <w:lang w:val="en-BE"/>
        </w:rPr>
      </w:pPr>
      <w:r>
        <w:rPr>
          <w:lang w:val="en-BE"/>
        </w:rPr>
        <w:t>validFrom</w:t>
      </w:r>
    </w:p>
    <w:p w:rsidR="00031DA3" w:rsidP="00031DA3" w:rsidRDefault="00031DA3" w14:paraId="6534BD0F" w14:textId="56884FD7">
      <w:pPr>
        <w:pStyle w:val="ListParagraph"/>
        <w:numPr>
          <w:ilvl w:val="2"/>
          <w:numId w:val="14"/>
        </w:numPr>
        <w:rPr>
          <w:lang w:val="en-BE"/>
        </w:rPr>
      </w:pPr>
      <w:r>
        <w:rPr>
          <w:lang w:val="en-BE"/>
        </w:rPr>
        <w:t>validUntil</w:t>
      </w:r>
    </w:p>
    <w:p w:rsidR="00031DA3" w:rsidP="00031DA3" w:rsidRDefault="00031DA3" w14:paraId="31BC8F13" w14:textId="1EFF0CBD">
      <w:pPr>
        <w:pStyle w:val="ListParagraph"/>
        <w:numPr>
          <w:ilvl w:val="2"/>
          <w:numId w:val="14"/>
        </w:numPr>
        <w:rPr>
          <w:lang w:val="en-US"/>
        </w:rPr>
      </w:pPr>
      <w:r w:rsidRPr="3F40235D">
        <w:rPr>
          <w:lang w:val="en-US"/>
        </w:rPr>
        <w:t>certificate</w:t>
      </w:r>
      <w:r w:rsidRPr="3F40235D" w:rsidR="00E550FA">
        <w:rPr>
          <w:lang w:val="en-US"/>
        </w:rPr>
        <w:t>PEM</w:t>
      </w:r>
    </w:p>
    <w:p w:rsidR="007739A0" w:rsidP="007739A0" w:rsidRDefault="007739A0" w14:paraId="755239C9" w14:textId="74BE7466">
      <w:pPr>
        <w:pStyle w:val="ListParagraph"/>
        <w:numPr>
          <w:ilvl w:val="1"/>
          <w:numId w:val="14"/>
        </w:numPr>
        <w:rPr>
          <w:lang w:val="en-US"/>
        </w:rPr>
      </w:pPr>
      <w:r w:rsidRPr="7F73DEE5">
        <w:rPr>
          <w:lang w:val="en-US"/>
        </w:rPr>
        <w:t>accreditationPeriods : complete list of accreditationPeriods for the given issuer. Per period:</w:t>
      </w:r>
    </w:p>
    <w:p w:rsidR="007739A0" w:rsidP="007739A0" w:rsidRDefault="007739A0" w14:paraId="2E9894CA" w14:textId="38989B8A">
      <w:pPr>
        <w:pStyle w:val="ListParagraph"/>
        <w:numPr>
          <w:ilvl w:val="2"/>
          <w:numId w:val="14"/>
        </w:numPr>
        <w:rPr>
          <w:lang w:val="en-BE"/>
        </w:rPr>
      </w:pPr>
      <w:r>
        <w:rPr>
          <w:lang w:val="en-BE"/>
        </w:rPr>
        <w:t>portableDocument</w:t>
      </w:r>
    </w:p>
    <w:p w:rsidR="007739A0" w:rsidP="007739A0" w:rsidRDefault="007739A0" w14:paraId="30997565" w14:textId="20D66247">
      <w:pPr>
        <w:pStyle w:val="ListParagraph"/>
        <w:numPr>
          <w:ilvl w:val="2"/>
          <w:numId w:val="14"/>
        </w:numPr>
        <w:rPr>
          <w:lang w:val="en-US"/>
        </w:rPr>
      </w:pPr>
      <w:r w:rsidRPr="7F73DEE5">
        <w:rPr>
          <w:lang w:val="en-US"/>
        </w:rPr>
        <w:t xml:space="preserve">validFrom </w:t>
      </w:r>
    </w:p>
    <w:p w:rsidR="007739A0" w:rsidP="007739A0" w:rsidRDefault="007739A0" w14:paraId="0ADB709F" w14:textId="6C29FD94">
      <w:pPr>
        <w:pStyle w:val="ListParagraph"/>
        <w:numPr>
          <w:ilvl w:val="2"/>
          <w:numId w:val="14"/>
        </w:numPr>
        <w:rPr>
          <w:lang w:val="en-BE"/>
        </w:rPr>
      </w:pPr>
      <w:r>
        <w:rPr>
          <w:lang w:val="en-BE"/>
        </w:rPr>
        <w:t>validUntil</w:t>
      </w:r>
    </w:p>
    <w:p w:rsidR="00E550FA" w:rsidP="00E550FA" w:rsidRDefault="00500D5E" w14:paraId="52FEF02C" w14:textId="2DF9235F">
      <w:pPr>
        <w:rPr>
          <w:lang w:val="en-US"/>
        </w:rPr>
      </w:pPr>
      <w:r w:rsidRPr="3F40235D">
        <w:rPr>
          <w:lang w:val="en-US"/>
        </w:rPr>
        <w:t xml:space="preserve">For a particular verification the verification app will always be able to </w:t>
      </w:r>
      <w:r w:rsidRPr="3F40235D" w:rsidR="00BB7533">
        <w:rPr>
          <w:lang w:val="en-US"/>
        </w:rPr>
        <w:t>provide the 3 parameters, which should result in a single issuer</w:t>
      </w:r>
      <w:r w:rsidRPr="3F40235D" w:rsidR="00F13384">
        <w:rPr>
          <w:lang w:val="en-US"/>
        </w:rPr>
        <w:t xml:space="preserve"> with a single certificate.</w:t>
      </w:r>
    </w:p>
    <w:p w:rsidR="00BB7533" w:rsidP="00E550FA" w:rsidRDefault="00BB7533" w14:paraId="18CFE09F" w14:textId="79C7558C">
      <w:pPr>
        <w:rPr>
          <w:lang w:val="en-US"/>
        </w:rPr>
      </w:pPr>
      <w:r w:rsidRPr="3F40235D">
        <w:rPr>
          <w:lang w:val="en-US"/>
        </w:rPr>
        <w:t xml:space="preserve">For caching </w:t>
      </w:r>
      <w:r w:rsidRPr="3F40235D" w:rsidR="00D500E2">
        <w:rPr>
          <w:lang w:val="en-US"/>
        </w:rPr>
        <w:t xml:space="preserve">reasons the Resolver API will also provide </w:t>
      </w:r>
      <w:r w:rsidRPr="3F40235D" w:rsidR="0083103E">
        <w:rPr>
          <w:lang w:val="en-US"/>
        </w:rPr>
        <w:t xml:space="preserve">the possibility to fetch the </w:t>
      </w:r>
      <w:r w:rsidRPr="3F40235D" w:rsidR="005111CE">
        <w:rPr>
          <w:lang w:val="en-US"/>
        </w:rPr>
        <w:t>entirety</w:t>
      </w:r>
      <w:r w:rsidRPr="3F40235D" w:rsidR="0083103E">
        <w:rPr>
          <w:lang w:val="en-US"/>
        </w:rPr>
        <w:t xml:space="preserve"> of the list of issuers with their entire list of (historical) certificates.</w:t>
      </w:r>
      <w:r w:rsidRPr="3F40235D" w:rsidR="00D500E2">
        <w:rPr>
          <w:lang w:val="en-US"/>
        </w:rPr>
        <w:t xml:space="preserve"> </w:t>
      </w:r>
    </w:p>
    <w:p w:rsidR="008D5ABA" w:rsidP="008D5ABA" w:rsidRDefault="005111CE" w14:paraId="25E25858" w14:textId="61BE6D7A">
      <w:pPr>
        <w:rPr>
          <w:rFonts w:ascii="Courier New" w:hAnsi="Courier New" w:cs="Courier New"/>
          <w:sz w:val="16"/>
          <w:szCs w:val="16"/>
          <w:lang w:val="en-BE"/>
        </w:rPr>
      </w:pPr>
      <w:r>
        <w:rPr>
          <w:lang w:val="en-BE"/>
        </w:rPr>
        <w:t>The</w:t>
      </w:r>
      <w:r w:rsidR="008D5ABA">
        <w:rPr>
          <w:lang w:val="en-BE"/>
        </w:rPr>
        <w:t xml:space="preserve"> SwaggerUI for the</w:t>
      </w:r>
      <w:r>
        <w:rPr>
          <w:lang w:val="en-BE"/>
        </w:rPr>
        <w:t xml:space="preserve"> TEST version of the Resolver API can be found here : </w:t>
      </w:r>
      <w:bookmarkStart w:name="_Ref209082981" w:id="1661322221"/>
      <w:r w:rsidRPr="00773161" w:rsidR="008D5ABA">
        <w:rPr>
          <w:rFonts w:ascii="Courier New" w:hAnsi="Courier New" w:cs="Courier New"/>
          <w:sz w:val="16"/>
          <w:szCs w:val="16"/>
          <w:lang w:val="en-US"/>
        </w:rPr>
        <w:fldChar w:fldCharType="begin"/>
      </w:r>
      <w:r w:rsidRPr="00773161" w:rsidR="008D5ABA">
        <w:rPr>
          <w:rFonts w:ascii="Courier New" w:hAnsi="Courier New" w:cs="Courier New"/>
          <w:sz w:val="16"/>
          <w:szCs w:val="16"/>
          <w:lang w:val="en-US"/>
        </w:rPr>
        <w:instrText xml:space="preserve"> HYPERLINK "https://resolver-test.ebsi.eu/api/v1/docs#/Issuers/IssuerController_resolveIssuers" </w:instrText>
      </w:r>
      <w:r w:rsidRPr="00773161" w:rsidR="008D5ABA">
        <w:rPr>
          <w:rFonts w:ascii="Courier New" w:hAnsi="Courier New" w:cs="Courier New"/>
          <w:sz w:val="16"/>
          <w:szCs w:val="16"/>
          <w:lang w:val="en-US"/>
        </w:rPr>
        <w:fldChar w:fldCharType="separate"/>
      </w:r>
      <w:r w:rsidRPr="00773161" w:rsidR="008D5ABA">
        <w:rPr>
          <w:rStyle w:val="Hyperlink"/>
          <w:rFonts w:ascii="Courier New" w:hAnsi="Courier New" w:cs="Courier New"/>
          <w:sz w:val="16"/>
          <w:szCs w:val="16"/>
          <w:lang w:val="en-US"/>
        </w:rPr>
        <w:t>https://resolver-test.ebsi.eu/api/v1/docs#/Issuers/IssuerController_resolveIssuers</w:t>
      </w:r>
      <w:r w:rsidRPr="00773161" w:rsidR="008D5ABA">
        <w:rPr>
          <w:rFonts w:ascii="Courier New" w:hAnsi="Courier New" w:cs="Courier New"/>
          <w:sz w:val="16"/>
          <w:szCs w:val="16"/>
          <w:lang w:val="en-US"/>
        </w:rPr>
        <w:fldChar w:fldCharType="end"/>
      </w:r>
      <w:r w:rsidR="008D5ABA">
        <w:rPr>
          <w:rFonts w:ascii="Courier New" w:hAnsi="Courier New" w:cs="Courier New"/>
          <w:sz w:val="16"/>
          <w:szCs w:val="16"/>
          <w:lang w:val="en-BE"/>
        </w:rPr>
        <w:t xml:space="preserve"> </w:t>
      </w:r>
    </w:p>
    <w:p w:rsidR="00F364D5" w:rsidRDefault="00F364D5" w14:paraId="363BD476" w14:textId="77777777">
      <w:pPr>
        <w:spacing w:after="0" w:line="240" w:lineRule="auto"/>
        <w:jc w:val="left"/>
        <w:rPr>
          <w:b/>
          <w:smallCaps/>
          <w:sz w:val="26"/>
          <w:lang w:val="en-BE"/>
        </w:rPr>
      </w:pPr>
      <w:r>
        <w:rPr>
          <w:lang w:val="en-BE"/>
        </w:rPr>
        <w:br w:type="page"/>
      </w:r>
    </w:p>
    <w:p w:rsidR="006658C4" w:rsidP="008D5ABA" w:rsidRDefault="006658C4" w14:paraId="0BB40B24" w14:textId="0C79C308">
      <w:pPr>
        <w:pStyle w:val="Heading1"/>
        <w:rPr>
          <w:lang w:val="en-BE"/>
        </w:rPr>
      </w:pPr>
      <w:bookmarkStart w:name="_Toc209094918" w:id="1352280088"/>
      <w:r>
        <w:rPr>
          <w:lang w:val="en-BE"/>
        </w:rPr>
        <w:t>Format and specs for the export of the verification result</w:t>
      </w:r>
      <w:bookmarkEnd w:id="1661322221"/>
      <w:bookmarkEnd w:id="1352280088"/>
    </w:p>
    <w:p w:rsidR="006658C4" w:rsidP="006658C4" w:rsidRDefault="00F364D5" w14:paraId="179E0BF3" w14:textId="6CBA8BA1">
      <w:r w:rsidRPr="793974BB">
        <w:t>A</w:t>
      </w:r>
      <w:r w:rsidRPr="793974BB" w:rsidR="003F40AC">
        <w:t>fter the verification app returns a positive</w:t>
      </w:r>
      <w:r w:rsidR="009F21B2">
        <w:rPr>
          <w:lang w:val="en-BE"/>
        </w:rPr>
        <w:t>/negative</w:t>
      </w:r>
      <w:r w:rsidRPr="793974BB" w:rsidR="003F40AC">
        <w:t xml:space="preserve"> result</w:t>
      </w:r>
      <w:r w:rsidRPr="793974BB" w:rsidR="000B7C20">
        <w:t xml:space="preserve">, this verification needs to be exportable in a format usable in the reimbursement process </w:t>
      </w:r>
      <w:r w:rsidRPr="793974BB" w:rsidR="006810D7">
        <w:t>between the health care provider and the competent institution mentioned on the ePRC</w:t>
      </w:r>
      <w:r w:rsidRPr="793974BB" w:rsidR="006810D7">
        <w:rPr>
          <w:lang w:val="en-US"/>
        </w:rPr>
        <w:t xml:space="preserve">. </w:t>
      </w:r>
    </w:p>
    <w:p w:rsidR="006810D7" w:rsidP="006658C4" w:rsidRDefault="006810D7" w14:paraId="79AF9461" w14:textId="75C548D3">
      <w:pPr>
        <w:rPr>
          <w:lang w:val="en-BE"/>
        </w:rPr>
      </w:pPr>
      <w:commentRangeStart w:id="365"/>
      <w:r>
        <w:rPr>
          <w:lang w:val="en-BE"/>
        </w:rPr>
        <w:t xml:space="preserve">The export </w:t>
      </w:r>
      <w:r w:rsidR="00B726CE">
        <w:rPr>
          <w:lang w:val="en-BE"/>
        </w:rPr>
        <w:t xml:space="preserve">consists of </w:t>
      </w:r>
      <w:r w:rsidR="00C93BCD">
        <w:rPr>
          <w:lang w:val="en-BE"/>
        </w:rPr>
        <w:t>the following basic information blocks</w:t>
      </w:r>
      <w:commentRangeEnd w:id="365"/>
      <w:r w:rsidR="009F7899">
        <w:rPr>
          <w:rStyle w:val="CommentReference"/>
        </w:rPr>
        <w:commentReference w:id="365"/>
      </w:r>
    </w:p>
    <w:p w:rsidRPr="009F7899" w:rsidR="009F7899" w:rsidP="002979D8" w:rsidRDefault="00C93BCD" w14:paraId="69ACE8B8" w14:textId="77777777">
      <w:pPr>
        <w:pStyle w:val="ListParagraph"/>
        <w:numPr>
          <w:ilvl w:val="0"/>
          <w:numId w:val="19"/>
        </w:numPr>
        <w:rPr>
          <w:lang w:val="en-BE"/>
        </w:rPr>
      </w:pPr>
      <w:r>
        <w:rPr>
          <w:lang w:val="en-BE"/>
        </w:rPr>
        <w:t>The original</w:t>
      </w:r>
      <w:r w:rsidR="009F7899">
        <w:rPr>
          <w:lang w:val="nl-BE"/>
        </w:rPr>
        <w:t xml:space="preserve"> ePRC</w:t>
      </w:r>
    </w:p>
    <w:p w:rsidR="002979D8" w:rsidP="009F7899" w:rsidRDefault="009F7899" w14:paraId="67AA1554" w14:textId="71568C4C">
      <w:pPr>
        <w:pStyle w:val="ListParagraph"/>
        <w:numPr>
          <w:ilvl w:val="1"/>
          <w:numId w:val="19"/>
        </w:numPr>
        <w:rPr>
          <w:lang w:val="en-BE"/>
        </w:rPr>
      </w:pPr>
      <w:r>
        <w:rPr>
          <w:lang w:val="nl-BE"/>
        </w:rPr>
        <w:t xml:space="preserve">The </w:t>
      </w:r>
      <w:r w:rsidR="00C93BCD">
        <w:rPr>
          <w:lang w:val="en-BE"/>
        </w:rPr>
        <w:t xml:space="preserve">JWT </w:t>
      </w:r>
    </w:p>
    <w:p w:rsidR="009F7899" w:rsidP="009F7899" w:rsidRDefault="009F7899" w14:paraId="30A60308" w14:textId="255279BA">
      <w:pPr>
        <w:pStyle w:val="ListParagraph"/>
        <w:numPr>
          <w:ilvl w:val="1"/>
          <w:numId w:val="19"/>
        </w:numPr>
        <w:rPr>
          <w:lang w:val="en-BE"/>
        </w:rPr>
      </w:pPr>
      <w:del w:author="Wouter" w:date="2025-09-24T12:51:00Z" w:id="366">
        <w:r w:rsidRPr="00093BB5" w:rsidDel="00142485">
          <w:rPr>
            <w:lang w:val="nl-BE"/>
          </w:rPr>
          <w:delText xml:space="preserve">The </w:delText>
        </w:r>
      </w:del>
      <w:ins w:author="Wouter" w:date="2025-09-24T12:51:00Z" w:id="367">
        <w:r w:rsidR="00142485">
          <w:rPr>
            <w:lang w:val="en-BE"/>
          </w:rPr>
          <w:t>Visualization of the</w:t>
        </w:r>
        <w:r w:rsidRPr="00093BB5" w:rsidR="00142485">
          <w:rPr>
            <w:lang w:val="nl-BE"/>
          </w:rPr>
          <w:t xml:space="preserve"> </w:t>
        </w:r>
      </w:ins>
      <w:del w:author="Wouter" w:date="2025-09-24T12:50:00Z" w:id="368">
        <w:r w:rsidRPr="00093BB5" w:rsidDel="00142485">
          <w:rPr>
            <w:lang w:val="nl-BE"/>
          </w:rPr>
          <w:delText xml:space="preserve">visible </w:delText>
        </w:r>
      </w:del>
      <w:r w:rsidRPr="00093BB5">
        <w:rPr>
          <w:lang w:val="nl-BE"/>
        </w:rPr>
        <w:t xml:space="preserve">payload </w:t>
      </w:r>
      <w:ins w:author="Wouter Deroey" w:date="2025-09-22T15:00:00Z" w:id="369">
        <w:del w:author="Wouter" w:date="2025-09-24T12:51:00Z" w:id="370">
          <w:r w:rsidDel="00142485" w:rsidR="00093BB5">
            <w:rPr>
              <w:lang w:val="en-BE"/>
            </w:rPr>
            <w:delText>with the identity of the holder</w:delText>
          </w:r>
        </w:del>
      </w:ins>
      <w:ins w:author="Wouter" w:date="2025-09-24T12:51:00Z" w:id="371">
        <w:r w:rsidR="00142485">
          <w:rPr>
            <w:lang w:val="en-BE"/>
          </w:rPr>
          <w:t>(PRC)</w:t>
        </w:r>
      </w:ins>
    </w:p>
    <w:p w:rsidR="009F7899" w:rsidP="002979D8" w:rsidRDefault="009F7899" w14:paraId="7BCE030D" w14:textId="4C6F104C">
      <w:pPr>
        <w:pStyle w:val="ListParagraph"/>
        <w:numPr>
          <w:ilvl w:val="0"/>
          <w:numId w:val="19"/>
        </w:numPr>
        <w:rPr>
          <w:lang w:val="en-BE"/>
        </w:rPr>
      </w:pPr>
      <w:r>
        <w:rPr>
          <w:lang w:val="nl-BE"/>
        </w:rPr>
        <w:t>The metadata of the verification</w:t>
      </w:r>
    </w:p>
    <w:p w:rsidR="009F7899" w:rsidP="009F7899" w:rsidRDefault="009F7899" w14:paraId="400F15EA" w14:textId="373F2B9E">
      <w:pPr>
        <w:pStyle w:val="ListParagraph"/>
        <w:numPr>
          <w:ilvl w:val="1"/>
          <w:numId w:val="19"/>
        </w:numPr>
        <w:rPr>
          <w:lang w:val="en-BE"/>
        </w:rPr>
      </w:pPr>
      <w:r w:rsidRPr="009F7899">
        <w:rPr>
          <w:lang w:val="fr-BE"/>
        </w:rPr>
        <w:t xml:space="preserve">Identification of the verifier (email </w:t>
      </w:r>
      <w:r>
        <w:rPr>
          <w:lang w:val="fr-BE"/>
        </w:rPr>
        <w:t>address, …)</w:t>
      </w:r>
    </w:p>
    <w:p w:rsidR="00E25780" w:rsidP="009F7899" w:rsidRDefault="00E25780" w14:paraId="763D25D2" w14:textId="6CCEA66C">
      <w:pPr>
        <w:pStyle w:val="ListParagraph"/>
        <w:numPr>
          <w:ilvl w:val="1"/>
          <w:numId w:val="19"/>
        </w:numPr>
        <w:rPr>
          <w:lang w:val="en-US"/>
        </w:rPr>
      </w:pPr>
      <w:r w:rsidRPr="65947119">
        <w:rPr>
          <w:lang w:val="en-US"/>
        </w:rPr>
        <w:t>The treatment date used to verify the JWT</w:t>
      </w:r>
    </w:p>
    <w:p w:rsidRPr="004B5D59" w:rsidR="000616B0" w:rsidP="004B5D59" w:rsidRDefault="00E61099" w14:paraId="28D988F6" w14:textId="0BEE451A">
      <w:pPr>
        <w:pStyle w:val="ListParagraph"/>
        <w:numPr>
          <w:ilvl w:val="1"/>
          <w:numId w:val="19"/>
        </w:numPr>
        <w:rPr>
          <w:lang w:val="en-BE"/>
        </w:rPr>
      </w:pPr>
      <w:r w:rsidRPr="65947119">
        <w:rPr>
          <w:lang w:val="en-US"/>
        </w:rPr>
        <w:t>The timestamp of verification</w:t>
      </w:r>
    </w:p>
    <w:p w:rsidR="00076B6B" w:rsidP="002979D8" w:rsidRDefault="00E61099" w14:paraId="1A70F797" w14:textId="4EDDA3DA">
      <w:pPr>
        <w:pStyle w:val="ListParagraph"/>
        <w:numPr>
          <w:ilvl w:val="0"/>
          <w:numId w:val="19"/>
        </w:numPr>
        <w:rPr>
          <w:lang w:val="en-BE"/>
        </w:rPr>
      </w:pPr>
      <w:r>
        <w:rPr>
          <w:lang w:val="en-BE"/>
        </w:rPr>
        <w:t xml:space="preserve">The result of </w:t>
      </w:r>
      <w:r w:rsidR="00635C91">
        <w:rPr>
          <w:lang w:val="en-BE"/>
        </w:rPr>
        <w:t>the</w:t>
      </w:r>
      <w:r w:rsidR="00435C2E">
        <w:rPr>
          <w:lang w:val="nl-BE"/>
        </w:rPr>
        <w:t xml:space="preserve"> </w:t>
      </w:r>
      <w:r>
        <w:rPr>
          <w:lang w:val="en-BE"/>
        </w:rPr>
        <w:t>verification</w:t>
      </w:r>
      <w:r w:rsidR="00435C2E">
        <w:rPr>
          <w:lang w:val="en-BE"/>
        </w:rPr>
        <w:t xml:space="preserve"> steps</w:t>
      </w:r>
    </w:p>
    <w:p w:rsidRPr="00313355" w:rsidR="00435C2E" w:rsidP="00076B6B" w:rsidRDefault="00435C2E" w14:paraId="67CDD0F5" w14:textId="7540D7D6">
      <w:pPr>
        <w:pStyle w:val="ListParagraph"/>
        <w:numPr>
          <w:ilvl w:val="1"/>
          <w:numId w:val="19"/>
        </w:numPr>
        <w:rPr>
          <w:ins w:author="Wouter Deroey" w:date="2025-09-22T15:17:00Z" w:id="372"/>
          <w:lang w:val="pt-PT"/>
        </w:rPr>
      </w:pPr>
      <w:ins w:author="Wouter Deroey" w:date="2025-09-22T15:17:00Z" w:id="373">
        <w:r>
          <w:rPr>
            <w:lang w:val="en-BE"/>
          </w:rPr>
          <w:t xml:space="preserve">Each </w:t>
        </w:r>
      </w:ins>
      <w:ins w:author="Wouter Deroey" w:date="2025-09-22T15:54:00Z" w:id="374">
        <w:r w:rsidR="002061FD">
          <w:rPr>
            <w:lang w:val="en-BE"/>
          </w:rPr>
          <w:t>verified</w:t>
        </w:r>
      </w:ins>
      <w:ins w:author="Wouter Deroey" w:date="2025-09-22T15:17:00Z" w:id="375">
        <w:r>
          <w:rPr>
            <w:lang w:val="en-BE"/>
          </w:rPr>
          <w:t xml:space="preserve"> step is indicated with</w:t>
        </w:r>
        <w:r w:rsidR="00D77A27">
          <w:rPr>
            <w:lang w:val="en-BE"/>
          </w:rPr>
          <w:t xml:space="preserve"> a verification</w:t>
        </w:r>
      </w:ins>
      <w:ins w:author="Wouter Deroey" w:date="2025-09-22T15:33:00Z" w:id="376">
        <w:r w:rsidR="000616B0">
          <w:rPr>
            <w:lang w:val="en-BE"/>
          </w:rPr>
          <w:t>-</w:t>
        </w:r>
      </w:ins>
      <w:ins w:author="Wouter Deroey" w:date="2025-09-22T15:18:00Z" w:id="377">
        <w:r w:rsidR="00313355">
          <w:rPr>
            <w:lang w:val="en-BE"/>
          </w:rPr>
          <w:t>result</w:t>
        </w:r>
      </w:ins>
      <w:ins w:author="Wouter Deroey" w:date="2025-09-22T15:56:00Z" w:id="378">
        <w:r w:rsidR="00635C91">
          <w:rPr>
            <w:lang w:val="en-BE"/>
          </w:rPr>
          <w:t>.</w:t>
        </w:r>
      </w:ins>
    </w:p>
    <w:p w:rsidRPr="00313355" w:rsidR="00D77A27" w:rsidP="2DF135FF" w:rsidRDefault="00B71B3D" w14:paraId="42407792" w14:textId="47F6EDAA">
      <w:pPr>
        <w:pStyle w:val="ListParagraph"/>
        <w:numPr>
          <w:ilvl w:val="2"/>
          <w:numId w:val="19"/>
        </w:numPr>
        <w:rPr>
          <w:ins w:author="Wouter Deroey" w:date="2025-09-22T15:17:00Z" w:id="1075280369"/>
          <w:lang w:val="pt-PT"/>
        </w:rPr>
      </w:pPr>
      <w:ins w:author="Wouter Deroey" w:date="2025-09-22T15:18:00Z" w:id="1695479388">
        <w:del w:author="Wouter" w:date="2025-09-24T12:51:00Z" w:id="596691779">
          <w:r w:rsidRPr="2DF135FF" w:rsidDel="00B71B3D">
            <w:rPr>
              <w:lang w:val="pt-PT"/>
            </w:rPr>
            <w:delText>OK</w:delText>
          </w:r>
        </w:del>
      </w:ins>
      <w:ins w:author="Wouter" w:date="2025-09-24T12:51:00Z" w:id="1815486961">
        <w:r w:rsidRPr="2DF135FF" w:rsidR="00142485">
          <w:rPr>
            <w:lang w:val="pt-PT"/>
          </w:rPr>
          <w:t>PASSED</w:t>
        </w:r>
      </w:ins>
      <w:ins w:author="Wouter Deroey" w:date="2025-09-22T15:18:00Z" w:id="228744566">
        <w:r w:rsidRPr="2DF135FF" w:rsidR="00313355">
          <w:rPr>
            <w:lang w:val="pt-PT"/>
          </w:rPr>
          <w:t xml:space="preserve">: </w:t>
        </w:r>
      </w:ins>
      <w:ins w:author="Wouter Deroey" w:date="2025-09-22T15:17:00Z" w:id="481222668">
        <w:r w:rsidRPr="2DF135FF" w:rsidR="00D77A27">
          <w:rPr>
            <w:lang w:val="pt-PT"/>
          </w:rPr>
          <w:t>Passed Verification</w:t>
        </w:r>
      </w:ins>
    </w:p>
    <w:p w:rsidRPr="007A6310" w:rsidR="00D77A27" w:rsidP="00D77A27" w:rsidRDefault="00B71B3D" w14:paraId="09BC865E" w14:textId="07520692">
      <w:pPr>
        <w:pStyle w:val="ListParagraph"/>
        <w:numPr>
          <w:ilvl w:val="2"/>
          <w:numId w:val="19"/>
        </w:numPr>
        <w:rPr>
          <w:ins w:author="Wouter Deroey" w:date="2025-09-22T15:21:00Z" w:id="385"/>
          <w:lang w:val="en-US"/>
        </w:rPr>
      </w:pPr>
      <w:ins w:author="Wouter Deroey" w:date="2025-09-22T15:18:00Z" w:id="386">
        <w:del w:author="Wouter" w:date="2025-09-24T12:51:00Z" w:id="387">
          <w:r w:rsidDel="00142485">
            <w:rPr>
              <w:lang w:val="en-BE"/>
            </w:rPr>
            <w:delText>NOK</w:delText>
          </w:r>
        </w:del>
      </w:ins>
      <w:ins w:author="Wouter" w:date="2025-09-24T12:51:00Z" w:id="388">
        <w:r w:rsidR="00142485">
          <w:rPr>
            <w:lang w:val="en-BE"/>
          </w:rPr>
          <w:t>NOT PASSED</w:t>
        </w:r>
      </w:ins>
      <w:ins w:author="Wouter Deroey" w:date="2025-09-22T15:18:00Z" w:id="389">
        <w:r>
          <w:rPr>
            <w:lang w:val="en-BE"/>
          </w:rPr>
          <w:t xml:space="preserve"> : </w:t>
        </w:r>
        <w:r w:rsidR="00313355">
          <w:rPr>
            <w:lang w:val="en-BE"/>
          </w:rPr>
          <w:t>Did not pass verification</w:t>
        </w:r>
      </w:ins>
    </w:p>
    <w:p w:rsidRPr="009B418F" w:rsidR="009B418F" w:rsidRDefault="007A6310" w14:paraId="11AEC7AE" w14:textId="6DAD4A27">
      <w:pPr>
        <w:pStyle w:val="ListParagraph"/>
        <w:numPr>
          <w:ilvl w:val="2"/>
          <w:numId w:val="19"/>
        </w:numPr>
        <w:rPr>
          <w:ins w:author="Wouter Deroey" w:date="2025-09-22T15:18:00Z" w:id="390"/>
          <w:lang w:val="pt-PT"/>
        </w:rPr>
      </w:pPr>
      <w:ins w:author="Wouter Deroey" w:date="2025-09-22T15:22:00Z" w:id="391">
        <w:r>
          <w:rPr>
            <w:lang w:val="en-BE"/>
          </w:rPr>
          <w:t xml:space="preserve">WARNING : </w:t>
        </w:r>
      </w:ins>
      <w:ins w:author="Wouter Deroey" w:date="2025-09-22T15:23:00Z" w:id="392">
        <w:r w:rsidR="0026279B">
          <w:rPr>
            <w:lang w:val="en-BE"/>
          </w:rPr>
          <w:t xml:space="preserve">This is used for the non blocking validations from section </w:t>
        </w:r>
        <w:r w:rsidR="0026279B">
          <w:rPr>
            <w:lang w:val="en-BE"/>
          </w:rPr>
          <w:fldChar w:fldCharType="begin"/>
        </w:r>
        <w:r w:rsidR="0026279B">
          <w:rPr>
            <w:lang w:val="en-BE"/>
          </w:rPr>
          <w:instrText xml:space="preserve"> REF _Ref209079422 \r \h </w:instrText>
        </w:r>
      </w:ins>
      <w:r w:rsidR="0026279B">
        <w:rPr>
          <w:lang w:val="en-BE"/>
        </w:rPr>
      </w:r>
      <w:r w:rsidR="0026279B">
        <w:rPr>
          <w:lang w:val="en-BE"/>
        </w:rPr>
        <w:fldChar w:fldCharType="separate"/>
      </w:r>
      <w:ins w:author="Wouter Deroey" w:date="2025-09-22T15:23:00Z" w:id="393">
        <w:r w:rsidR="0026279B">
          <w:rPr>
            <w:lang w:val="en-BE"/>
          </w:rPr>
          <w:t>5.5</w:t>
        </w:r>
        <w:r w:rsidR="0026279B">
          <w:rPr>
            <w:lang w:val="en-BE"/>
          </w:rPr>
          <w:fldChar w:fldCharType="end"/>
        </w:r>
      </w:ins>
      <w:ins w:author="Wouter Deroey" w:date="2025-09-22T15:49:00Z" w:id="394">
        <w:r w:rsidR="00EF6719">
          <w:rPr>
            <w:lang w:val="en-BE"/>
          </w:rPr>
          <w:t xml:space="preserve"> and for indicating that revocation is not present in the JWT.</w:t>
        </w:r>
      </w:ins>
    </w:p>
    <w:p w:rsidRPr="00551C79" w:rsidR="00313355" w:rsidP="00313355" w:rsidRDefault="00551C79" w14:paraId="48D9CFB7" w14:textId="70D2C030">
      <w:pPr>
        <w:pStyle w:val="ListParagraph"/>
        <w:numPr>
          <w:ilvl w:val="2"/>
          <w:numId w:val="19"/>
        </w:numPr>
        <w:rPr>
          <w:ins w:author="Wouter Deroey" w:date="2025-09-22T15:45:00Z" w:id="395"/>
          <w:lang w:val="en-US"/>
        </w:rPr>
      </w:pPr>
      <w:ins w:author="Wouter Deroey" w:date="2025-09-22T15:44:00Z" w:id="396">
        <w:r w:rsidRPr="3CE95451">
          <w:rPr>
            <w:lang w:val="en-US"/>
          </w:rPr>
          <w:t>N</w:t>
        </w:r>
      </w:ins>
      <w:ins w:author="Wouter" w:date="2025-09-24T12:51:00Z" w:id="397">
        <w:r w:rsidR="00142485">
          <w:rPr>
            <w:lang w:val="en-BE"/>
          </w:rPr>
          <w:t>/</w:t>
        </w:r>
      </w:ins>
      <w:ins w:author="Wouter Deroey" w:date="2025-09-22T15:44:00Z" w:id="398">
        <w:r w:rsidRPr="3CE95451">
          <w:rPr>
            <w:lang w:val="en-US"/>
          </w:rPr>
          <w:t>A</w:t>
        </w:r>
      </w:ins>
      <w:ins w:author="Wouter Deroey" w:date="2025-09-22T15:18:00Z" w:id="399">
        <w:r w:rsidRPr="3CE95451" w:rsidR="00B71B3D">
          <w:rPr>
            <w:lang w:val="en-US"/>
          </w:rPr>
          <w:t xml:space="preserve"> : </w:t>
        </w:r>
      </w:ins>
      <w:ins w:author="Wouter Deroey" w:date="2025-09-22T15:54:00Z" w:id="400">
        <w:r w:rsidRPr="3CE95451" w:rsidR="002061FD">
          <w:rPr>
            <w:lang w:val="en-US"/>
          </w:rPr>
          <w:t>N</w:t>
        </w:r>
      </w:ins>
      <w:ins w:author="Wouter Deroey" w:date="2025-09-22T15:20:00Z" w:id="401">
        <w:r w:rsidRPr="3CE95451" w:rsidR="00351249">
          <w:rPr>
            <w:lang w:val="en-US"/>
          </w:rPr>
          <w:t>ot implemented</w:t>
        </w:r>
      </w:ins>
      <w:ins w:author="Wouter Deroey" w:date="2025-09-22T15:50:00Z" w:id="402">
        <w:r w:rsidRPr="3CE95451" w:rsidR="00613426">
          <w:rPr>
            <w:lang w:val="en-US"/>
          </w:rPr>
          <w:t xml:space="preserve"> or not possible to </w:t>
        </w:r>
        <w:r w:rsidRPr="3CE95451" w:rsidR="005C4196">
          <w:rPr>
            <w:lang w:val="en-US"/>
          </w:rPr>
          <w:t>verify</w:t>
        </w:r>
      </w:ins>
    </w:p>
    <w:p w:rsidRPr="00A7389E" w:rsidR="00A7389E" w:rsidP="00A7389E" w:rsidRDefault="00A7389E" w14:paraId="76CB683D" w14:textId="4A626318">
      <w:pPr>
        <w:pStyle w:val="ListParagraph"/>
        <w:numPr>
          <w:ilvl w:val="1"/>
          <w:numId w:val="19"/>
        </w:numPr>
        <w:rPr>
          <w:ins w:author="Wouter Deroey" w:date="2025-09-22T15:19:00Z" w:id="403"/>
          <w:lang w:val="pt-PT"/>
        </w:rPr>
      </w:pPr>
      <w:ins w:author="Wouter Deroey" w:date="2025-09-22T15:19:00Z" w:id="404">
        <w:r w:rsidRPr="3CE95451">
          <w:rPr>
            <w:lang w:val="pt-PT"/>
          </w:rPr>
          <w:t>Following verification steps are included</w:t>
        </w:r>
      </w:ins>
      <w:ins w:author="Wouter Deroey" w:date="2025-09-22T15:56:00Z" w:id="405">
        <w:r w:rsidRPr="3CE95451" w:rsidR="00635C91">
          <w:rPr>
            <w:lang w:val="pt-PT"/>
          </w:rPr>
          <w:t xml:space="preserve">. Once a </w:t>
        </w:r>
      </w:ins>
      <w:ins w:author="Wouter" w:date="2025-09-24T12:59:00Z" w:id="406">
        <w:r w:rsidR="0015645B">
          <w:rPr>
            <w:lang w:val="en-BE"/>
          </w:rPr>
          <w:t xml:space="preserve">NOT PASSED </w:t>
        </w:r>
      </w:ins>
      <w:ins w:author="Wouter Deroey" w:date="2025-09-22T15:56:00Z" w:id="407">
        <w:del w:author="Wouter" w:date="2025-09-24T12:59:00Z" w:id="408">
          <w:r w:rsidRPr="3CE95451" w:rsidDel="0015645B" w:rsidR="00635C91">
            <w:rPr>
              <w:lang w:val="pt-PT"/>
            </w:rPr>
            <w:delText xml:space="preserve">NOK </w:delText>
          </w:r>
        </w:del>
        <w:r w:rsidRPr="3CE95451" w:rsidR="00635C91">
          <w:rPr>
            <w:lang w:val="pt-PT"/>
          </w:rPr>
          <w:t>is reached fur</w:t>
        </w:r>
      </w:ins>
      <w:ins w:author="Wouter Deroey" w:date="2025-09-22T15:57:00Z" w:id="409">
        <w:r w:rsidRPr="3CE95451" w:rsidR="00635C91">
          <w:rPr>
            <w:lang w:val="pt-PT"/>
          </w:rPr>
          <w:t>ther steps are not verified, nor mentioned in the export.</w:t>
        </w:r>
      </w:ins>
    </w:p>
    <w:p w:rsidRPr="00A7389E" w:rsidR="00A7389E" w:rsidP="00A7389E" w:rsidRDefault="00A7389E" w14:paraId="53839372" w14:textId="3565AC46">
      <w:pPr>
        <w:pStyle w:val="ListParagraph"/>
        <w:numPr>
          <w:ilvl w:val="2"/>
          <w:numId w:val="19"/>
        </w:numPr>
        <w:rPr>
          <w:ins w:author="Wouter Deroey" w:date="2025-09-22T15:20:00Z" w:id="410"/>
          <w:lang w:val="en-BE"/>
        </w:rPr>
      </w:pPr>
      <w:ins w:author="Wouter Deroey" w:date="2025-09-22T15:19:00Z" w:id="411">
        <w:r>
          <w:rPr>
            <w:lang w:val="en-BE"/>
          </w:rPr>
          <w:t>Technical</w:t>
        </w:r>
      </w:ins>
    </w:p>
    <w:p w:rsidR="001B6293" w:rsidRDefault="002A3E36" w14:paraId="7EAC6902" w14:textId="77777777">
      <w:pPr>
        <w:pStyle w:val="ListParagraph"/>
        <w:numPr>
          <w:ilvl w:val="3"/>
          <w:numId w:val="19"/>
        </w:numPr>
        <w:rPr>
          <w:ins w:author="Wouter" w:date="2025-09-24T12:56:00Z" w:id="412"/>
          <w:lang w:val="en-BE"/>
        </w:rPr>
      </w:pPr>
      <w:ins w:author="Wouter Deroey" w:date="2025-09-22T15:44:00Z" w:id="413">
        <w:r>
          <w:rPr>
            <w:lang w:val="en-BE"/>
          </w:rPr>
          <w:t>[</w:t>
        </w:r>
      </w:ins>
      <w:ins w:author="Wouter" w:date="2025-09-24T12:51:00Z" w:id="414">
        <w:r w:rsidR="00142485">
          <w:rPr>
            <w:lang w:val="en-BE"/>
          </w:rPr>
          <w:t>PASSED</w:t>
        </w:r>
      </w:ins>
      <w:ins w:author="Wouter Deroey" w:date="2025-09-22T15:44:00Z" w:id="415">
        <w:del w:author="Wouter" w:date="2025-09-24T12:51:00Z" w:id="416">
          <w:r w:rsidDel="00142485">
            <w:rPr>
              <w:lang w:val="en-BE"/>
            </w:rPr>
            <w:delText xml:space="preserve">OK </w:delText>
          </w:r>
        </w:del>
        <w:r>
          <w:rPr>
            <w:lang w:val="en-BE"/>
          </w:rPr>
          <w:t xml:space="preserve">/ </w:t>
        </w:r>
      </w:ins>
      <w:ins w:author="Wouter" w:date="2025-09-24T12:53:00Z" w:id="417">
        <w:r w:rsidR="00BA0DB0">
          <w:rPr>
            <w:lang w:val="en-BE"/>
          </w:rPr>
          <w:t>NOT PASSED</w:t>
        </w:r>
      </w:ins>
      <w:ins w:author="Wouter Deroey" w:date="2025-09-22T15:44:00Z" w:id="418">
        <w:del w:author="Wouter" w:date="2025-09-24T12:53:00Z" w:id="419">
          <w:r w:rsidDel="00BA0DB0">
            <w:rPr>
              <w:lang w:val="en-BE"/>
            </w:rPr>
            <w:delText>NOK</w:delText>
          </w:r>
        </w:del>
        <w:r>
          <w:rPr>
            <w:lang w:val="en-BE"/>
          </w:rPr>
          <w:t xml:space="preserve">] </w:t>
        </w:r>
      </w:ins>
    </w:p>
    <w:p w:rsidRPr="009C6698" w:rsidR="003B68D1" w:rsidRDefault="000616B0" w14:paraId="004DF482" w14:textId="4C73A0D4">
      <w:pPr>
        <w:pStyle w:val="ListParagraph"/>
        <w:numPr>
          <w:ilvl w:val="4"/>
          <w:numId w:val="19"/>
        </w:numPr>
        <w:rPr>
          <w:ins w:author="Wouter Deroey" w:date="2025-09-22T15:27:00Z" w:id="420"/>
          <w:lang w:val="en-BE"/>
        </w:rPr>
        <w:pPrChange w:author="Wouter" w:date="2025-09-24T12:56:00Z" w:id="421">
          <w:pPr>
            <w:pStyle w:val="ListParagraph"/>
            <w:numPr>
              <w:ilvl w:val="3"/>
              <w:numId w:val="19"/>
            </w:numPr>
            <w:ind w:left="2880" w:hanging="360"/>
          </w:pPr>
        </w:pPrChange>
      </w:pPr>
      <w:ins w:author="Wouter Deroey" w:date="2025-09-22T15:33:00Z" w:id="422">
        <w:r>
          <w:rPr>
            <w:lang w:val="en-BE"/>
          </w:rPr>
          <w:t>D</w:t>
        </w:r>
      </w:ins>
      <w:ins w:author="Wouter Deroey" w:date="2025-09-22T15:27:00Z" w:id="423">
        <w:r w:rsidRPr="021190F1" w:rsidR="009C6698">
          <w:rPr>
            <w:lang w:val="en-US"/>
          </w:rPr>
          <w:t>ecod</w:t>
        </w:r>
      </w:ins>
      <w:ins w:author="Wouter Deroey" w:date="2025-09-22T15:41:00Z" w:id="424">
        <w:r w:rsidR="00B61FA0">
          <w:rPr>
            <w:lang w:val="en-BE"/>
          </w:rPr>
          <w:t>able</w:t>
        </w:r>
      </w:ins>
      <w:ins w:author="Wouter Deroey" w:date="2025-09-22T15:27:00Z" w:id="425">
        <w:r w:rsidRPr="021190F1" w:rsidR="009C6698">
          <w:rPr>
            <w:lang w:val="en-US"/>
          </w:rPr>
          <w:t xml:space="preserve"> QR </w:t>
        </w:r>
      </w:ins>
      <w:ins w:author="Wouter" w:date="2025-09-24T13:00:00Z" w:id="426">
        <w:r w:rsidR="00EC7C71">
          <w:rPr>
            <w:lang w:val="en-BE"/>
          </w:rPr>
          <w:t xml:space="preserve">/ base45 / zlib </w:t>
        </w:r>
      </w:ins>
      <w:ins w:author="Wouter Deroey" w:date="2025-09-22T15:27:00Z" w:id="427">
        <w:r w:rsidRPr="021190F1" w:rsidR="009C6698">
          <w:rPr>
            <w:lang w:val="en-US"/>
          </w:rPr>
          <w:t>/ JWT</w:t>
        </w:r>
      </w:ins>
      <w:ins w:author="Wouter Deroey" w:date="2025-09-22T15:34:00Z" w:id="428">
        <w:r>
          <w:rPr>
            <w:lang w:val="en-BE"/>
          </w:rPr>
          <w:t>.</w:t>
        </w:r>
      </w:ins>
    </w:p>
    <w:p w:rsidRPr="005868E0" w:rsidR="007E5D7F" w:rsidRDefault="002951F1" w14:paraId="35BC00C5" w14:textId="0BC02759">
      <w:pPr>
        <w:pStyle w:val="ListParagraph"/>
        <w:numPr>
          <w:ilvl w:val="4"/>
          <w:numId w:val="19"/>
        </w:numPr>
        <w:rPr>
          <w:ins w:author="Wouter Deroey" w:date="2025-09-22T15:29:00Z" w:id="429"/>
          <w:lang w:val="en-US"/>
        </w:rPr>
        <w:pPrChange w:author="Wouter" w:date="2025-09-24T12:57:00Z" w:id="430">
          <w:pPr>
            <w:pStyle w:val="ListParagraph"/>
            <w:numPr>
              <w:ilvl w:val="3"/>
              <w:numId w:val="19"/>
            </w:numPr>
            <w:ind w:left="2880" w:hanging="360"/>
          </w:pPr>
        </w:pPrChange>
      </w:pPr>
      <w:ins w:author="Wouter" w:date="2025-09-24T13:00:00Z" w:id="431">
        <w:r>
          <w:rPr>
            <w:lang w:val="en-BE"/>
          </w:rPr>
          <w:t xml:space="preserve">Recognized schema and </w:t>
        </w:r>
      </w:ins>
      <w:ins w:author="Wouter Deroey" w:date="2025-09-22T15:45:00Z" w:id="432">
        <w:del w:author="Wouter" w:date="2025-09-24T12:56:00Z" w:id="433">
          <w:r w:rsidDel="001B6293" w:rsidR="00551C79">
            <w:rPr>
              <w:lang w:val="en-BE"/>
            </w:rPr>
            <w:delText>[</w:delText>
          </w:r>
        </w:del>
        <w:del w:author="Wouter" w:date="2025-09-24T12:51:00Z" w:id="434">
          <w:r w:rsidDel="00142485" w:rsidR="00551C79">
            <w:rPr>
              <w:lang w:val="en-BE"/>
            </w:rPr>
            <w:delText xml:space="preserve">OK </w:delText>
          </w:r>
        </w:del>
        <w:del w:author="Wouter" w:date="2025-09-24T12:56:00Z" w:id="435">
          <w:r w:rsidDel="001B6293" w:rsidR="00551C79">
            <w:rPr>
              <w:lang w:val="en-BE"/>
            </w:rPr>
            <w:delText xml:space="preserve">/ </w:delText>
          </w:r>
        </w:del>
        <w:del w:author="Wouter" w:date="2025-09-24T12:53:00Z" w:id="436">
          <w:r w:rsidDel="00BA0DB0" w:rsidR="00551C79">
            <w:rPr>
              <w:lang w:val="en-BE"/>
            </w:rPr>
            <w:delText>NOK</w:delText>
          </w:r>
        </w:del>
        <w:del w:author="Wouter" w:date="2025-09-24T12:56:00Z" w:id="437">
          <w:r w:rsidDel="001B6293" w:rsidR="00551C79">
            <w:rPr>
              <w:lang w:val="en-BE"/>
            </w:rPr>
            <w:delText xml:space="preserve">] </w:delText>
          </w:r>
        </w:del>
      </w:ins>
      <w:ins w:author="Wouter Deroey" w:date="2025-09-22T15:33:00Z" w:id="438">
        <w:del w:author="Wouter" w:date="2025-09-24T13:00:00Z" w:id="439">
          <w:r w:rsidDel="002951F1" w:rsidR="000616B0">
            <w:rPr>
              <w:lang w:val="en-BE"/>
            </w:rPr>
            <w:delText>V</w:delText>
          </w:r>
        </w:del>
      </w:ins>
      <w:ins w:author="Wouter" w:date="2025-09-24T13:00:00Z" w:id="440">
        <w:r>
          <w:rPr>
            <w:lang w:val="en-BE"/>
          </w:rPr>
          <w:t>v</w:t>
        </w:r>
      </w:ins>
      <w:ins w:author="Wouter Deroey" w:date="2025-09-22T15:28:00Z" w:id="441">
        <w:r w:rsidR="009C6698">
          <w:rPr>
            <w:lang w:val="en-BE"/>
          </w:rPr>
          <w:t>alid JWT header/payload</w:t>
        </w:r>
      </w:ins>
      <w:ins w:author="Wouter Deroey" w:date="2025-09-22T15:33:00Z" w:id="442">
        <w:r w:rsidR="000616B0">
          <w:rPr>
            <w:lang w:val="en-BE"/>
          </w:rPr>
          <w:t>.</w:t>
        </w:r>
      </w:ins>
    </w:p>
    <w:p w:rsidRPr="005868E0" w:rsidR="000616B0" w:rsidRDefault="00551C79" w14:paraId="317351C6" w14:textId="6E8E8A9A">
      <w:pPr>
        <w:pStyle w:val="ListParagraph"/>
        <w:numPr>
          <w:ilvl w:val="4"/>
          <w:numId w:val="19"/>
        </w:numPr>
        <w:rPr>
          <w:ins w:author="Wouter Deroey" w:date="2025-09-22T15:32:00Z" w:id="443"/>
          <w:lang w:val="en-US"/>
        </w:rPr>
        <w:pPrChange w:author="Wouter" w:date="2025-09-24T12:57:00Z" w:id="444">
          <w:pPr>
            <w:pStyle w:val="ListParagraph"/>
            <w:numPr>
              <w:ilvl w:val="3"/>
              <w:numId w:val="19"/>
            </w:numPr>
            <w:ind w:left="2880" w:hanging="360"/>
          </w:pPr>
        </w:pPrChange>
      </w:pPr>
      <w:ins w:author="Wouter Deroey" w:date="2025-09-22T15:45:00Z" w:id="445">
        <w:del w:author="Wouter" w:date="2025-09-24T12:57:00Z" w:id="446">
          <w:r w:rsidDel="001B6293">
            <w:rPr>
              <w:lang w:val="en-BE"/>
            </w:rPr>
            <w:delText>[</w:delText>
          </w:r>
        </w:del>
        <w:del w:author="Wouter" w:date="2025-09-24T12:51:00Z" w:id="447">
          <w:r w:rsidDel="00142485">
            <w:rPr>
              <w:lang w:val="en-BE"/>
            </w:rPr>
            <w:delText xml:space="preserve">OK </w:delText>
          </w:r>
        </w:del>
        <w:del w:author="Wouter" w:date="2025-09-24T12:56:00Z" w:id="448">
          <w:r w:rsidDel="001B6293">
            <w:rPr>
              <w:lang w:val="en-BE"/>
            </w:rPr>
            <w:delText xml:space="preserve">/ </w:delText>
          </w:r>
        </w:del>
        <w:del w:author="Wouter" w:date="2025-09-24T12:53:00Z" w:id="449">
          <w:r w:rsidDel="00BA0DB0">
            <w:rPr>
              <w:lang w:val="en-BE"/>
            </w:rPr>
            <w:delText>NOK</w:delText>
          </w:r>
        </w:del>
        <w:del w:author="Wouter" w:date="2025-09-24T12:56:00Z" w:id="450">
          <w:r w:rsidDel="001B6293">
            <w:rPr>
              <w:lang w:val="en-BE"/>
            </w:rPr>
            <w:delText xml:space="preserve">] </w:delText>
          </w:r>
        </w:del>
      </w:ins>
      <w:ins w:author="Wouter Deroey" w:date="2025-09-22T15:29:00Z" w:id="451">
        <w:r w:rsidR="00BF7D61">
          <w:rPr>
            <w:lang w:val="en-BE"/>
          </w:rPr>
          <w:t>Resolve</w:t>
        </w:r>
      </w:ins>
      <w:ins w:author="Wouter Deroey" w:date="2025-09-22T15:33:00Z" w:id="452">
        <w:r w:rsidR="000616B0">
          <w:rPr>
            <w:lang w:val="en-BE"/>
          </w:rPr>
          <w:t>d</w:t>
        </w:r>
      </w:ins>
      <w:ins w:author="Wouter Deroey" w:date="2025-09-22T15:29:00Z" w:id="453">
        <w:r w:rsidR="00BF7D61">
          <w:rPr>
            <w:lang w:val="en-BE"/>
          </w:rPr>
          <w:t xml:space="preserve"> public key</w:t>
        </w:r>
      </w:ins>
      <w:ins w:author="Wouter Deroey" w:date="2025-09-22T15:33:00Z" w:id="454">
        <w:r w:rsidR="000616B0">
          <w:rPr>
            <w:lang w:val="en-BE"/>
          </w:rPr>
          <w:t>.</w:t>
        </w:r>
      </w:ins>
    </w:p>
    <w:p w:rsidRPr="00D406A0" w:rsidR="004F519D" w:rsidRDefault="00551C79" w14:paraId="6C280327" w14:textId="3D4BA750">
      <w:pPr>
        <w:pStyle w:val="ListParagraph"/>
        <w:numPr>
          <w:ilvl w:val="4"/>
          <w:numId w:val="19"/>
        </w:numPr>
        <w:rPr>
          <w:ins w:author="Wouter Deroey" w:date="2025-09-22T15:45:00Z" w:id="455"/>
          <w:lang w:val="pt-PT"/>
        </w:rPr>
        <w:pPrChange w:author="Wouter" w:date="2025-09-24T12:57:00Z" w:id="456">
          <w:pPr>
            <w:pStyle w:val="ListParagraph"/>
            <w:numPr>
              <w:ilvl w:val="3"/>
              <w:numId w:val="19"/>
            </w:numPr>
            <w:ind w:left="2880" w:hanging="360"/>
          </w:pPr>
        </w:pPrChange>
      </w:pPr>
      <w:ins w:author="Wouter Deroey" w:date="2025-09-22T15:45:00Z" w:id="457">
        <w:del w:author="Wouter" w:date="2025-09-24T12:57:00Z" w:id="458">
          <w:r w:rsidRPr="3CE95451" w:rsidDel="001B6293">
            <w:rPr>
              <w:lang w:val="pt-PT"/>
            </w:rPr>
            <w:delText>[</w:delText>
          </w:r>
        </w:del>
        <w:del w:author="Wouter" w:date="2025-09-24T12:52:00Z" w:id="459">
          <w:r w:rsidRPr="3CE95451" w:rsidDel="00142485">
            <w:rPr>
              <w:lang w:val="pt-PT"/>
            </w:rPr>
            <w:delText xml:space="preserve">OK </w:delText>
          </w:r>
        </w:del>
        <w:del w:author="Wouter" w:date="2025-09-24T12:57:00Z" w:id="460">
          <w:r w:rsidRPr="3CE95451" w:rsidDel="001B6293">
            <w:rPr>
              <w:lang w:val="pt-PT"/>
            </w:rPr>
            <w:delText xml:space="preserve">/ </w:delText>
          </w:r>
        </w:del>
        <w:del w:author="Wouter" w:date="2025-09-24T12:53:00Z" w:id="461">
          <w:r w:rsidRPr="3CE95451" w:rsidDel="00BA0DB0">
            <w:rPr>
              <w:lang w:val="pt-PT"/>
            </w:rPr>
            <w:delText>NOK</w:delText>
          </w:r>
        </w:del>
        <w:del w:author="Wouter" w:date="2025-09-24T12:57:00Z" w:id="462">
          <w:r w:rsidRPr="3CE95451" w:rsidDel="001B6293">
            <w:rPr>
              <w:lang w:val="pt-PT"/>
            </w:rPr>
            <w:delText xml:space="preserve">] </w:delText>
          </w:r>
        </w:del>
      </w:ins>
      <w:ins w:author="Wouter Deroey" w:date="2025-09-22T15:34:00Z" w:id="463">
        <w:r w:rsidRPr="3CE95451" w:rsidR="000616B0">
          <w:rPr>
            <w:lang w:val="pt-PT"/>
          </w:rPr>
          <w:t>Valid JWT</w:t>
        </w:r>
      </w:ins>
    </w:p>
    <w:p w:rsidR="001B6293" w:rsidP="006317CF" w:rsidRDefault="00EF6719" w14:paraId="7407378A" w14:textId="77777777">
      <w:pPr>
        <w:pStyle w:val="ListParagraph"/>
        <w:numPr>
          <w:ilvl w:val="3"/>
          <w:numId w:val="19"/>
        </w:numPr>
        <w:rPr>
          <w:ins w:author="Wouter" w:date="2025-09-24T12:58:00Z" w:id="464"/>
          <w:lang w:val="en-US"/>
        </w:rPr>
      </w:pPr>
      <w:ins w:author="Wouter Deroey" w:date="2025-09-22T15:49:00Z" w:id="465">
        <w:r w:rsidRPr="30DBAB7A">
          <w:rPr>
            <w:lang w:val="en-US"/>
          </w:rPr>
          <w:t>[</w:t>
        </w:r>
      </w:ins>
      <w:ins w:author="Wouter" w:date="2025-09-24T12:52:00Z" w:id="466">
        <w:r w:rsidR="00142485">
          <w:rPr>
            <w:lang w:val="en-BE"/>
          </w:rPr>
          <w:t xml:space="preserve">PASSED </w:t>
        </w:r>
      </w:ins>
      <w:ins w:author="Wouter Deroey" w:date="2025-09-22T15:49:00Z" w:id="467">
        <w:del w:author="Wouter" w:date="2025-09-24T12:52:00Z" w:id="468">
          <w:r w:rsidRPr="30DBAB7A" w:rsidDel="00142485">
            <w:rPr>
              <w:lang w:val="en-US"/>
            </w:rPr>
            <w:delText xml:space="preserve">OK </w:delText>
          </w:r>
        </w:del>
        <w:r w:rsidRPr="30DBAB7A">
          <w:rPr>
            <w:lang w:val="en-US"/>
          </w:rPr>
          <w:t>/ WARNING</w:t>
        </w:r>
        <w:del w:author="Wouter" w:date="2025-09-24T12:54:00Z" w:id="469">
          <w:r w:rsidRPr="30DBAB7A" w:rsidDel="000173E4">
            <w:rPr>
              <w:lang w:val="en-US"/>
            </w:rPr>
            <w:delText xml:space="preserve"> </w:delText>
          </w:r>
        </w:del>
        <w:r w:rsidRPr="30DBAB7A">
          <w:rPr>
            <w:lang w:val="en-US"/>
          </w:rPr>
          <w:t>]</w:t>
        </w:r>
      </w:ins>
    </w:p>
    <w:p w:rsidRPr="002061FD" w:rsidR="002061FD" w:rsidRDefault="00EF6719" w14:paraId="35C21A49" w14:textId="3CD28A0F">
      <w:pPr>
        <w:pStyle w:val="ListParagraph"/>
        <w:numPr>
          <w:ilvl w:val="4"/>
          <w:numId w:val="19"/>
        </w:numPr>
        <w:rPr>
          <w:ins w:author="Wouter Deroey" w:date="2025-09-22T15:54:00Z" w:id="470"/>
          <w:lang w:val="en-US"/>
        </w:rPr>
        <w:pPrChange w:author="Wouter" w:date="2025-09-24T12:58:00Z" w:id="471">
          <w:pPr>
            <w:pStyle w:val="ListParagraph"/>
            <w:numPr>
              <w:ilvl w:val="3"/>
              <w:numId w:val="19"/>
            </w:numPr>
            <w:ind w:left="2880" w:hanging="360"/>
          </w:pPr>
        </w:pPrChange>
      </w:pPr>
      <w:ins w:author="Wouter Deroey" w:date="2025-09-22T15:49:00Z" w:id="472">
        <w:r w:rsidRPr="30DBAB7A">
          <w:rPr>
            <w:lang w:val="en-US"/>
          </w:rPr>
          <w:t xml:space="preserve"> Presence</w:t>
        </w:r>
      </w:ins>
      <w:ins w:author="Wouter Deroey" w:date="2025-09-22T15:46:00Z" w:id="473">
        <w:r w:rsidRPr="30DBAB7A" w:rsidR="00352AC3">
          <w:rPr>
            <w:lang w:val="en-US"/>
          </w:rPr>
          <w:t xml:space="preserve"> of Revocation </w:t>
        </w:r>
      </w:ins>
      <w:ins w:author="Wouter Deroey" w:date="2025-09-22T15:49:00Z" w:id="474">
        <w:r w:rsidRPr="30DBAB7A">
          <w:rPr>
            <w:lang w:val="en-US"/>
          </w:rPr>
          <w:t xml:space="preserve">URL and JTI </w:t>
        </w:r>
      </w:ins>
      <w:ins w:author="Wouter Deroey" w:date="2025-09-22T15:46:00Z" w:id="475">
        <w:r w:rsidRPr="30DBAB7A" w:rsidR="00352AC3">
          <w:rPr>
            <w:lang w:val="en-US"/>
          </w:rPr>
          <w:t>in the JWT</w:t>
        </w:r>
      </w:ins>
      <w:ins w:author="Wouter Deroey" w:date="2025-09-22T15:51:00Z" w:id="476">
        <w:r w:rsidRPr="30DBAB7A" w:rsidR="005C4196">
          <w:rPr>
            <w:lang w:val="en-US"/>
          </w:rPr>
          <w:t xml:space="preserve">. </w:t>
        </w:r>
      </w:ins>
    </w:p>
    <w:p w:rsidR="006317CF" w:rsidP="2DF135FF" w:rsidRDefault="006317CF" w14:paraId="4BBFF6A9" w14:textId="7F8E3D24">
      <w:pPr>
        <w:pStyle w:val="ListParagraph"/>
        <w:numPr>
          <w:ilvl w:val="5"/>
          <w:numId w:val="19"/>
        </w:numPr>
        <w:rPr>
          <w:ins w:author="Wouter Deroey" w:date="2025-09-23T12:32:00Z" w:id="610708348"/>
          <w:lang w:val="pt-PT"/>
        </w:rPr>
        <w:pPrChange w:author="Wouter" w:date="2025-09-24T12:58:00Z" w:id="478">
          <w:pPr>
            <w:pStyle w:val="ListParagraph"/>
            <w:numPr>
              <w:ilvl w:val="4"/>
              <w:numId w:val="19"/>
            </w:numPr>
            <w:ind w:left="3600" w:hanging="360"/>
          </w:pPr>
        </w:pPrChange>
      </w:pPr>
      <w:ins w:author="Wouter Deroey" w:date="2025-09-23T12:32:00Z" w:id="1421537885">
        <w:r w:rsidRPr="2DF135FF" w:rsidR="006317CF">
          <w:rPr>
            <w:lang w:val="pt-PT"/>
          </w:rPr>
          <w:t>‘</w:t>
        </w:r>
      </w:ins>
      <w:ins w:author="Wouter" w:date="2025-09-24T12:52:00Z" w:id="1082692656">
        <w:r w:rsidRPr="2DF135FF" w:rsidR="00142485">
          <w:rPr>
            <w:lang w:val="pt-PT"/>
          </w:rPr>
          <w:t>PASSED</w:t>
        </w:r>
      </w:ins>
      <w:ins w:author="Wouter Deroey" w:date="2025-09-23T12:32:00Z" w:id="697638711">
        <w:del w:author="Wouter" w:date="2025-09-24T12:52:00Z" w:id="2101652228">
          <w:r w:rsidRPr="2DF135FF" w:rsidDel="006317CF">
            <w:rPr>
              <w:lang w:val="pt-PT"/>
            </w:rPr>
            <w:delText>OK</w:delText>
          </w:r>
        </w:del>
        <w:r w:rsidRPr="2DF135FF" w:rsidR="006317CF">
          <w:rPr>
            <w:lang w:val="pt-PT"/>
          </w:rPr>
          <w:t xml:space="preserve">’ </w:t>
        </w:r>
        <w:r w:rsidRPr="2DF135FF" w:rsidR="006317CF">
          <w:rPr>
            <w:lang w:val="pt-PT"/>
          </w:rPr>
          <w:t>means</w:t>
        </w:r>
        <w:r w:rsidRPr="2DF135FF" w:rsidR="006317CF">
          <w:rPr>
            <w:lang w:val="pt-PT"/>
          </w:rPr>
          <w:t xml:space="preserve"> </w:t>
        </w:r>
        <w:r w:rsidRPr="2DF135FF" w:rsidR="006317CF">
          <w:rPr>
            <w:lang w:val="pt-PT"/>
          </w:rPr>
          <w:t>the</w:t>
        </w:r>
        <w:r w:rsidRPr="2DF135FF" w:rsidR="006317CF">
          <w:rPr>
            <w:lang w:val="pt-PT"/>
          </w:rPr>
          <w:t xml:space="preserve"> URL </w:t>
        </w:r>
        <w:r w:rsidRPr="2DF135FF" w:rsidR="006317CF">
          <w:rPr>
            <w:lang w:val="pt-PT"/>
          </w:rPr>
          <w:t>and</w:t>
        </w:r>
        <w:r w:rsidRPr="2DF135FF" w:rsidR="006317CF">
          <w:rPr>
            <w:lang w:val="pt-PT"/>
          </w:rPr>
          <w:t xml:space="preserve"> JTI are </w:t>
        </w:r>
        <w:r w:rsidRPr="2DF135FF" w:rsidR="006317CF">
          <w:rPr>
            <w:lang w:val="pt-PT"/>
          </w:rPr>
          <w:t>present</w:t>
        </w:r>
        <w:r w:rsidRPr="2DF135FF" w:rsidR="006317CF">
          <w:rPr>
            <w:lang w:val="pt-PT"/>
          </w:rPr>
          <w:t xml:space="preserve"> in </w:t>
        </w:r>
        <w:r w:rsidRPr="2DF135FF" w:rsidR="006317CF">
          <w:rPr>
            <w:lang w:val="pt-PT"/>
          </w:rPr>
          <w:t>the</w:t>
        </w:r>
        <w:r w:rsidRPr="2DF135FF" w:rsidR="006317CF">
          <w:rPr>
            <w:lang w:val="pt-PT"/>
          </w:rPr>
          <w:t xml:space="preserve"> JWT</w:t>
        </w:r>
      </w:ins>
      <w:ins w:author="Wouter Deroey" w:date="2025-09-23T12:34:00Z" w:id="2029774923">
        <w:r w:rsidRPr="2DF135FF" w:rsidR="006317CF">
          <w:rPr>
            <w:lang w:val="pt-PT"/>
          </w:rPr>
          <w:t>.</w:t>
        </w:r>
      </w:ins>
    </w:p>
    <w:p w:rsidRPr="002061FD" w:rsidR="002061FD" w:rsidRDefault="000846B1" w14:paraId="117B2264" w14:textId="275264C6">
      <w:pPr>
        <w:pStyle w:val="ListParagraph"/>
        <w:numPr>
          <w:ilvl w:val="5"/>
          <w:numId w:val="19"/>
        </w:numPr>
        <w:rPr>
          <w:ins w:author="Wouter Deroey" w:date="2025-09-22T15:55:00Z" w:id="484"/>
          <w:lang w:val="en-BE"/>
        </w:rPr>
        <w:pPrChange w:author="Wouter" w:date="2025-09-24T12:58:00Z" w:id="485">
          <w:pPr>
            <w:pStyle w:val="ListParagraph"/>
            <w:numPr>
              <w:ilvl w:val="4"/>
              <w:numId w:val="19"/>
            </w:numPr>
            <w:ind w:left="3600" w:hanging="360"/>
          </w:pPr>
        </w:pPrChange>
      </w:pPr>
      <w:ins w:author="Wouter Deroey" w:date="2025-09-22T15:51:00Z" w:id="486">
        <w:r>
          <w:rPr>
            <w:lang w:val="en-BE"/>
          </w:rPr>
          <w:t xml:space="preserve">‘WARNING’ means the </w:t>
        </w:r>
      </w:ins>
      <w:ins w:author="Wouter Deroey" w:date="2025-09-22T15:52:00Z" w:id="487">
        <w:r>
          <w:rPr>
            <w:lang w:val="en-BE"/>
          </w:rPr>
          <w:t xml:space="preserve">URL and JTI </w:t>
        </w:r>
      </w:ins>
      <w:ins w:author="Wouter Deroey" w:date="2025-09-23T12:32:00Z" w:id="488">
        <w:r w:rsidR="006317CF">
          <w:rPr>
            <w:lang w:val="en-BE"/>
          </w:rPr>
          <w:t>are</w:t>
        </w:r>
      </w:ins>
      <w:ins w:author="Wouter Deroey" w:date="2025-09-22T15:52:00Z" w:id="489">
        <w:r>
          <w:rPr>
            <w:lang w:val="en-BE"/>
          </w:rPr>
          <w:t xml:space="preserve"> not present in the JWT. </w:t>
        </w:r>
      </w:ins>
    </w:p>
    <w:p w:rsidRPr="001B6293" w:rsidR="001B6293" w:rsidP="006317CF" w:rsidRDefault="005217B7" w14:paraId="6ABD0D71" w14:textId="77777777">
      <w:pPr>
        <w:pStyle w:val="ListParagraph"/>
        <w:numPr>
          <w:ilvl w:val="3"/>
          <w:numId w:val="19"/>
        </w:numPr>
        <w:rPr>
          <w:ins w:author="Wouter" w:date="2025-09-24T12:58:00Z" w:id="490"/>
          <w:lang w:val="en-US"/>
          <w:rPrChange w:author="Wouter" w:date="2025-09-24T12:58:00Z" w:id="491">
            <w:rPr>
              <w:ins w:author="Wouter" w:date="2025-09-24T12:58:00Z" w:id="492"/>
              <w:lang w:val="en-BE"/>
            </w:rPr>
          </w:rPrChange>
        </w:rPr>
      </w:pPr>
      <w:ins w:author="Wouter Deroey" w:date="2025-09-22T15:48:00Z" w:id="493">
        <w:r>
          <w:rPr>
            <w:lang w:val="en-BE"/>
          </w:rPr>
          <w:t>[</w:t>
        </w:r>
      </w:ins>
      <w:ins w:author="Wouter" w:date="2025-09-24T12:52:00Z" w:id="494">
        <w:r w:rsidR="00142485">
          <w:rPr>
            <w:lang w:val="en-BE"/>
          </w:rPr>
          <w:t>PASSED</w:t>
        </w:r>
      </w:ins>
      <w:ins w:author="Wouter Deroey" w:date="2025-09-22T15:48:00Z" w:id="495">
        <w:del w:author="Wouter" w:date="2025-09-24T12:52:00Z" w:id="496">
          <w:r w:rsidDel="00142485">
            <w:rPr>
              <w:lang w:val="en-BE"/>
            </w:rPr>
            <w:delText xml:space="preserve">OK </w:delText>
          </w:r>
        </w:del>
        <w:r>
          <w:rPr>
            <w:lang w:val="en-BE"/>
          </w:rPr>
          <w:t xml:space="preserve">/ </w:t>
        </w:r>
      </w:ins>
      <w:ins w:author="Wouter" w:date="2025-09-24T12:53:00Z" w:id="497">
        <w:r w:rsidR="00BA0DB0">
          <w:rPr>
            <w:lang w:val="en-BE"/>
          </w:rPr>
          <w:t xml:space="preserve">NOT PASSED </w:t>
        </w:r>
      </w:ins>
      <w:ins w:author="Wouter Deroey" w:date="2025-09-22T15:48:00Z" w:id="498">
        <w:del w:author="Wouter" w:date="2025-09-24T12:53:00Z" w:id="499">
          <w:r w:rsidDel="00BA0DB0">
            <w:rPr>
              <w:lang w:val="en-BE"/>
            </w:rPr>
            <w:delText xml:space="preserve">NOK </w:delText>
          </w:r>
        </w:del>
        <w:r>
          <w:rPr>
            <w:lang w:val="en-BE"/>
          </w:rPr>
          <w:t>/ N</w:t>
        </w:r>
      </w:ins>
      <w:ins w:author="Wouter" w:date="2025-09-24T12:54:00Z" w:id="500">
        <w:r w:rsidR="004366D2">
          <w:rPr>
            <w:lang w:val="en-BE"/>
          </w:rPr>
          <w:t>/</w:t>
        </w:r>
      </w:ins>
      <w:ins w:author="Wouter Deroey" w:date="2025-09-22T15:48:00Z" w:id="501">
        <w:r>
          <w:rPr>
            <w:lang w:val="en-BE"/>
          </w:rPr>
          <w:t xml:space="preserve">A] </w:t>
        </w:r>
      </w:ins>
    </w:p>
    <w:p w:rsidRPr="00D406A0" w:rsidR="002061FD" w:rsidRDefault="00352AC3" w14:paraId="0E66A7BF" w14:textId="53EA9E05">
      <w:pPr>
        <w:pStyle w:val="ListParagraph"/>
        <w:numPr>
          <w:ilvl w:val="4"/>
          <w:numId w:val="19"/>
        </w:numPr>
        <w:rPr>
          <w:ins w:author="Wouter Deroey" w:date="2025-09-22T15:55:00Z" w:id="502"/>
          <w:lang w:val="en-US"/>
        </w:rPr>
        <w:pPrChange w:author="Wouter" w:date="2025-09-24T12:58:00Z" w:id="503">
          <w:pPr>
            <w:pStyle w:val="ListParagraph"/>
            <w:numPr>
              <w:ilvl w:val="3"/>
              <w:numId w:val="19"/>
            </w:numPr>
            <w:ind w:left="2880" w:hanging="360"/>
          </w:pPr>
        </w:pPrChange>
      </w:pPr>
      <w:ins w:author="Wouter Deroey" w:date="2025-09-22T15:47:00Z" w:id="504">
        <w:r>
          <w:rPr>
            <w:lang w:val="en-BE"/>
          </w:rPr>
          <w:t xml:space="preserve">Verification </w:t>
        </w:r>
        <w:r w:rsidR="00DB5267">
          <w:rPr>
            <w:lang w:val="en-BE"/>
          </w:rPr>
          <w:t xml:space="preserve">result </w:t>
        </w:r>
        <w:r>
          <w:rPr>
            <w:lang w:val="en-BE"/>
          </w:rPr>
          <w:t xml:space="preserve">of </w:t>
        </w:r>
      </w:ins>
      <w:ins w:author="Wouter Deroey" w:date="2025-09-22T15:49:00Z" w:id="505">
        <w:r w:rsidR="00613426">
          <w:rPr>
            <w:lang w:val="en-BE"/>
          </w:rPr>
          <w:t xml:space="preserve">the </w:t>
        </w:r>
      </w:ins>
      <w:ins w:author="Wouter Deroey" w:date="2025-09-22T15:50:00Z" w:id="506">
        <w:r w:rsidR="00613426">
          <w:rPr>
            <w:lang w:val="en-BE"/>
          </w:rPr>
          <w:t xml:space="preserve">Revocation URL and JTI present </w:t>
        </w:r>
      </w:ins>
      <w:ins w:author="Wouter Deroey" w:date="2025-09-22T15:47:00Z" w:id="507">
        <w:r>
          <w:rPr>
            <w:lang w:val="en-BE"/>
          </w:rPr>
          <w:t>in the JWT</w:t>
        </w:r>
      </w:ins>
      <w:ins w:author="Wouter Deroey" w:date="2025-09-22T15:51:00Z" w:id="508">
        <w:r w:rsidR="005C4196">
          <w:rPr>
            <w:lang w:val="en-BE"/>
          </w:rPr>
          <w:t xml:space="preserve">. </w:t>
        </w:r>
      </w:ins>
    </w:p>
    <w:p w:rsidRPr="006317CF" w:rsidR="006317CF" w:rsidRDefault="006317CF" w14:paraId="2C93E43E" w14:textId="51D494A6">
      <w:pPr>
        <w:pStyle w:val="ListParagraph"/>
        <w:numPr>
          <w:ilvl w:val="5"/>
          <w:numId w:val="19"/>
        </w:numPr>
        <w:rPr>
          <w:ins w:author="Wouter Deroey" w:date="2025-09-23T12:34:00Z" w:id="509"/>
          <w:lang w:val="en-US"/>
        </w:rPr>
        <w:pPrChange w:author="Wouter" w:date="2025-09-24T12:58:00Z" w:id="510">
          <w:pPr>
            <w:pStyle w:val="ListParagraph"/>
            <w:numPr>
              <w:ilvl w:val="4"/>
              <w:numId w:val="19"/>
            </w:numPr>
            <w:ind w:left="3600" w:hanging="360"/>
          </w:pPr>
        </w:pPrChange>
      </w:pPr>
      <w:ins w:author="Wouter Deroey" w:date="2025-09-23T12:34:00Z" w:id="511">
        <w:r>
          <w:rPr>
            <w:lang w:val="en-BE"/>
          </w:rPr>
          <w:t>‘</w:t>
        </w:r>
      </w:ins>
      <w:ins w:author="Wouter" w:date="2025-09-24T12:52:00Z" w:id="512">
        <w:r w:rsidR="00142485">
          <w:rPr>
            <w:lang w:val="en-BE"/>
          </w:rPr>
          <w:t>PASSED</w:t>
        </w:r>
      </w:ins>
      <w:ins w:author="Wouter Deroey" w:date="2025-09-23T12:34:00Z" w:id="513">
        <w:del w:author="Wouter" w:date="2025-09-24T12:52:00Z" w:id="514">
          <w:r w:rsidDel="00142485">
            <w:rPr>
              <w:lang w:val="en-BE"/>
            </w:rPr>
            <w:delText>OK</w:delText>
          </w:r>
        </w:del>
        <w:r>
          <w:rPr>
            <w:lang w:val="en-BE"/>
          </w:rPr>
          <w:t>’ means the URL and JTI are present in the JWT and no revocation was found.</w:t>
        </w:r>
      </w:ins>
    </w:p>
    <w:p w:rsidRPr="00794C16" w:rsidR="006317CF" w:rsidRDefault="006317CF" w14:paraId="1523BEF5" w14:textId="2BE32052">
      <w:pPr>
        <w:pStyle w:val="ListParagraph"/>
        <w:numPr>
          <w:ilvl w:val="5"/>
          <w:numId w:val="19"/>
        </w:numPr>
        <w:rPr>
          <w:ins w:author="Wouter Deroey" w:date="2025-09-23T12:35:00Z" w:id="515"/>
          <w:lang w:val="en-US"/>
        </w:rPr>
        <w:pPrChange w:author="Wouter" w:date="2025-09-24T12:58:00Z" w:id="516">
          <w:pPr>
            <w:pStyle w:val="ListParagraph"/>
            <w:numPr>
              <w:ilvl w:val="4"/>
              <w:numId w:val="19"/>
            </w:numPr>
            <w:ind w:left="3600" w:hanging="360"/>
          </w:pPr>
        </w:pPrChange>
      </w:pPr>
      <w:ins w:author="Wouter Deroey" w:date="2025-09-23T12:35:00Z" w:id="517">
        <w:r>
          <w:rPr>
            <w:lang w:val="en-BE"/>
          </w:rPr>
          <w:t>‘</w:t>
        </w:r>
      </w:ins>
      <w:ins w:author="Wouter" w:date="2025-09-24T12:53:00Z" w:id="518">
        <w:r w:rsidR="00BA0DB0">
          <w:rPr>
            <w:lang w:val="en-BE"/>
          </w:rPr>
          <w:t>NOT PASSED</w:t>
        </w:r>
        <w:r w:rsidR="004366D2">
          <w:rPr>
            <w:lang w:val="en-BE"/>
          </w:rPr>
          <w:t xml:space="preserve">’ </w:t>
        </w:r>
      </w:ins>
      <w:ins w:author="Wouter Deroey" w:date="2025-09-23T12:35:00Z" w:id="519">
        <w:del w:author="Wouter" w:date="2025-09-24T12:53:00Z" w:id="520">
          <w:r w:rsidDel="00BA0DB0">
            <w:rPr>
              <w:lang w:val="en-BE"/>
            </w:rPr>
            <w:delText xml:space="preserve">NOK’ </w:delText>
          </w:r>
        </w:del>
        <w:r>
          <w:rPr>
            <w:lang w:val="en-BE"/>
          </w:rPr>
          <w:t>means the URL and JTI are present in the JWT and revocation was found.</w:t>
        </w:r>
      </w:ins>
    </w:p>
    <w:p w:rsidRPr="00D406A0" w:rsidR="005C4196" w:rsidRDefault="005C4196" w14:paraId="4285E275" w14:textId="5B5A5CE4">
      <w:pPr>
        <w:pStyle w:val="ListParagraph"/>
        <w:numPr>
          <w:ilvl w:val="5"/>
          <w:numId w:val="19"/>
        </w:numPr>
        <w:rPr>
          <w:ins w:author="Wouter Deroey" w:date="2025-09-22T15:34:00Z" w:id="521"/>
          <w:lang w:val="en-US"/>
        </w:rPr>
        <w:pPrChange w:author="Wouter" w:date="2025-09-24T12:58:00Z" w:id="522">
          <w:pPr>
            <w:pStyle w:val="ListParagraph"/>
            <w:numPr>
              <w:ilvl w:val="4"/>
              <w:numId w:val="19"/>
            </w:numPr>
            <w:ind w:left="3600" w:hanging="360"/>
          </w:pPr>
        </w:pPrChange>
      </w:pPr>
      <w:ins w:author="Wouter Deroey" w:date="2025-09-22T15:51:00Z" w:id="523">
        <w:r>
          <w:rPr>
            <w:lang w:val="en-BE"/>
          </w:rPr>
          <w:t>‘N</w:t>
        </w:r>
      </w:ins>
      <w:ins w:author="Wouter" w:date="2025-09-24T12:54:00Z" w:id="524">
        <w:r w:rsidR="004366D2">
          <w:rPr>
            <w:lang w:val="en-BE"/>
          </w:rPr>
          <w:t>/</w:t>
        </w:r>
      </w:ins>
      <w:ins w:author="Wouter Deroey" w:date="2025-09-22T15:51:00Z" w:id="525">
        <w:r>
          <w:rPr>
            <w:lang w:val="en-BE"/>
          </w:rPr>
          <w:t xml:space="preserve">A’ means either that revocation has not been implemented by the verifier, or that the URL and JTI </w:t>
        </w:r>
      </w:ins>
      <w:ins w:author="Wouter Deroey" w:date="2025-09-23T12:35:00Z" w:id="526">
        <w:r w:rsidR="006317CF">
          <w:rPr>
            <w:lang w:val="en-BE"/>
          </w:rPr>
          <w:t>are</w:t>
        </w:r>
      </w:ins>
      <w:ins w:author="Wouter Deroey" w:date="2025-09-22T15:51:00Z" w:id="527">
        <w:r>
          <w:rPr>
            <w:lang w:val="en-BE"/>
          </w:rPr>
          <w:t xml:space="preserve"> not present in the JWT.</w:t>
        </w:r>
      </w:ins>
    </w:p>
    <w:p w:rsidRPr="003145C0" w:rsidR="00A7389E" w:rsidP="00A7389E" w:rsidRDefault="00A7389E" w14:paraId="3B3A6501" w14:textId="440C6EFF">
      <w:pPr>
        <w:pStyle w:val="ListParagraph"/>
        <w:numPr>
          <w:ilvl w:val="2"/>
          <w:numId w:val="19"/>
        </w:numPr>
        <w:rPr>
          <w:ins w:author="Wouter Deroey" w:date="2025-09-22T15:26:00Z" w:id="528"/>
          <w:lang w:val="en-BE"/>
        </w:rPr>
      </w:pPr>
      <w:ins w:author="Wouter Deroey" w:date="2025-09-22T15:19:00Z" w:id="529">
        <w:r>
          <w:rPr>
            <w:lang w:val="en-BE"/>
          </w:rPr>
          <w:t>B</w:t>
        </w:r>
      </w:ins>
      <w:ins w:author="Wouter Deroey" w:date="2025-09-22T15:20:00Z" w:id="530">
        <w:r>
          <w:rPr>
            <w:lang w:val="en-BE"/>
          </w:rPr>
          <w:t>usiness</w:t>
        </w:r>
      </w:ins>
    </w:p>
    <w:p w:rsidR="001B6293" w:rsidP="003145C0" w:rsidRDefault="000173E4" w14:paraId="5026363E" w14:textId="77777777">
      <w:pPr>
        <w:pStyle w:val="ListParagraph"/>
        <w:numPr>
          <w:ilvl w:val="3"/>
          <w:numId w:val="19"/>
        </w:numPr>
        <w:rPr>
          <w:ins w:author="Wouter" w:date="2025-09-24T12:57:00Z" w:id="531"/>
          <w:lang w:val="pt-PT"/>
        </w:rPr>
      </w:pPr>
      <w:ins w:author="Wouter" w:date="2025-09-24T12:54:00Z" w:id="532">
        <w:r w:rsidRPr="3CE95451">
          <w:rPr>
            <w:lang w:val="pt-PT"/>
          </w:rPr>
          <w:t>[</w:t>
        </w:r>
        <w:r>
          <w:rPr>
            <w:lang w:val="en-BE"/>
          </w:rPr>
          <w:t>PASSED</w:t>
        </w:r>
        <w:r w:rsidRPr="3CE95451">
          <w:rPr>
            <w:lang w:val="pt-PT"/>
          </w:rPr>
          <w:t xml:space="preserve">/ </w:t>
        </w:r>
        <w:r>
          <w:rPr>
            <w:lang w:val="en-BE"/>
          </w:rPr>
          <w:t>NOT PASSED</w:t>
        </w:r>
        <w:r w:rsidRPr="3CE95451">
          <w:rPr>
            <w:lang w:val="pt-PT"/>
          </w:rPr>
          <w:t xml:space="preserve">] </w:t>
        </w:r>
      </w:ins>
    </w:p>
    <w:p w:rsidRPr="00D406A0" w:rsidR="003145C0" w:rsidRDefault="00551C79" w14:paraId="3B3294B8" w14:textId="6D682A28">
      <w:pPr>
        <w:pStyle w:val="ListParagraph"/>
        <w:numPr>
          <w:ilvl w:val="4"/>
          <w:numId w:val="19"/>
        </w:numPr>
        <w:rPr>
          <w:ins w:author="Wouter Deroey" w:date="2025-09-22T15:36:00Z" w:id="533"/>
          <w:lang w:val="pt-PT"/>
        </w:rPr>
        <w:pPrChange w:author="Wouter" w:date="2025-09-24T12:57:00Z" w:id="534">
          <w:pPr>
            <w:pStyle w:val="ListParagraph"/>
            <w:numPr>
              <w:ilvl w:val="3"/>
              <w:numId w:val="19"/>
            </w:numPr>
            <w:ind w:left="2880" w:hanging="360"/>
          </w:pPr>
        </w:pPrChange>
      </w:pPr>
      <w:ins w:author="Wouter Deroey" w:date="2025-09-22T15:45:00Z" w:id="535">
        <w:del w:author="Wouter" w:date="2025-09-24T12:54:00Z" w:id="536">
          <w:r w:rsidRPr="3CE95451" w:rsidDel="000173E4">
            <w:rPr>
              <w:lang w:val="pt-PT"/>
            </w:rPr>
            <w:delText>[OK / NOK]</w:delText>
          </w:r>
        </w:del>
        <w:del w:author="Wouter" w:date="2025-09-24T12:55:00Z" w:id="537">
          <w:r w:rsidRPr="3CE95451" w:rsidDel="000173E4">
            <w:rPr>
              <w:lang w:val="pt-PT"/>
            </w:rPr>
            <w:delText xml:space="preserve"> </w:delText>
          </w:r>
        </w:del>
      </w:ins>
      <w:ins w:author="Wouter Deroey" w:date="2025-09-22T15:26:00Z" w:id="538">
        <w:r w:rsidRPr="3CE95451" w:rsidR="003145C0">
          <w:rPr>
            <w:lang w:val="pt-PT"/>
          </w:rPr>
          <w:t>Treatment date is &lt;= current date.</w:t>
        </w:r>
      </w:ins>
    </w:p>
    <w:p w:rsidRPr="00D406A0" w:rsidR="00D33852" w:rsidRDefault="00551C79" w14:paraId="6C0E2B64" w14:textId="489C85ED">
      <w:pPr>
        <w:pStyle w:val="ListParagraph"/>
        <w:numPr>
          <w:ilvl w:val="4"/>
          <w:numId w:val="19"/>
        </w:numPr>
        <w:rPr>
          <w:ins w:author="Wouter Deroey" w:date="2025-09-22T15:36:00Z" w:id="539"/>
          <w:lang w:val="pt-PT"/>
        </w:rPr>
        <w:pPrChange w:author="Wouter" w:date="2025-09-24T12:57:00Z" w:id="540">
          <w:pPr>
            <w:pStyle w:val="ListParagraph"/>
            <w:numPr>
              <w:ilvl w:val="3"/>
              <w:numId w:val="19"/>
            </w:numPr>
            <w:ind w:left="2880" w:hanging="360"/>
          </w:pPr>
        </w:pPrChange>
      </w:pPr>
      <w:ins w:author="Wouter Deroey" w:date="2025-09-22T15:45:00Z" w:id="541">
        <w:del w:author="Wouter" w:date="2025-09-24T12:55:00Z" w:id="542">
          <w:r w:rsidRPr="3CE95451" w:rsidDel="000173E4">
            <w:rPr>
              <w:lang w:val="pt-PT"/>
            </w:rPr>
            <w:delText xml:space="preserve">[OK / NOK] </w:delText>
          </w:r>
        </w:del>
      </w:ins>
      <w:ins w:author="Wouter Deroey" w:date="2025-09-22T15:36:00Z" w:id="543">
        <w:r w:rsidRPr="3CE95451" w:rsidR="005475E6">
          <w:rPr>
            <w:lang w:val="pt-PT"/>
          </w:rPr>
          <w:t>Public key valid on issuance date</w:t>
        </w:r>
      </w:ins>
    </w:p>
    <w:p w:rsidRPr="00D406A0" w:rsidR="00540EE6" w:rsidRDefault="00551C79" w14:paraId="77B40E02" w14:textId="38A5EB6A">
      <w:pPr>
        <w:pStyle w:val="ListParagraph"/>
        <w:numPr>
          <w:ilvl w:val="4"/>
          <w:numId w:val="19"/>
        </w:numPr>
        <w:rPr>
          <w:ins w:author="Wouter Deroey" w:date="2025-09-22T15:38:00Z" w:id="544"/>
          <w:lang w:val="pt-PT"/>
        </w:rPr>
        <w:pPrChange w:author="Wouter" w:date="2025-09-24T12:57:00Z" w:id="545">
          <w:pPr>
            <w:pStyle w:val="ListParagraph"/>
            <w:numPr>
              <w:ilvl w:val="3"/>
              <w:numId w:val="19"/>
            </w:numPr>
            <w:ind w:left="2880" w:hanging="360"/>
          </w:pPr>
        </w:pPrChange>
      </w:pPr>
      <w:ins w:author="Wouter Deroey" w:date="2025-09-22T15:45:00Z" w:id="546">
        <w:del w:author="Wouter" w:date="2025-09-24T12:55:00Z" w:id="547">
          <w:r w:rsidRPr="3CE95451" w:rsidDel="000173E4">
            <w:rPr>
              <w:lang w:val="pt-PT"/>
            </w:rPr>
            <w:delText xml:space="preserve">[OK / NOK] </w:delText>
          </w:r>
        </w:del>
      </w:ins>
      <w:ins w:author="Wouter Deroey" w:date="2025-09-22T15:36:00Z" w:id="548">
        <w:r w:rsidRPr="3CE95451" w:rsidR="005475E6">
          <w:rPr>
            <w:lang w:val="pt-PT"/>
          </w:rPr>
          <w:t xml:space="preserve">Issuer accredited </w:t>
        </w:r>
      </w:ins>
      <w:ins w:author="Wouter Deroey" w:date="2025-09-22T15:37:00Z" w:id="549">
        <w:r w:rsidRPr="3CE95451" w:rsidR="002E25BA">
          <w:rPr>
            <w:lang w:val="pt-PT"/>
          </w:rPr>
          <w:t xml:space="preserve">for EHIC </w:t>
        </w:r>
      </w:ins>
      <w:ins w:author="Wouter Deroey" w:date="2025-09-22T15:36:00Z" w:id="550">
        <w:r w:rsidRPr="3CE95451" w:rsidR="005475E6">
          <w:rPr>
            <w:lang w:val="pt-PT"/>
          </w:rPr>
          <w:t>on issuance date</w:t>
        </w:r>
      </w:ins>
      <w:ins w:author="Wouter Deroey" w:date="2025-09-22T15:37:00Z" w:id="551">
        <w:r w:rsidRPr="3CE95451" w:rsidR="00540EE6">
          <w:rPr>
            <w:lang w:val="pt-PT"/>
          </w:rPr>
          <w:t xml:space="preserve"> / validity period</w:t>
        </w:r>
      </w:ins>
    </w:p>
    <w:p w:rsidRPr="008C79D4" w:rsidR="00540EE6" w:rsidRDefault="00551C79" w14:paraId="155ED7A8" w14:textId="2AE89B98">
      <w:pPr>
        <w:pStyle w:val="ListParagraph"/>
        <w:numPr>
          <w:ilvl w:val="4"/>
          <w:numId w:val="19"/>
        </w:numPr>
        <w:rPr>
          <w:ins w:author="Wouter Deroey" w:date="2025-09-22T15:38:00Z" w:id="552"/>
          <w:lang w:val="en-US"/>
        </w:rPr>
        <w:pPrChange w:author="Wouter" w:date="2025-09-24T12:57:00Z" w:id="553">
          <w:pPr>
            <w:pStyle w:val="ListParagraph"/>
            <w:numPr>
              <w:ilvl w:val="3"/>
              <w:numId w:val="19"/>
            </w:numPr>
            <w:ind w:left="2880" w:hanging="360"/>
          </w:pPr>
        </w:pPrChange>
      </w:pPr>
      <w:ins w:author="Wouter Deroey" w:date="2025-09-22T15:45:00Z" w:id="554">
        <w:del w:author="Wouter" w:date="2025-09-24T12:55:00Z" w:id="555">
          <w:r w:rsidDel="000173E4">
            <w:rPr>
              <w:lang w:val="en-BE"/>
            </w:rPr>
            <w:delText xml:space="preserve">[OK / NOK] </w:delText>
          </w:r>
        </w:del>
      </w:ins>
      <w:ins w:author="Wouter Deroey" w:date="2025-09-22T15:37:00Z" w:id="556">
        <w:r w:rsidRPr="00D406A0" w:rsidR="00540EE6">
          <w:rPr>
            <w:bCs/>
            <w:lang w:val="en-US"/>
          </w:rPr>
          <w:t xml:space="preserve">dob </w:t>
        </w:r>
        <w:r w:rsidRPr="118F181C" w:rsidR="00540EE6">
          <w:rPr>
            <w:lang w:val="en-US"/>
          </w:rPr>
          <w:t>&lt;=</w:t>
        </w:r>
        <w:r w:rsidRPr="00D406A0" w:rsidR="00540EE6">
          <w:rPr>
            <w:bCs/>
            <w:lang w:val="en-US"/>
          </w:rPr>
          <w:t xml:space="preserve"> sd </w:t>
        </w:r>
      </w:ins>
    </w:p>
    <w:p w:rsidRPr="00971803" w:rsidR="00540EE6" w:rsidRDefault="00551C79" w14:paraId="64C692B6" w14:textId="7136633F">
      <w:pPr>
        <w:pStyle w:val="ListParagraph"/>
        <w:numPr>
          <w:ilvl w:val="4"/>
          <w:numId w:val="19"/>
        </w:numPr>
        <w:rPr>
          <w:ins w:author="Wouter Deroey" w:date="2025-09-22T15:38:00Z" w:id="557"/>
          <w:lang w:val="en-US"/>
        </w:rPr>
        <w:pPrChange w:author="Wouter" w:date="2025-09-24T12:57:00Z" w:id="558">
          <w:pPr>
            <w:pStyle w:val="ListParagraph"/>
            <w:numPr>
              <w:ilvl w:val="3"/>
              <w:numId w:val="19"/>
            </w:numPr>
            <w:ind w:left="2880" w:hanging="360"/>
          </w:pPr>
        </w:pPrChange>
      </w:pPr>
      <w:ins w:author="Wouter Deroey" w:date="2025-09-22T15:45:00Z" w:id="559">
        <w:del w:author="Wouter" w:date="2025-09-24T12:57:00Z" w:id="560">
          <w:r w:rsidDel="001B6293">
            <w:rPr>
              <w:lang w:val="en-BE"/>
            </w:rPr>
            <w:delText>[</w:delText>
          </w:r>
        </w:del>
        <w:del w:author="Wouter" w:date="2025-09-24T12:55:00Z" w:id="561">
          <w:r w:rsidDel="000173E4">
            <w:rPr>
              <w:lang w:val="en-BE"/>
            </w:rPr>
            <w:delText xml:space="preserve">OK </w:delText>
          </w:r>
        </w:del>
        <w:del w:author="Wouter" w:date="2025-09-24T12:57:00Z" w:id="562">
          <w:r w:rsidDel="001B6293">
            <w:rPr>
              <w:lang w:val="en-BE"/>
            </w:rPr>
            <w:delText xml:space="preserve">/ </w:delText>
          </w:r>
        </w:del>
        <w:del w:author="Wouter" w:date="2025-09-24T12:55:00Z" w:id="563">
          <w:r w:rsidDel="000173E4">
            <w:rPr>
              <w:lang w:val="en-BE"/>
            </w:rPr>
            <w:delText>NOK</w:delText>
          </w:r>
        </w:del>
        <w:del w:author="Wouter" w:date="2025-09-24T12:57:00Z" w:id="564">
          <w:r w:rsidDel="001B6293">
            <w:rPr>
              <w:lang w:val="en-BE"/>
            </w:rPr>
            <w:delText xml:space="preserve">] </w:delText>
          </w:r>
        </w:del>
      </w:ins>
      <w:ins w:author="Wouter Deroey" w:date="2025-09-22T15:37:00Z" w:id="565">
        <w:r w:rsidRPr="00971803" w:rsidR="00540EE6">
          <w:rPr>
            <w:lang w:val="en-US"/>
          </w:rPr>
          <w:t>sd</w:t>
        </w:r>
        <w:r w:rsidRPr="118F181C" w:rsidR="00540EE6">
          <w:rPr>
            <w:lang w:val="en-US"/>
          </w:rPr>
          <w:t xml:space="preserve"> &lt;= </w:t>
        </w:r>
        <w:r w:rsidRPr="00971803" w:rsidR="00540EE6">
          <w:rPr>
            <w:lang w:val="en-US"/>
          </w:rPr>
          <w:t>ed</w:t>
        </w:r>
      </w:ins>
    </w:p>
    <w:p w:rsidRPr="00971803" w:rsidR="00540EE6" w:rsidRDefault="00551C79" w14:paraId="2EB51A28" w14:textId="062CE699">
      <w:pPr>
        <w:pStyle w:val="ListParagraph"/>
        <w:numPr>
          <w:ilvl w:val="4"/>
          <w:numId w:val="19"/>
        </w:numPr>
        <w:rPr>
          <w:ins w:author="Wouter Deroey" w:date="2025-09-22T15:38:00Z" w:id="566"/>
          <w:lang w:val="en-US"/>
        </w:rPr>
        <w:pPrChange w:author="Wouter" w:date="2025-09-24T12:57:00Z" w:id="567">
          <w:pPr>
            <w:pStyle w:val="ListParagraph"/>
            <w:numPr>
              <w:ilvl w:val="3"/>
              <w:numId w:val="19"/>
            </w:numPr>
            <w:ind w:left="2880" w:hanging="360"/>
          </w:pPr>
        </w:pPrChange>
      </w:pPr>
      <w:ins w:author="Wouter Deroey" w:date="2025-09-22T15:45:00Z" w:id="568">
        <w:del w:author="Wouter" w:date="2025-09-24T12:57:00Z" w:id="569">
          <w:r w:rsidDel="001B6293">
            <w:rPr>
              <w:lang w:val="en-BE"/>
            </w:rPr>
            <w:delText>[</w:delText>
          </w:r>
        </w:del>
        <w:del w:author="Wouter" w:date="2025-09-24T12:55:00Z" w:id="570">
          <w:r w:rsidDel="000173E4">
            <w:rPr>
              <w:lang w:val="en-BE"/>
            </w:rPr>
            <w:delText xml:space="preserve">OK </w:delText>
          </w:r>
        </w:del>
        <w:del w:author="Wouter" w:date="2025-09-24T12:57:00Z" w:id="571">
          <w:r w:rsidDel="001B6293">
            <w:rPr>
              <w:lang w:val="en-BE"/>
            </w:rPr>
            <w:delText xml:space="preserve">/ </w:delText>
          </w:r>
        </w:del>
        <w:del w:author="Wouter" w:date="2025-09-24T12:55:00Z" w:id="572">
          <w:r w:rsidDel="000173E4">
            <w:rPr>
              <w:lang w:val="en-BE"/>
            </w:rPr>
            <w:delText>NOK</w:delText>
          </w:r>
        </w:del>
        <w:del w:author="Wouter" w:date="2025-09-24T12:57:00Z" w:id="573">
          <w:r w:rsidDel="001B6293">
            <w:rPr>
              <w:lang w:val="en-BE"/>
            </w:rPr>
            <w:delText xml:space="preserve">] </w:delText>
          </w:r>
        </w:del>
      </w:ins>
      <w:ins w:author="Wouter Deroey" w:date="2025-09-22T15:37:00Z" w:id="574">
        <w:r w:rsidRPr="00971803" w:rsidR="00540EE6">
          <w:rPr>
            <w:bCs/>
            <w:lang w:val="en-US"/>
          </w:rPr>
          <w:t xml:space="preserve">sd </w:t>
        </w:r>
        <w:r w:rsidRPr="118F181C" w:rsidR="00540EE6">
          <w:rPr>
            <w:lang w:val="en-US"/>
          </w:rPr>
          <w:t>&lt;=</w:t>
        </w:r>
        <w:r w:rsidRPr="00971803" w:rsidR="00540EE6">
          <w:rPr>
            <w:bCs/>
            <w:lang w:val="en-US"/>
          </w:rPr>
          <w:t xml:space="preserve"> di</w:t>
        </w:r>
      </w:ins>
    </w:p>
    <w:p w:rsidRPr="00971803" w:rsidR="00540EE6" w:rsidRDefault="00551C79" w14:paraId="36D4C9BE" w14:textId="4F3CD2A1">
      <w:pPr>
        <w:pStyle w:val="ListParagraph"/>
        <w:numPr>
          <w:ilvl w:val="4"/>
          <w:numId w:val="19"/>
        </w:numPr>
        <w:rPr>
          <w:ins w:author="Wouter Deroey" w:date="2025-09-22T15:38:00Z" w:id="575"/>
          <w:lang w:val="en-US"/>
        </w:rPr>
        <w:pPrChange w:author="Wouter" w:date="2025-09-24T12:57:00Z" w:id="576">
          <w:pPr>
            <w:pStyle w:val="ListParagraph"/>
            <w:numPr>
              <w:ilvl w:val="3"/>
              <w:numId w:val="19"/>
            </w:numPr>
            <w:ind w:left="2880" w:hanging="360"/>
          </w:pPr>
        </w:pPrChange>
      </w:pPr>
      <w:ins w:author="Wouter Deroey" w:date="2025-09-22T15:45:00Z" w:id="577">
        <w:del w:author="Wouter" w:date="2025-09-24T12:57:00Z" w:id="578">
          <w:r w:rsidDel="001B6293">
            <w:rPr>
              <w:lang w:val="en-BE"/>
            </w:rPr>
            <w:delText>[</w:delText>
          </w:r>
        </w:del>
        <w:del w:author="Wouter" w:date="2025-09-24T12:55:00Z" w:id="579">
          <w:r w:rsidDel="000173E4">
            <w:rPr>
              <w:lang w:val="en-BE"/>
            </w:rPr>
            <w:delText xml:space="preserve">OK </w:delText>
          </w:r>
        </w:del>
        <w:del w:author="Wouter" w:date="2025-09-24T12:57:00Z" w:id="580">
          <w:r w:rsidDel="001B6293">
            <w:rPr>
              <w:lang w:val="en-BE"/>
            </w:rPr>
            <w:delText xml:space="preserve">/ </w:delText>
          </w:r>
        </w:del>
        <w:del w:author="Wouter" w:date="2025-09-24T12:55:00Z" w:id="581">
          <w:r w:rsidDel="000173E4">
            <w:rPr>
              <w:lang w:val="en-BE"/>
            </w:rPr>
            <w:delText>NOK</w:delText>
          </w:r>
        </w:del>
        <w:del w:author="Wouter" w:date="2025-09-24T12:57:00Z" w:id="582">
          <w:r w:rsidDel="001B6293">
            <w:rPr>
              <w:lang w:val="en-BE"/>
            </w:rPr>
            <w:delText xml:space="preserve">] </w:delText>
          </w:r>
        </w:del>
      </w:ins>
      <w:ins w:author="Wouter Deroey" w:date="2025-09-22T15:37:00Z" w:id="583">
        <w:r w:rsidRPr="00971803" w:rsidR="00540EE6">
          <w:rPr>
            <w:lang w:val="en-US"/>
          </w:rPr>
          <w:t xml:space="preserve">di </w:t>
        </w:r>
        <w:r w:rsidRPr="118F181C" w:rsidR="00540EE6">
          <w:rPr>
            <w:lang w:val="en-US"/>
          </w:rPr>
          <w:t>&lt;=</w:t>
        </w:r>
        <w:r w:rsidRPr="00971803" w:rsidR="00540EE6">
          <w:rPr>
            <w:lang w:val="en-US"/>
          </w:rPr>
          <w:t xml:space="preserve"> ed</w:t>
        </w:r>
      </w:ins>
    </w:p>
    <w:p w:rsidR="00540EE6" w:rsidP="001B6293" w:rsidRDefault="00551C79" w14:paraId="1A096249" w14:textId="35E84695">
      <w:pPr>
        <w:pStyle w:val="ListParagraph"/>
        <w:numPr>
          <w:ilvl w:val="4"/>
          <w:numId w:val="19"/>
        </w:numPr>
        <w:rPr>
          <w:ins w:author="Wouter" w:date="2025-09-24T12:57:00Z" w:id="584"/>
          <w:lang w:val="en-US"/>
        </w:rPr>
      </w:pPr>
      <w:ins w:author="Wouter Deroey" w:date="2025-09-22T15:45:00Z" w:id="585">
        <w:del w:author="Wouter" w:date="2025-09-24T12:57:00Z" w:id="586">
          <w:r w:rsidDel="001B6293">
            <w:rPr>
              <w:lang w:val="en-BE"/>
            </w:rPr>
            <w:delText>[</w:delText>
          </w:r>
        </w:del>
        <w:del w:author="Wouter" w:date="2025-09-24T12:55:00Z" w:id="587">
          <w:r w:rsidDel="000173E4">
            <w:rPr>
              <w:lang w:val="en-BE"/>
            </w:rPr>
            <w:delText xml:space="preserve">OK </w:delText>
          </w:r>
        </w:del>
        <w:del w:author="Wouter" w:date="2025-09-24T12:57:00Z" w:id="588">
          <w:r w:rsidDel="001B6293">
            <w:rPr>
              <w:lang w:val="en-BE"/>
            </w:rPr>
            <w:delText xml:space="preserve">/ </w:delText>
          </w:r>
        </w:del>
        <w:del w:author="Wouter" w:date="2025-09-24T12:55:00Z" w:id="589">
          <w:r w:rsidDel="000173E4">
            <w:rPr>
              <w:lang w:val="en-BE"/>
            </w:rPr>
            <w:delText>NOK</w:delText>
          </w:r>
        </w:del>
        <w:del w:author="Wouter" w:date="2025-09-24T12:57:00Z" w:id="590">
          <w:r w:rsidDel="001B6293">
            <w:rPr>
              <w:lang w:val="en-BE"/>
            </w:rPr>
            <w:delText xml:space="preserve">] </w:delText>
          </w:r>
        </w:del>
      </w:ins>
      <w:ins w:author="Wouter Deroey" w:date="2025-09-22T15:37:00Z" w:id="591">
        <w:r w:rsidRPr="118F181C" w:rsidR="00540EE6">
          <w:rPr>
            <w:lang w:val="en-US"/>
          </w:rPr>
          <w:t xml:space="preserve">If present, then </w:t>
        </w:r>
        <w:r w:rsidRPr="00971803" w:rsidR="00540EE6">
          <w:rPr>
            <w:lang w:val="en-US"/>
          </w:rPr>
          <w:t>xd</w:t>
        </w:r>
        <w:r w:rsidRPr="118F181C" w:rsidR="00540EE6">
          <w:rPr>
            <w:lang w:val="en-US"/>
          </w:rPr>
          <w:t xml:space="preserve"> &gt;= </w:t>
        </w:r>
        <w:r w:rsidRPr="00971803" w:rsidR="00540EE6">
          <w:rPr>
            <w:lang w:val="en-US"/>
          </w:rPr>
          <w:t>ed</w:t>
        </w:r>
      </w:ins>
    </w:p>
    <w:p w:rsidRPr="008C79D4" w:rsidR="001B6293" w:rsidRDefault="001B6293" w14:paraId="1BB402B2" w14:textId="63D82022">
      <w:pPr>
        <w:pStyle w:val="ListParagraph"/>
        <w:numPr>
          <w:ilvl w:val="4"/>
          <w:numId w:val="19"/>
        </w:numPr>
        <w:rPr>
          <w:ins w:author="Wouter Deroey" w:date="2025-09-22T15:37:00Z" w:id="592"/>
          <w:lang w:val="en-US"/>
        </w:rPr>
        <w:pPrChange w:author="Wouter" w:date="2025-09-24T12:57:00Z" w:id="593">
          <w:pPr>
            <w:pStyle w:val="ListParagraph"/>
            <w:numPr>
              <w:ilvl w:val="3"/>
              <w:numId w:val="19"/>
            </w:numPr>
            <w:ind w:left="2880" w:hanging="360"/>
          </w:pPr>
        </w:pPrChange>
      </w:pPr>
      <w:ins w:author="Wouter" w:date="2025-09-24T12:57:00Z" w:id="594">
        <w:r w:rsidRPr="3CE95451">
          <w:rPr>
            <w:lang w:val="pt-PT"/>
          </w:rPr>
          <w:t>Treatment date in [sd,ed]</w:t>
        </w:r>
      </w:ins>
    </w:p>
    <w:p w:rsidRPr="001B6293" w:rsidR="001B6293" w:rsidP="0010670C" w:rsidRDefault="00551C79" w14:paraId="5F0C4F8D" w14:textId="77777777">
      <w:pPr>
        <w:pStyle w:val="ListParagraph"/>
        <w:numPr>
          <w:ilvl w:val="3"/>
          <w:numId w:val="19"/>
        </w:numPr>
        <w:rPr>
          <w:ins w:author="Wouter" w:date="2025-09-24T12:57:00Z" w:id="595"/>
          <w:lang w:val="en-US"/>
          <w:rPrChange w:author="Wouter" w:date="2025-09-24T12:57:00Z" w:id="596">
            <w:rPr>
              <w:ins w:author="Wouter" w:date="2025-09-24T12:57:00Z" w:id="597"/>
              <w:lang w:val="en-BE"/>
            </w:rPr>
          </w:rPrChange>
        </w:rPr>
      </w:pPr>
      <w:ins w:author="Wouter Deroey" w:date="2025-09-22T15:45:00Z" w:id="598">
        <w:r>
          <w:rPr>
            <w:lang w:val="en-BE"/>
          </w:rPr>
          <w:t>[</w:t>
        </w:r>
      </w:ins>
      <w:ins w:author="Wouter" w:date="2025-09-24T12:55:00Z" w:id="599">
        <w:r w:rsidR="000173E4">
          <w:rPr>
            <w:lang w:val="en-BE"/>
          </w:rPr>
          <w:t>PASSED</w:t>
        </w:r>
        <w:r w:rsidDel="000173E4" w:rsidR="000173E4">
          <w:rPr>
            <w:lang w:val="en-BE"/>
          </w:rPr>
          <w:t xml:space="preserve"> </w:t>
        </w:r>
      </w:ins>
      <w:ins w:author="Wouter Deroey" w:date="2025-09-22T15:45:00Z" w:id="600">
        <w:del w:author="Wouter" w:date="2025-09-24T12:55:00Z" w:id="601">
          <w:r w:rsidDel="000173E4">
            <w:rPr>
              <w:lang w:val="en-BE"/>
            </w:rPr>
            <w:delText xml:space="preserve">OK </w:delText>
          </w:r>
        </w:del>
        <w:r>
          <w:rPr>
            <w:lang w:val="en-BE"/>
          </w:rPr>
          <w:t xml:space="preserve">/ WARNING] </w:t>
        </w:r>
      </w:ins>
    </w:p>
    <w:p w:rsidRPr="0010670C" w:rsidR="0010670C" w:rsidRDefault="0010670C" w14:paraId="43240D14" w14:textId="6156EE99">
      <w:pPr>
        <w:pStyle w:val="ListParagraph"/>
        <w:numPr>
          <w:ilvl w:val="4"/>
          <w:numId w:val="19"/>
        </w:numPr>
        <w:rPr>
          <w:ins w:author="Wouter Deroey" w:date="2025-09-22T15:40:00Z" w:id="602"/>
          <w:lang w:val="en-US"/>
        </w:rPr>
        <w:pPrChange w:author="Wouter" w:date="2025-09-24T12:57:00Z" w:id="603">
          <w:pPr>
            <w:pStyle w:val="ListParagraph"/>
            <w:numPr>
              <w:ilvl w:val="3"/>
              <w:numId w:val="19"/>
            </w:numPr>
            <w:ind w:left="2880" w:hanging="360"/>
          </w:pPr>
        </w:pPrChange>
      </w:pPr>
      <w:ins w:author="Wouter Deroey" w:date="2025-09-22T15:40:00Z" w:id="604">
        <w:r w:rsidRPr="118F181C">
          <w:rPr>
            <w:lang w:val="en-US"/>
          </w:rPr>
          <w:t>length ii + in = max 25</w:t>
        </w:r>
      </w:ins>
    </w:p>
    <w:p w:rsidRPr="0010670C" w:rsidR="0010670C" w:rsidRDefault="00551C79" w14:paraId="59169B9F" w14:textId="3BF2BD73">
      <w:pPr>
        <w:pStyle w:val="ListParagraph"/>
        <w:numPr>
          <w:ilvl w:val="4"/>
          <w:numId w:val="19"/>
        </w:numPr>
        <w:rPr>
          <w:ins w:author="Wouter Deroey" w:date="2025-09-22T15:40:00Z" w:id="605"/>
          <w:lang w:val="en-US"/>
        </w:rPr>
        <w:pPrChange w:author="Wouter" w:date="2025-09-24T12:58:00Z" w:id="606">
          <w:pPr>
            <w:pStyle w:val="ListParagraph"/>
            <w:numPr>
              <w:ilvl w:val="3"/>
              <w:numId w:val="19"/>
            </w:numPr>
            <w:ind w:left="2880" w:hanging="360"/>
          </w:pPr>
        </w:pPrChange>
      </w:pPr>
      <w:ins w:author="Wouter Deroey" w:date="2025-09-22T15:45:00Z" w:id="607">
        <w:del w:author="Wouter" w:date="2025-09-24T12:58:00Z" w:id="608">
          <w:r w:rsidDel="001B6293">
            <w:rPr>
              <w:lang w:val="en-BE"/>
            </w:rPr>
            <w:delText>[</w:delText>
          </w:r>
        </w:del>
        <w:del w:author="Wouter" w:date="2025-09-24T12:55:00Z" w:id="609">
          <w:r w:rsidDel="000173E4">
            <w:rPr>
              <w:lang w:val="en-BE"/>
            </w:rPr>
            <w:delText xml:space="preserve">OK </w:delText>
          </w:r>
        </w:del>
        <w:del w:author="Wouter" w:date="2025-09-24T12:58:00Z" w:id="610">
          <w:r w:rsidDel="001B6293">
            <w:rPr>
              <w:lang w:val="en-BE"/>
            </w:rPr>
            <w:delText xml:space="preserve">/ WARNING] </w:delText>
          </w:r>
        </w:del>
      </w:ins>
      <w:ins w:author="Wouter Deroey" w:date="2025-09-22T15:40:00Z" w:id="611">
        <w:r w:rsidRPr="118F181C" w:rsidR="0010670C">
          <w:rPr>
            <w:lang w:val="en-US"/>
          </w:rPr>
          <w:t>ci contains only digits</w:t>
        </w:r>
      </w:ins>
    </w:p>
    <w:p w:rsidR="0010670C" w:rsidP="001B6293" w:rsidRDefault="00551C79" w14:paraId="535CF70E" w14:textId="31E04537">
      <w:pPr>
        <w:pStyle w:val="ListParagraph"/>
        <w:numPr>
          <w:ilvl w:val="4"/>
          <w:numId w:val="19"/>
        </w:numPr>
        <w:rPr>
          <w:ins w:author="Wouter" w:date="2025-09-24T13:03:00Z" w:id="612"/>
          <w:lang w:val="en-US"/>
        </w:rPr>
      </w:pPr>
      <w:ins w:author="Wouter Deroey" w:date="2025-09-22T15:45:00Z" w:id="613">
        <w:del w:author="Wouter" w:date="2025-09-24T12:58:00Z" w:id="614">
          <w:r w:rsidDel="001B6293">
            <w:rPr>
              <w:lang w:val="en-BE"/>
            </w:rPr>
            <w:delText>[</w:delText>
          </w:r>
        </w:del>
        <w:del w:author="Wouter" w:date="2025-09-24T12:55:00Z" w:id="615">
          <w:r w:rsidDel="000173E4">
            <w:rPr>
              <w:lang w:val="en-BE"/>
            </w:rPr>
            <w:delText xml:space="preserve">OK </w:delText>
          </w:r>
        </w:del>
        <w:del w:author="Wouter" w:date="2025-09-24T12:58:00Z" w:id="616">
          <w:r w:rsidDel="001B6293">
            <w:rPr>
              <w:lang w:val="en-BE"/>
            </w:rPr>
            <w:delText xml:space="preserve">/ WARNING] </w:delText>
          </w:r>
        </w:del>
      </w:ins>
      <w:ins w:author="Wouter Deroey" w:date="2025-09-22T15:40:00Z" w:id="617">
        <w:r w:rsidRPr="118F181C" w:rsidR="0010670C">
          <w:rPr>
            <w:lang w:val="en-US"/>
          </w:rPr>
          <w:t>ii contains only digits</w:t>
        </w:r>
      </w:ins>
    </w:p>
    <w:p w:rsidR="003F6463" w:rsidP="001B6293" w:rsidRDefault="008D0319" w14:paraId="489B62A4" w14:textId="05628497">
      <w:pPr>
        <w:pStyle w:val="ListParagraph"/>
        <w:numPr>
          <w:ilvl w:val="4"/>
          <w:numId w:val="19"/>
        </w:numPr>
        <w:rPr>
          <w:ins w:author="Wouter" w:date="2025-09-24T13:03:00Z" w:id="618"/>
          <w:lang w:val="en-US"/>
        </w:rPr>
      </w:pPr>
      <w:ins w:author="Wouter" w:date="2025-09-24T13:03:00Z" w:id="619">
        <w:r w:rsidRPr="008D0319">
          <w:rPr>
            <w:lang w:val="en-US"/>
          </w:rPr>
          <w:t>Visualized name(s) match name(s) on identity card of citizen</w:t>
        </w:r>
      </w:ins>
    </w:p>
    <w:p w:rsidRPr="008D0319" w:rsidR="008D0319" w:rsidRDefault="008D0319" w14:paraId="27460CC5" w14:textId="4FB06C85">
      <w:pPr>
        <w:pStyle w:val="ListParagraph"/>
        <w:numPr>
          <w:ilvl w:val="4"/>
          <w:numId w:val="19"/>
        </w:numPr>
        <w:rPr>
          <w:ins w:author="Wouter Deroey" w:date="2025-09-22T15:40:00Z" w:id="620"/>
          <w:rPrChange w:author="Wouter" w:date="2025-09-24T13:03:00Z" w:id="621">
            <w:rPr>
              <w:ins w:author="Wouter Deroey" w:date="2025-09-22T15:40:00Z" w:id="622"/>
              <w:lang w:val="en-US"/>
            </w:rPr>
          </w:rPrChange>
        </w:rPr>
        <w:pPrChange w:author="Wouter" w:date="2025-09-24T13:03:00Z" w:id="623">
          <w:pPr>
            <w:pStyle w:val="ListParagraph"/>
            <w:numPr>
              <w:ilvl w:val="3"/>
              <w:numId w:val="19"/>
            </w:numPr>
            <w:ind w:left="2880" w:hanging="360"/>
          </w:pPr>
        </w:pPrChange>
      </w:pPr>
      <w:ins w:author="Wouter" w:date="2025-09-24T13:03:00Z" w:id="624">
        <w:r>
          <w:rPr>
            <w:lang w:val="en-BE"/>
          </w:rPr>
          <w:t>Visualized birthdate matches birthdate on identity card of citizen</w:t>
        </w:r>
      </w:ins>
    </w:p>
    <w:p w:rsidRPr="00971803" w:rsidR="003145C0" w:rsidDel="001B6293" w:rsidP="00971803" w:rsidRDefault="00551C79" w14:paraId="447E453A" w14:textId="1F3484AC">
      <w:pPr>
        <w:pStyle w:val="ListParagraph"/>
        <w:numPr>
          <w:ilvl w:val="3"/>
          <w:numId w:val="19"/>
        </w:numPr>
        <w:rPr>
          <w:ins w:author="Wouter Deroey" w:date="2025-09-22T15:17:00Z" w:id="625"/>
          <w:del w:author="Wouter" w:date="2025-09-24T12:58:00Z" w:id="626"/>
          <w:lang w:val="pt-PT"/>
        </w:rPr>
      </w:pPr>
      <w:ins w:author="Wouter Deroey" w:date="2025-09-22T15:45:00Z" w:id="627">
        <w:del w:author="Wouter" w:date="2025-09-24T12:58:00Z" w:id="628">
          <w:r w:rsidRPr="3CE95451" w:rsidDel="001B6293">
            <w:rPr>
              <w:lang w:val="pt-PT"/>
            </w:rPr>
            <w:delText>[</w:delText>
          </w:r>
        </w:del>
        <w:del w:author="Wouter" w:date="2025-09-24T12:55:00Z" w:id="629">
          <w:r w:rsidRPr="3CE95451" w:rsidDel="000173E4">
            <w:rPr>
              <w:lang w:val="pt-PT"/>
            </w:rPr>
            <w:delText xml:space="preserve">OK </w:delText>
          </w:r>
        </w:del>
        <w:del w:author="Wouter" w:date="2025-09-24T12:58:00Z" w:id="630">
          <w:r w:rsidRPr="3CE95451" w:rsidDel="001B6293">
            <w:rPr>
              <w:lang w:val="pt-PT"/>
            </w:rPr>
            <w:delText xml:space="preserve">/ </w:delText>
          </w:r>
        </w:del>
        <w:del w:author="Wouter" w:date="2025-09-24T12:55:00Z" w:id="631">
          <w:r w:rsidRPr="3CE95451" w:rsidDel="000173E4">
            <w:rPr>
              <w:lang w:val="pt-PT"/>
            </w:rPr>
            <w:delText>NOK</w:delText>
          </w:r>
        </w:del>
        <w:del w:author="Wouter" w:date="2025-09-24T12:58:00Z" w:id="632">
          <w:r w:rsidRPr="3CE95451" w:rsidDel="001B6293">
            <w:rPr>
              <w:lang w:val="pt-PT"/>
            </w:rPr>
            <w:delText xml:space="preserve">] </w:delText>
          </w:r>
        </w:del>
      </w:ins>
      <w:ins w:author="Wouter Deroey" w:date="2025-09-22T15:41:00Z" w:id="633">
        <w:del w:author="Wouter" w:date="2025-09-24T12:57:00Z" w:id="634">
          <w:r w:rsidRPr="3CE95451" w:rsidDel="001B6293" w:rsidR="00B61FA0">
            <w:rPr>
              <w:lang w:val="pt-PT"/>
            </w:rPr>
            <w:delText>Treatment date in [sd,ed]</w:delText>
          </w:r>
        </w:del>
      </w:ins>
    </w:p>
    <w:p w:rsidRPr="004B5D59" w:rsidR="00076B6B" w:rsidDel="00682184" w:rsidP="00076B6B" w:rsidRDefault="00076B6B" w14:paraId="4A0EEDA4" w14:textId="2DC7F257">
      <w:pPr>
        <w:pStyle w:val="ListParagraph"/>
        <w:numPr>
          <w:ilvl w:val="1"/>
          <w:numId w:val="19"/>
        </w:numPr>
        <w:rPr>
          <w:ins w:author="Wouter Deroey" w:date="2025-09-22T15:03:00Z" w:id="635"/>
          <w:del w:author="Wouter" w:date="2025-09-24T13:03:00Z" w:id="636"/>
          <w:lang w:val="en-US"/>
        </w:rPr>
      </w:pPr>
      <w:del w:author="Wouter" w:date="2025-09-24T13:03:00Z" w:id="637">
        <w:r w:rsidRPr="65947119" w:rsidDel="00682184">
          <w:rPr>
            <w:lang w:val="en-US"/>
          </w:rPr>
          <w:delText>Approved</w:delText>
        </w:r>
      </w:del>
      <w:ins w:author="Wouter Deroey" w:date="2025-09-22T15:03:00Z" w:id="638">
        <w:del w:author="Wouter" w:date="2025-09-24T13:03:00Z" w:id="639">
          <w:r w:rsidDel="00682184" w:rsidR="004B5D59">
            <w:rPr>
              <w:lang w:val="en-BE"/>
            </w:rPr>
            <w:delText xml:space="preserve">, in case of approval, identification of issuer : </w:delText>
          </w:r>
        </w:del>
      </w:ins>
    </w:p>
    <w:p w:rsidRPr="00D24EFA" w:rsidR="004B5D59" w:rsidDel="00682184" w:rsidP="004B5D59" w:rsidRDefault="004B5D59" w14:paraId="5970AEC5" w14:textId="646373AF">
      <w:pPr>
        <w:pStyle w:val="ListParagraph"/>
        <w:numPr>
          <w:ilvl w:val="2"/>
          <w:numId w:val="19"/>
        </w:numPr>
        <w:rPr>
          <w:ins w:author="Wouter Deroey" w:date="2025-09-22T15:03:00Z" w:id="640"/>
          <w:del w:author="Wouter" w:date="2025-09-24T13:03:00Z" w:id="641"/>
          <w:lang w:val="en-US"/>
        </w:rPr>
      </w:pPr>
      <w:ins w:author="Wouter Deroey" w:date="2025-09-22T15:03:00Z" w:id="642">
        <w:del w:author="Wouter" w:date="2025-09-24T13:03:00Z" w:id="643">
          <w:r w:rsidDel="00682184">
            <w:rPr>
              <w:lang w:val="en-BE"/>
            </w:rPr>
            <w:delText>Country</w:delText>
          </w:r>
        </w:del>
      </w:ins>
    </w:p>
    <w:p w:rsidRPr="00D24EFA" w:rsidR="004B5D59" w:rsidDel="00682184" w:rsidP="004B5D59" w:rsidRDefault="004B5D59" w14:paraId="52ED9E65" w14:textId="54FF4DEC">
      <w:pPr>
        <w:pStyle w:val="ListParagraph"/>
        <w:numPr>
          <w:ilvl w:val="2"/>
          <w:numId w:val="19"/>
        </w:numPr>
        <w:rPr>
          <w:ins w:author="Wouter Deroey" w:date="2025-09-22T15:03:00Z" w:id="644"/>
          <w:del w:author="Wouter" w:date="2025-09-24T13:03:00Z" w:id="645"/>
          <w:lang w:val="en-US"/>
        </w:rPr>
      </w:pPr>
      <w:ins w:author="Wouter Deroey" w:date="2025-09-22T15:03:00Z" w:id="646">
        <w:del w:author="Wouter" w:date="2025-09-24T13:03:00Z" w:id="647">
          <w:r w:rsidDel="00682184">
            <w:rPr>
              <w:lang w:val="en-BE"/>
            </w:rPr>
            <w:delText>OfficialID</w:delText>
          </w:r>
        </w:del>
      </w:ins>
    </w:p>
    <w:p w:rsidRPr="00D24EFA" w:rsidR="004B5D59" w:rsidDel="00682184" w:rsidP="004B5D59" w:rsidRDefault="004B5D59" w14:paraId="00E278F0" w14:textId="509B97E0">
      <w:pPr>
        <w:pStyle w:val="ListParagraph"/>
        <w:numPr>
          <w:ilvl w:val="2"/>
          <w:numId w:val="19"/>
        </w:numPr>
        <w:rPr>
          <w:ins w:author="Wouter Deroey" w:date="2025-09-22T15:03:00Z" w:id="648"/>
          <w:del w:author="Wouter" w:date="2025-09-24T13:03:00Z" w:id="649"/>
          <w:lang w:val="en-US"/>
        </w:rPr>
      </w:pPr>
      <w:ins w:author="Wouter Deroey" w:date="2025-09-22T15:03:00Z" w:id="650">
        <w:del w:author="Wouter" w:date="2025-09-24T13:03:00Z" w:id="651">
          <w:r w:rsidDel="00682184">
            <w:rPr>
              <w:lang w:val="en-BE"/>
            </w:rPr>
            <w:delText>Name</w:delText>
          </w:r>
        </w:del>
      </w:ins>
    </w:p>
    <w:p w:rsidRPr="00A25C87" w:rsidR="004B5D59" w:rsidDel="00682184" w:rsidP="004B5D59" w:rsidRDefault="004B5D59" w14:paraId="0B46466A" w14:textId="2EC0B171">
      <w:pPr>
        <w:pStyle w:val="ListParagraph"/>
        <w:numPr>
          <w:ilvl w:val="2"/>
          <w:numId w:val="19"/>
        </w:numPr>
        <w:rPr>
          <w:ins w:author="Wouter Deroey" w:date="2025-09-22T15:03:00Z" w:id="652"/>
          <w:del w:author="Wouter" w:date="2025-09-24T13:03:00Z" w:id="653"/>
          <w:lang w:val="en-US"/>
        </w:rPr>
      </w:pPr>
      <w:ins w:author="Wouter Deroey" w:date="2025-09-22T15:03:00Z" w:id="654">
        <w:del w:author="Wouter" w:date="2025-09-24T13:03:00Z" w:id="655">
          <w:r w:rsidDel="00682184">
            <w:rPr>
              <w:lang w:val="en-BE"/>
            </w:rPr>
            <w:delText>Kid</w:delText>
          </w:r>
        </w:del>
      </w:ins>
    </w:p>
    <w:p w:rsidRPr="00435C2E" w:rsidR="00435C2E" w:rsidP="00435C2E" w:rsidRDefault="00435C2E" w14:paraId="6E672458" w14:textId="54EA6633">
      <w:pPr>
        <w:pStyle w:val="ListParagraph"/>
        <w:numPr>
          <w:ilvl w:val="0"/>
          <w:numId w:val="19"/>
        </w:numPr>
        <w:rPr>
          <w:ins w:author="Wouter Deroey" w:date="2025-09-22T15:16:00Z" w:id="656"/>
          <w:lang w:val="en-US"/>
        </w:rPr>
      </w:pPr>
      <w:ins w:author="Wouter Deroey" w:date="2025-09-22T15:16:00Z" w:id="657">
        <w:r>
          <w:rPr>
            <w:lang w:val="en-BE"/>
          </w:rPr>
          <w:t>The conclusion of the verification</w:t>
        </w:r>
      </w:ins>
    </w:p>
    <w:p w:rsidRPr="004B5D59" w:rsidR="00894995" w:rsidP="00894995" w:rsidRDefault="00435C2E" w14:paraId="75044356" w14:textId="7770E783">
      <w:pPr>
        <w:pStyle w:val="ListParagraph"/>
        <w:numPr>
          <w:ilvl w:val="1"/>
          <w:numId w:val="19"/>
        </w:numPr>
        <w:rPr>
          <w:ins w:author="Wouter Deroey" w:date="2025-09-22T15:58:00Z" w:id="658"/>
          <w:lang w:val="en-US"/>
        </w:rPr>
      </w:pPr>
      <w:ins w:author="Wouter Deroey" w:date="2025-09-22T15:16:00Z" w:id="659">
        <w:r>
          <w:rPr>
            <w:lang w:val="en-BE"/>
          </w:rPr>
          <w:t>Approved</w:t>
        </w:r>
      </w:ins>
      <w:ins w:author="Wouter Deroey" w:date="2025-09-22T15:20:00Z" w:id="660">
        <w:r w:rsidR="00351249">
          <w:rPr>
            <w:lang w:val="en-BE"/>
          </w:rPr>
          <w:t xml:space="preserve"> (all steps</w:t>
        </w:r>
      </w:ins>
      <w:ins w:author="Wouter Deroey" w:date="2025-09-22T15:56:00Z" w:id="661">
        <w:r w:rsidR="00635C91">
          <w:rPr>
            <w:lang w:val="en-BE"/>
          </w:rPr>
          <w:t xml:space="preserve"> done and result for all either</w:t>
        </w:r>
      </w:ins>
      <w:ins w:author="Wouter Deroey" w:date="2025-09-22T15:20:00Z" w:id="662">
        <w:r w:rsidR="00351249">
          <w:rPr>
            <w:lang w:val="en-BE"/>
          </w:rPr>
          <w:t xml:space="preserve"> </w:t>
        </w:r>
        <w:del w:author="Wouter" w:date="2025-09-24T13:01:00Z" w:id="663">
          <w:r w:rsidDel="001E5478" w:rsidR="00351249">
            <w:rPr>
              <w:lang w:val="en-BE"/>
            </w:rPr>
            <w:delText>OK</w:delText>
          </w:r>
        </w:del>
      </w:ins>
      <w:ins w:author="Wouter" w:date="2025-09-24T13:01:00Z" w:id="664">
        <w:r w:rsidR="001E5478">
          <w:rPr>
            <w:lang w:val="en-BE"/>
          </w:rPr>
          <w:t>PASSED</w:t>
        </w:r>
      </w:ins>
      <w:ins w:author="Wouter Deroey" w:date="2025-09-22T15:55:00Z" w:id="665">
        <w:r w:rsidR="00635C91">
          <w:rPr>
            <w:lang w:val="en-BE"/>
          </w:rPr>
          <w:t>, WARNING or N</w:t>
        </w:r>
      </w:ins>
      <w:ins w:author="Wouter" w:date="2025-09-24T13:01:00Z" w:id="666">
        <w:r w:rsidR="001E5478">
          <w:rPr>
            <w:lang w:val="en-BE"/>
          </w:rPr>
          <w:t>/</w:t>
        </w:r>
      </w:ins>
      <w:ins w:author="Wouter Deroey" w:date="2025-09-22T15:55:00Z" w:id="667">
        <w:r w:rsidR="00635C91">
          <w:rPr>
            <w:lang w:val="en-BE"/>
          </w:rPr>
          <w:t>A</w:t>
        </w:r>
      </w:ins>
      <w:ins w:author="Wouter Deroey" w:date="2025-09-22T15:20:00Z" w:id="668">
        <w:r w:rsidR="00351249">
          <w:rPr>
            <w:lang w:val="en-BE"/>
          </w:rPr>
          <w:t>)</w:t>
        </w:r>
      </w:ins>
      <w:ins w:author="Wouter Deroey" w:date="2025-09-22T15:58:00Z" w:id="669">
        <w:r w:rsidR="00894995">
          <w:rPr>
            <w:lang w:val="en-BE"/>
          </w:rPr>
          <w:t xml:space="preserve">. In this case, </w:t>
        </w:r>
      </w:ins>
      <w:ins w:author="Wouter" w:date="2025-09-24T13:04:00Z" w:id="670">
        <w:r w:rsidR="00682184">
          <w:rPr>
            <w:lang w:val="en-BE"/>
          </w:rPr>
          <w:t xml:space="preserve">also the </w:t>
        </w:r>
      </w:ins>
      <w:ins w:author="Wouter Deroey" w:date="2025-09-22T15:58:00Z" w:id="671">
        <w:r w:rsidR="00894995">
          <w:rPr>
            <w:lang w:val="en-BE"/>
          </w:rPr>
          <w:t>identification of issuer</w:t>
        </w:r>
      </w:ins>
      <w:ins w:author="Wouter" w:date="2025-09-24T13:04:00Z" w:id="672">
        <w:r w:rsidR="00682184">
          <w:rPr>
            <w:lang w:val="en-BE"/>
          </w:rPr>
          <w:t xml:space="preserve"> is added</w:t>
        </w:r>
      </w:ins>
      <w:ins w:author="Wouter Deroey" w:date="2025-09-22T15:58:00Z" w:id="673">
        <w:r w:rsidR="00894995">
          <w:rPr>
            <w:lang w:val="en-BE"/>
          </w:rPr>
          <w:t xml:space="preserve"> : </w:t>
        </w:r>
      </w:ins>
    </w:p>
    <w:p w:rsidRPr="00D24EFA" w:rsidR="00894995" w:rsidP="00894995" w:rsidRDefault="00894995" w14:paraId="3F9834AD" w14:textId="77777777">
      <w:pPr>
        <w:pStyle w:val="ListParagraph"/>
        <w:numPr>
          <w:ilvl w:val="2"/>
          <w:numId w:val="19"/>
        </w:numPr>
        <w:rPr>
          <w:ins w:author="Wouter Deroey" w:date="2025-09-22T15:58:00Z" w:id="674"/>
          <w:lang w:val="en-US"/>
        </w:rPr>
      </w:pPr>
      <w:ins w:author="Wouter Deroey" w:date="2025-09-22T15:58:00Z" w:id="675">
        <w:r>
          <w:rPr>
            <w:lang w:val="en-BE"/>
          </w:rPr>
          <w:t>Country</w:t>
        </w:r>
      </w:ins>
    </w:p>
    <w:p w:rsidRPr="00D24EFA" w:rsidR="00894995" w:rsidP="00894995" w:rsidRDefault="00894995" w14:paraId="4D29A332" w14:textId="77777777">
      <w:pPr>
        <w:pStyle w:val="ListParagraph"/>
        <w:numPr>
          <w:ilvl w:val="2"/>
          <w:numId w:val="19"/>
        </w:numPr>
        <w:rPr>
          <w:ins w:author="Wouter Deroey" w:date="2025-09-22T15:58:00Z" w:id="676"/>
          <w:lang w:val="en-US"/>
        </w:rPr>
      </w:pPr>
      <w:ins w:author="Wouter Deroey" w:date="2025-09-22T15:58:00Z" w:id="677">
        <w:r>
          <w:rPr>
            <w:lang w:val="en-BE"/>
          </w:rPr>
          <w:t>OfficialID</w:t>
        </w:r>
      </w:ins>
    </w:p>
    <w:p w:rsidRPr="00D24EFA" w:rsidR="00894995" w:rsidP="00894995" w:rsidRDefault="00894995" w14:paraId="5166808B" w14:textId="77777777">
      <w:pPr>
        <w:pStyle w:val="ListParagraph"/>
        <w:numPr>
          <w:ilvl w:val="2"/>
          <w:numId w:val="19"/>
        </w:numPr>
        <w:rPr>
          <w:ins w:author="Wouter Deroey" w:date="2025-09-22T15:58:00Z" w:id="678"/>
          <w:lang w:val="en-US"/>
        </w:rPr>
      </w:pPr>
      <w:ins w:author="Wouter Deroey" w:date="2025-09-22T15:58:00Z" w:id="679">
        <w:r>
          <w:rPr>
            <w:lang w:val="en-BE"/>
          </w:rPr>
          <w:t>Name</w:t>
        </w:r>
      </w:ins>
    </w:p>
    <w:p w:rsidRPr="00A25C87" w:rsidR="00894995" w:rsidP="00894995" w:rsidRDefault="00894995" w14:paraId="645E23FE" w14:textId="77777777">
      <w:pPr>
        <w:pStyle w:val="ListParagraph"/>
        <w:numPr>
          <w:ilvl w:val="2"/>
          <w:numId w:val="19"/>
        </w:numPr>
        <w:rPr>
          <w:ins w:author="Wouter Deroey" w:date="2025-09-22T15:58:00Z" w:id="680"/>
          <w:lang w:val="en-US"/>
        </w:rPr>
      </w:pPr>
      <w:ins w:author="Wouter Deroey" w:date="2025-09-22T15:58:00Z" w:id="681">
        <w:r>
          <w:rPr>
            <w:lang w:val="en-BE"/>
          </w:rPr>
          <w:t>Kid</w:t>
        </w:r>
      </w:ins>
    </w:p>
    <w:p w:rsidR="00435C2E" w:rsidP="00435C2E" w:rsidRDefault="00435C2E" w14:paraId="34AEAEF9" w14:textId="6B817F18">
      <w:pPr>
        <w:pStyle w:val="ListParagraph"/>
        <w:numPr>
          <w:ilvl w:val="1"/>
          <w:numId w:val="19"/>
        </w:numPr>
        <w:rPr>
          <w:lang w:val="en-US"/>
        </w:rPr>
      </w:pPr>
      <w:ins w:author="Wouter Deroey" w:date="2025-09-22T15:16:00Z" w:id="682">
        <w:r>
          <w:rPr>
            <w:lang w:val="en-BE"/>
          </w:rPr>
          <w:t>Rejected</w:t>
        </w:r>
      </w:ins>
      <w:ins w:author="Wouter Deroey" w:date="2025-09-22T15:20:00Z" w:id="683">
        <w:r w:rsidR="00351249">
          <w:rPr>
            <w:lang w:val="en-BE"/>
          </w:rPr>
          <w:t xml:space="preserve"> (at least one step NO</w:t>
        </w:r>
        <w:del w:author="Wouter" w:date="2025-09-24T13:04:00Z" w:id="684">
          <w:r w:rsidDel="00682184" w:rsidR="00351249">
            <w:rPr>
              <w:lang w:val="en-BE"/>
            </w:rPr>
            <w:delText>K</w:delText>
          </w:r>
        </w:del>
      </w:ins>
      <w:ins w:author="Wouter" w:date="2025-09-24T13:04:00Z" w:id="685">
        <w:r w:rsidR="00682184">
          <w:rPr>
            <w:lang w:val="en-BE"/>
          </w:rPr>
          <w:t>T PASSED</w:t>
        </w:r>
      </w:ins>
      <w:ins w:author="Wouter Deroey" w:date="2025-09-22T15:20:00Z" w:id="686">
        <w:r w:rsidR="00351249">
          <w:rPr>
            <w:lang w:val="en-BE"/>
          </w:rPr>
          <w:t>)</w:t>
        </w:r>
      </w:ins>
    </w:p>
    <w:p w:rsidR="00435C2E" w:rsidP="00435C2E" w:rsidRDefault="00435C2E" w14:paraId="41066411" w14:textId="1B286C53">
      <w:pPr>
        <w:pStyle w:val="ListParagraph"/>
        <w:ind w:left="0"/>
        <w:rPr>
          <w:lang w:val="en-US"/>
        </w:rPr>
      </w:pPr>
    </w:p>
    <w:p w:rsidR="008730EF" w:rsidP="008730EF" w:rsidRDefault="008730EF" w14:paraId="73212B59" w14:textId="2AB70C19">
      <w:pPr>
        <w:rPr>
          <w:lang w:val="nl-BE"/>
        </w:rPr>
      </w:pPr>
      <w:r>
        <w:rPr>
          <w:lang w:val="nl-BE"/>
        </w:rPr>
        <w:t xml:space="preserve">The format of the export </w:t>
      </w:r>
      <w:r w:rsidR="00CA50ED">
        <w:rPr>
          <w:lang w:val="nl-BE"/>
        </w:rPr>
        <w:t>exists in two distinct ways</w:t>
      </w:r>
    </w:p>
    <w:p w:rsidRPr="002376B0" w:rsidR="00CA50ED" w:rsidP="00CA50ED" w:rsidRDefault="00CA50ED" w14:paraId="254AF5AC" w14:textId="41C0F498">
      <w:pPr>
        <w:pStyle w:val="ListParagraph"/>
        <w:numPr>
          <w:ilvl w:val="0"/>
          <w:numId w:val="20"/>
        </w:numPr>
        <w:rPr>
          <w:lang w:val="nl-BE"/>
          <w:rPrChange w:author="Wouter" w:date="2025-09-24T13:06:00Z" w:id="687">
            <w:rPr>
              <w:lang w:val="fr-BE"/>
            </w:rPr>
          </w:rPrChange>
        </w:rPr>
      </w:pPr>
      <w:commentRangeStart w:id="688"/>
      <w:r w:rsidRPr="002376B0">
        <w:rPr>
          <w:lang w:val="nl-BE"/>
          <w:rPrChange w:author="Wouter" w:date="2025-09-24T13:06:00Z" w:id="689">
            <w:rPr>
              <w:lang w:val="fr-BE"/>
            </w:rPr>
          </w:rPrChange>
        </w:rPr>
        <w:t xml:space="preserve">PDF </w:t>
      </w:r>
      <w:r w:rsidRPr="002376B0" w:rsidR="009F7899">
        <w:rPr>
          <w:lang w:val="nl-BE"/>
          <w:rPrChange w:author="Wouter" w:date="2025-09-24T13:06:00Z" w:id="690">
            <w:rPr>
              <w:lang w:val="fr-BE"/>
            </w:rPr>
          </w:rPrChange>
        </w:rPr>
        <w:t>with</w:t>
      </w:r>
      <w:commentRangeEnd w:id="688"/>
      <w:r w:rsidR="0009224A">
        <w:rPr>
          <w:rStyle w:val="CommentReference"/>
        </w:rPr>
        <w:commentReference w:id="688"/>
      </w:r>
      <w:ins w:author="Wouter" w:date="2025-09-24T13:06:00Z" w:id="691">
        <w:r w:rsidR="002376B0">
          <w:rPr>
            <w:lang w:val="en-BE"/>
          </w:rPr>
          <w:t xml:space="preserve"> (in lang of </w:t>
        </w:r>
      </w:ins>
      <w:ins w:author="Wouter" w:date="2025-09-24T13:07:00Z" w:id="692">
        <w:r w:rsidR="002376B0">
          <w:rPr>
            <w:lang w:val="en-BE"/>
          </w:rPr>
          <w:t>CountryCode, EN if multiple lang exists there)</w:t>
        </w:r>
      </w:ins>
    </w:p>
    <w:p w:rsidRPr="00EE20B7" w:rsidR="00682184" w:rsidP="009F7899" w:rsidRDefault="00682184" w14:paraId="26A5330B" w14:textId="26E1F1FA">
      <w:pPr>
        <w:pStyle w:val="ListParagraph"/>
        <w:numPr>
          <w:ilvl w:val="1"/>
          <w:numId w:val="20"/>
        </w:numPr>
        <w:rPr>
          <w:ins w:author="Wouter" w:date="2025-09-24T13:05:00Z" w:id="693"/>
          <w:lang w:val="nl-BE"/>
          <w:rPrChange w:author="Wouter" w:date="2025-09-24T13:05:00Z" w:id="694">
            <w:rPr>
              <w:ins w:author="Wouter" w:date="2025-09-24T13:05:00Z" w:id="695"/>
              <w:lang w:val="en-BE"/>
            </w:rPr>
          </w:rPrChange>
        </w:rPr>
      </w:pPr>
      <w:ins w:author="Wouter" w:date="2025-09-24T13:04:00Z" w:id="696">
        <w:r>
          <w:rPr>
            <w:lang w:val="en-BE"/>
          </w:rPr>
          <w:t>[only when PASSED] The reconstructed ePRC from the QR</w:t>
        </w:r>
      </w:ins>
      <w:ins w:author="Wouter" w:date="2025-09-24T13:06:00Z" w:id="697">
        <w:r w:rsidR="00734892">
          <w:rPr>
            <w:lang w:val="en-BE"/>
          </w:rPr>
          <w:t xml:space="preserve"> </w:t>
        </w:r>
      </w:ins>
    </w:p>
    <w:p w:rsidRPr="00682184" w:rsidR="00EE20B7" w:rsidP="009F7899" w:rsidRDefault="00EE20B7" w14:paraId="585A5E1E" w14:textId="66562693">
      <w:pPr>
        <w:pStyle w:val="ListParagraph"/>
        <w:numPr>
          <w:ilvl w:val="1"/>
          <w:numId w:val="20"/>
        </w:numPr>
        <w:rPr>
          <w:ins w:author="Wouter" w:date="2025-09-24T13:04:00Z" w:id="698"/>
          <w:lang w:val="nl-BE"/>
        </w:rPr>
      </w:pPr>
      <w:ins w:author="Wouter" w:date="2025-09-24T13:05:00Z" w:id="699">
        <w:r>
          <w:rPr>
            <w:lang w:val="en-BE"/>
          </w:rPr>
          <w:t>The originally scanned QR</w:t>
        </w:r>
      </w:ins>
    </w:p>
    <w:p w:rsidR="009F7899" w:rsidDel="00682184" w:rsidP="009F7899" w:rsidRDefault="009F7899" w14:paraId="3FD64604" w14:textId="0F462F98">
      <w:pPr>
        <w:pStyle w:val="ListParagraph"/>
        <w:numPr>
          <w:ilvl w:val="1"/>
          <w:numId w:val="20"/>
        </w:numPr>
        <w:rPr>
          <w:del w:author="Wouter" w:date="2025-09-24T13:05:00Z" w:id="700"/>
          <w:lang w:val="nl-BE"/>
        </w:rPr>
      </w:pPr>
      <w:del w:author="Wouter" w:date="2025-09-24T13:05:00Z" w:id="701">
        <w:r w:rsidDel="00682184">
          <w:rPr>
            <w:lang w:val="nl-BE"/>
          </w:rPr>
          <w:delText>T</w:delText>
        </w:r>
        <w:r w:rsidRPr="009F7899" w:rsidDel="00682184">
          <w:rPr>
            <w:lang w:val="nl-BE"/>
          </w:rPr>
          <w:delText>he payload of the o</w:delText>
        </w:r>
        <w:r w:rsidDel="00682184">
          <w:rPr>
            <w:lang w:val="nl-BE"/>
          </w:rPr>
          <w:delText xml:space="preserve">riginal JWT </w:delText>
        </w:r>
      </w:del>
    </w:p>
    <w:p w:rsidR="009F7899" w:rsidDel="00682184" w:rsidP="009F7899" w:rsidRDefault="009F7899" w14:paraId="280F17FA" w14:textId="3CED4EBB">
      <w:pPr>
        <w:pStyle w:val="ListParagraph"/>
        <w:numPr>
          <w:ilvl w:val="1"/>
          <w:numId w:val="20"/>
        </w:numPr>
        <w:rPr>
          <w:del w:author="Wouter" w:date="2025-09-24T13:05:00Z" w:id="702"/>
          <w:lang w:val="fr-BE"/>
        </w:rPr>
      </w:pPr>
      <w:del w:author="Wouter" w:date="2025-09-24T13:05:00Z" w:id="703">
        <w:r w:rsidDel="00682184">
          <w:rPr>
            <w:lang w:val="fr-BE"/>
          </w:rPr>
          <w:delText>The original QR code</w:delText>
        </w:r>
      </w:del>
    </w:p>
    <w:p w:rsidR="00CA50ED" w:rsidP="00CA50ED" w:rsidRDefault="009F7899" w14:paraId="07591F0D" w14:textId="0B802CB4">
      <w:pPr>
        <w:pStyle w:val="ListParagraph"/>
        <w:numPr>
          <w:ilvl w:val="1"/>
          <w:numId w:val="20"/>
        </w:numPr>
        <w:rPr>
          <w:lang w:val="fr-BE"/>
        </w:rPr>
      </w:pPr>
      <w:r>
        <w:rPr>
          <w:lang w:val="fr-BE"/>
        </w:rPr>
        <w:t>T</w:t>
      </w:r>
      <w:r w:rsidRPr="00CA50ED" w:rsidR="00CA50ED">
        <w:rPr>
          <w:lang w:val="fr-BE"/>
        </w:rPr>
        <w:t>he information blocks</w:t>
      </w:r>
      <w:r>
        <w:rPr>
          <w:lang w:val="fr-BE"/>
        </w:rPr>
        <w:t xml:space="preserve"> 2 + 3</w:t>
      </w:r>
      <w:r w:rsidRPr="00CA50ED" w:rsidR="00CA50ED">
        <w:rPr>
          <w:lang w:val="fr-BE"/>
        </w:rPr>
        <w:t xml:space="preserve"> </w:t>
      </w:r>
      <w:ins w:author="Wouter Deroey" w:date="2025-09-22T15:16:00Z" w:id="704">
        <w:r w:rsidR="00435C2E">
          <w:rPr>
            <w:lang w:val="en-BE"/>
          </w:rPr>
          <w:t xml:space="preserve">+ 4 </w:t>
        </w:r>
      </w:ins>
      <w:r w:rsidRPr="00CA50ED" w:rsidR="00CA50ED">
        <w:rPr>
          <w:lang w:val="fr-BE"/>
        </w:rPr>
        <w:t>a</w:t>
      </w:r>
      <w:r w:rsidR="00CA50ED">
        <w:rPr>
          <w:lang w:val="fr-BE"/>
        </w:rPr>
        <w:t>bove</w:t>
      </w:r>
    </w:p>
    <w:p w:rsidR="009F7899" w:rsidP="009F7899" w:rsidRDefault="0009224A" w14:paraId="763C90AE" w14:textId="22AD8A4F">
      <w:pPr>
        <w:pStyle w:val="ListParagraph"/>
        <w:numPr>
          <w:ilvl w:val="0"/>
          <w:numId w:val="20"/>
        </w:numPr>
        <w:rPr>
          <w:lang w:val="nl-BE"/>
        </w:rPr>
      </w:pPr>
      <w:commentRangeStart w:id="705"/>
      <w:r>
        <w:rPr>
          <w:lang w:val="nl-BE"/>
        </w:rPr>
        <w:t>Json with</w:t>
      </w:r>
      <w:commentRangeEnd w:id="705"/>
      <w:r>
        <w:rPr>
          <w:rStyle w:val="CommentReference"/>
        </w:rPr>
        <w:commentReference w:id="705"/>
      </w:r>
    </w:p>
    <w:p w:rsidR="0009224A" w:rsidP="0009224A" w:rsidRDefault="00EE20B7" w14:paraId="60FD55AD" w14:textId="7637DCE2">
      <w:pPr>
        <w:pStyle w:val="ListParagraph"/>
        <w:numPr>
          <w:ilvl w:val="1"/>
          <w:numId w:val="20"/>
        </w:numPr>
        <w:rPr>
          <w:lang w:val="nl-BE"/>
        </w:rPr>
      </w:pPr>
      <w:ins w:author="Wouter" w:date="2025-09-24T13:05:00Z" w:id="706">
        <w:r>
          <w:rPr>
            <w:lang w:val="en-BE"/>
          </w:rPr>
          <w:t xml:space="preserve">[only when PASSED] </w:t>
        </w:r>
      </w:ins>
      <w:r w:rsidR="0009224A">
        <w:rPr>
          <w:lang w:val="nl-BE"/>
        </w:rPr>
        <w:t>T</w:t>
      </w:r>
      <w:r w:rsidRPr="009F7899" w:rsidR="0009224A">
        <w:rPr>
          <w:lang w:val="nl-BE"/>
        </w:rPr>
        <w:t>he payload of the o</w:t>
      </w:r>
      <w:r w:rsidR="0009224A">
        <w:rPr>
          <w:lang w:val="nl-BE"/>
        </w:rPr>
        <w:t xml:space="preserve">riginal JWT </w:t>
      </w:r>
    </w:p>
    <w:p w:rsidR="0009224A" w:rsidP="0009224A" w:rsidRDefault="0009224A" w14:paraId="71CCC641" w14:textId="0993DA77">
      <w:pPr>
        <w:pStyle w:val="ListParagraph"/>
        <w:numPr>
          <w:ilvl w:val="1"/>
          <w:numId w:val="20"/>
        </w:numPr>
        <w:rPr>
          <w:lang w:val="fr-BE"/>
        </w:rPr>
      </w:pPr>
      <w:r>
        <w:rPr>
          <w:lang w:val="fr-BE"/>
        </w:rPr>
        <w:t>The original QR code in base45 format</w:t>
      </w:r>
    </w:p>
    <w:p w:rsidR="0009224A" w:rsidP="0009224A" w:rsidRDefault="0009224A" w14:paraId="506C03F1" w14:textId="20E8DED0">
      <w:pPr>
        <w:pStyle w:val="ListParagraph"/>
        <w:numPr>
          <w:ilvl w:val="1"/>
          <w:numId w:val="20"/>
        </w:numPr>
        <w:rPr>
          <w:lang w:val="fr-BE"/>
        </w:rPr>
      </w:pPr>
      <w:r>
        <w:rPr>
          <w:lang w:val="fr-BE"/>
        </w:rPr>
        <w:t>T</w:t>
      </w:r>
      <w:r w:rsidRPr="00CA50ED">
        <w:rPr>
          <w:lang w:val="fr-BE"/>
        </w:rPr>
        <w:t>he information blocks</w:t>
      </w:r>
      <w:r>
        <w:rPr>
          <w:lang w:val="fr-BE"/>
        </w:rPr>
        <w:t xml:space="preserve"> 2 + 3</w:t>
      </w:r>
      <w:r w:rsidRPr="00CA50ED">
        <w:rPr>
          <w:lang w:val="fr-BE"/>
        </w:rPr>
        <w:t xml:space="preserve"> </w:t>
      </w:r>
      <w:ins w:author="Wouter Deroey" w:date="2025-09-22T15:16:00Z" w:id="707">
        <w:r w:rsidR="00435C2E">
          <w:rPr>
            <w:lang w:val="en-BE"/>
          </w:rPr>
          <w:t xml:space="preserve">+ 4 </w:t>
        </w:r>
      </w:ins>
      <w:r w:rsidRPr="00CA50ED">
        <w:rPr>
          <w:lang w:val="fr-BE"/>
        </w:rPr>
        <w:t>a</w:t>
      </w:r>
      <w:r>
        <w:rPr>
          <w:lang w:val="fr-BE"/>
        </w:rPr>
        <w:t>bove</w:t>
      </w:r>
    </w:p>
    <w:p w:rsidRPr="0009224A" w:rsidR="0009224A" w:rsidP="0009224A" w:rsidRDefault="0009224A" w14:paraId="6AE9FA7C" w14:textId="46D7D46E">
      <w:pPr>
        <w:rPr>
          <w:lang w:val="fr-BE"/>
        </w:rPr>
      </w:pPr>
    </w:p>
    <w:sectPr w:rsidRPr="0009224A" w:rsidR="0009224A">
      <w:headerReference w:type="even" r:id="rId39"/>
      <w:headerReference w:type="default" r:id="rId40"/>
      <w:footerReference w:type="even" r:id="rId41"/>
      <w:footerReference w:type="default" r:id="rId42"/>
      <w:headerReference w:type="first" r:id="rId43"/>
      <w:footerReference w:type="first" r:id="rId44"/>
      <w:endnotePr>
        <w:numFmt w:val="lowerLetter"/>
      </w:endnotePr>
      <w:pgSz w:w="11906" w:h="16838" w:orient="portrait"/>
      <w:pgMar w:top="1020" w:right="1701" w:bottom="1020" w:left="1587" w:header="601" w:footer="1077"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FP" w:author="Fabien Petitcolas" w:date="2025-09-18T17:01:00Z" w:id="23">
    <w:p w:rsidR="03C39F92" w:rsidRDefault="00894995" w14:paraId="1CFCFAA2" w14:textId="4943B44E">
      <w:pPr>
        <w:pStyle w:val="CommentText"/>
      </w:pPr>
      <w:r>
        <w:rPr>
          <w:rStyle w:val="CommentReference"/>
        </w:rPr>
        <w:annotationRef/>
      </w:r>
      <w:r w:rsidRPr="41C8A947">
        <w:t xml:space="preserve">Trying the example provided below (see corresponding comment) made me realise that a reference to the thumbprint computation method is needed: </w:t>
      </w:r>
      <w:hyperlink w:anchor="section-4.1.8" r:id="rId1">
        <w:r w:rsidRPr="3D6B598D">
          <w:rPr>
            <w:rStyle w:val="Hyperlink"/>
          </w:rPr>
          <w:t>https://datatracker.ietf.org/doc/html/rfc7515#section-4.1.8</w:t>
        </w:r>
      </w:hyperlink>
    </w:p>
    <w:p w:rsidR="661FC80D" w:rsidRDefault="002376B0" w14:paraId="67A9A400" w14:textId="271578DE">
      <w:pPr>
        <w:pStyle w:val="CommentText"/>
      </w:pPr>
    </w:p>
  </w:comment>
  <w:comment w:initials="WD" w:author="Wouter Deroey" w:date="2025-09-18T21:30:00Z" w:id="24">
    <w:p w:rsidR="299D5BF7" w:rsidRDefault="00894995" w14:paraId="43B2D4CD" w14:textId="428F9A8D">
      <w:pPr>
        <w:pStyle w:val="CommentText"/>
      </w:pPr>
      <w:r>
        <w:rPr>
          <w:rStyle w:val="CommentReference"/>
        </w:rPr>
        <w:annotationRef/>
      </w:r>
      <w:r w:rsidRPr="73F32CA6">
        <w:t>This is very good remark and linked to the issue Daniel raised. Will adapt later.</w:t>
      </w:r>
    </w:p>
  </w:comment>
  <w:comment w:initials="WD" w:author="Wouter Deroey" w:date="2025-09-22T13:23:00Z" w:id="25">
    <w:p w:rsidRPr="00231076" w:rsidR="00231076" w:rsidRDefault="00231076" w14:paraId="27C391A0" w14:textId="451B687E">
      <w:pPr>
        <w:pStyle w:val="CommentText"/>
        <w:rPr>
          <w:lang w:val="en-BE"/>
        </w:rPr>
      </w:pPr>
      <w:r>
        <w:rPr>
          <w:rStyle w:val="CommentReference"/>
        </w:rPr>
        <w:annotationRef/>
      </w:r>
      <w:r>
        <w:rPr>
          <w:lang w:val="en-BE"/>
        </w:rPr>
        <w:t>Add reference to the IETF</w:t>
      </w:r>
    </w:p>
  </w:comment>
  <w:comment w:initials="FP" w:author="Fabien Petitcolas" w:date="2025-09-18T16:04:00Z" w:id="40">
    <w:p w:rsidR="45B5D917" w:rsidRDefault="00894995" w14:paraId="061D9A8E" w14:textId="49AF6942">
      <w:pPr>
        <w:pStyle w:val="CommentText"/>
      </w:pPr>
      <w:r>
        <w:rPr>
          <w:rStyle w:val="CommentReference"/>
        </w:rPr>
        <w:annotationRef/>
      </w:r>
      <w:r w:rsidRPr="4E4C6653">
        <w:t>Shouldn't the encoding be specified? (letter with accents, cedilla, etc.)</w:t>
      </w:r>
    </w:p>
  </w:comment>
  <w:comment w:initials="WD" w:author="Wouter Deroey" w:date="2025-09-18T21:30:00Z" w:id="41">
    <w:p w:rsidR="64CC80F9" w:rsidRDefault="00894995" w14:paraId="42BCC68B" w14:textId="7973E7F8">
      <w:pPr>
        <w:pStyle w:val="CommentText"/>
      </w:pPr>
      <w:r>
        <w:rPr>
          <w:rStyle w:val="CommentReference"/>
        </w:rPr>
        <w:annotationRef/>
      </w:r>
      <w:r w:rsidRPr="69F97F4A">
        <w:t>Indeed, will adapt later</w:t>
      </w:r>
    </w:p>
  </w:comment>
  <w:comment w:initials="FP" w:author="Fabien Petitcolas" w:date="2025-09-18T16:25:00Z" w:id="42">
    <w:p w:rsidR="3048450B" w:rsidRDefault="00894995" w14:paraId="6FE23777" w14:textId="1FB6EAC6">
      <w:pPr>
        <w:pStyle w:val="CommentText"/>
      </w:pPr>
      <w:r>
        <w:rPr>
          <w:rStyle w:val="CommentReference"/>
        </w:rPr>
        <w:annotationRef/>
      </w:r>
      <w:r w:rsidRPr="5A4B48F6">
        <w:t>Type string: any string or only string or digits 0-9?</w:t>
      </w:r>
    </w:p>
  </w:comment>
  <w:comment w:initials="WD" w:author="Wouter Deroey" w:date="2025-09-18T21:33:00Z" w:id="43">
    <w:p w:rsidR="4C17C5F5" w:rsidRDefault="00894995" w14:paraId="55EE06CA" w14:textId="512A7277">
      <w:pPr>
        <w:pStyle w:val="CommentText"/>
      </w:pPr>
      <w:r>
        <w:rPr>
          <w:rStyle w:val="CommentReference"/>
        </w:rPr>
        <w:annotationRef/>
      </w:r>
      <w:r w:rsidRPr="0A4A9F69">
        <w:t>schema allows anything; added it as a business rule further on</w:t>
      </w:r>
    </w:p>
  </w:comment>
  <w:comment w:initials="FP" w:author="Fabien Petitcolas" w:date="2025-09-18T16:09:00Z" w:id="55">
    <w:p w:rsidR="25B12087" w:rsidRDefault="00894995" w14:paraId="5A2BFDEB" w14:textId="19CE44A3">
      <w:pPr>
        <w:pStyle w:val="CommentText"/>
      </w:pPr>
      <w:r>
        <w:rPr>
          <w:rStyle w:val="CommentReference"/>
        </w:rPr>
        <w:annotationRef/>
      </w:r>
      <w:r w:rsidRPr="52E518C1">
        <w:t>Unclear because "ci" is already defined above as "Institution ID (4-10) + Card Serial Number (10)."</w:t>
      </w:r>
    </w:p>
  </w:comment>
  <w:comment w:initials="WD" w:author="Wouter Deroey" w:date="2025-09-18T16:19:00Z" w:id="56">
    <w:p w:rsidR="298CA60C" w:rsidRDefault="00894995" w14:paraId="06272C17" w14:textId="1F6AEDF1">
      <w:pPr>
        <w:pStyle w:val="CommentText"/>
      </w:pPr>
      <w:r>
        <w:rPr>
          <w:rStyle w:val="CommentReference"/>
        </w:rPr>
        <w:annotationRef/>
      </w:r>
      <w:r w:rsidRPr="4ADA4C39">
        <w:t>it was a mistake, officialid : ic + ii ; corrected</w:t>
      </w:r>
    </w:p>
  </w:comment>
  <w:comment w:initials="FP" w:author="Fabien Petitcolas" w:date="2025-09-18T16:21:00Z" w:id="57">
    <w:p w:rsidR="323A0938" w:rsidRDefault="00894995" w14:paraId="0071E276" w14:textId="37757D22">
      <w:pPr>
        <w:pStyle w:val="CommentText"/>
      </w:pPr>
      <w:r>
        <w:rPr>
          <w:rStyle w:val="CommentReference"/>
        </w:rPr>
        <w:annotationRef/>
      </w:r>
      <w:r w:rsidRPr="206F8A09">
        <w:t>My mistake in fact. I mixed ic and ci... these field names are clearly not human friendly...</w:t>
      </w:r>
    </w:p>
  </w:comment>
  <w:comment w:initials="WD" w:author="Wouter Deroey" w:date="2025-09-22T13:27:00Z" w:id="58">
    <w:p w:rsidRPr="005F6BCE" w:rsidR="005F6BCE" w:rsidRDefault="005F6BCE" w14:paraId="0F1E622B" w14:textId="71288F79">
      <w:pPr>
        <w:pStyle w:val="CommentText"/>
        <w:rPr>
          <w:lang w:val="en-BE"/>
        </w:rPr>
      </w:pPr>
      <w:r>
        <w:rPr>
          <w:rStyle w:val="CommentReference"/>
        </w:rPr>
        <w:annotationRef/>
      </w:r>
      <w:r>
        <w:rPr>
          <w:lang w:val="en-BE"/>
        </w:rPr>
        <w:t>Not only you mixed up; me as well in the first iteration of the document is said ‘ci’</w:t>
      </w:r>
    </w:p>
  </w:comment>
  <w:comment w:initials="FP" w:author="Fabien Petitcolas" w:date="2025-09-18T16:24:00Z" w:id="62">
    <w:p w:rsidR="795324EE" w:rsidRDefault="00894995" w14:paraId="3023731E" w14:textId="5268A559">
      <w:pPr>
        <w:pStyle w:val="CommentText"/>
      </w:pPr>
      <w:r>
        <w:rPr>
          <w:rStyle w:val="CommentReference"/>
        </w:rPr>
        <w:annotationRef/>
      </w:r>
      <w:r w:rsidRPr="77C10BF0">
        <w:t>Since ci is ii + a number, shouldn't the example start with 0120 here?</w:t>
      </w:r>
    </w:p>
  </w:comment>
  <w:comment w:initials="WD" w:author="Wouter Deroey" w:date="2025-09-18T21:34:00Z" w:id="63">
    <w:p w:rsidR="4F1E2B53" w:rsidRDefault="00894995" w14:paraId="75850EE7" w14:textId="15D168CB">
      <w:pPr>
        <w:pStyle w:val="CommentText"/>
      </w:pPr>
      <w:r>
        <w:rPr>
          <w:rStyle w:val="CommentReference"/>
        </w:rPr>
        <w:annotationRef/>
      </w:r>
      <w:r w:rsidRPr="371C6586">
        <w:t>it is a confusion, i meant ic + ii; not ci</w:t>
      </w:r>
    </w:p>
  </w:comment>
  <w:comment w:initials="FP" w:author="Fabien Petitcolas" w:date="2025-09-18T16:16:00Z" w:id="73">
    <w:p w:rsidR="5B90888B" w:rsidRDefault="00894995" w14:paraId="5B653346" w14:textId="26272223">
      <w:pPr>
        <w:pStyle w:val="CommentText"/>
      </w:pPr>
      <w:r>
        <w:rPr>
          <w:rStyle w:val="CommentReference"/>
        </w:rPr>
        <w:annotationRef/>
      </w:r>
      <w:r w:rsidRPr="238EA55D">
        <w:t>missing "is" or "should be" before "present"</w:t>
      </w:r>
    </w:p>
  </w:comment>
  <w:comment w:initials="WD" w:author="Wouter Deroey" w:date="2025-09-18T16:19:00Z" w:id="74">
    <w:p w:rsidR="58D83C96" w:rsidRDefault="00894995" w14:paraId="2846602F" w14:textId="385C092B">
      <w:pPr>
        <w:pStyle w:val="CommentText"/>
      </w:pPr>
      <w:r>
        <w:rPr>
          <w:rStyle w:val="CommentReference"/>
        </w:rPr>
        <w:annotationRef/>
      </w:r>
      <w:r w:rsidRPr="58FE2248">
        <w:t>added 'is'</w:t>
      </w:r>
    </w:p>
  </w:comment>
  <w:comment w:initials="WD" w:author="Wouter Deroey" w:date="2025-09-18T09:28:00Z" w:id="76">
    <w:p w:rsidR="00A37C96" w:rsidRDefault="00A37C96" w14:paraId="7817A878" w14:textId="77777777">
      <w:pPr>
        <w:pStyle w:val="CommentText"/>
        <w:rPr>
          <w:lang w:val="en-BE"/>
        </w:rPr>
      </w:pPr>
      <w:r>
        <w:rPr>
          <w:rStyle w:val="CommentReference"/>
        </w:rPr>
        <w:annotationRef/>
      </w:r>
      <w:r>
        <w:rPr>
          <w:lang w:val="en-BE"/>
        </w:rPr>
        <w:t>AHG specs doc mentioned some an additional step, which we did not implement:</w:t>
      </w:r>
    </w:p>
    <w:p w:rsidR="00A37C96" w:rsidRDefault="00A37C96" w14:paraId="297A2D26" w14:textId="77777777">
      <w:pPr>
        <w:pStyle w:val="CommentText"/>
        <w:rPr>
          <w:lang w:val="en-BE"/>
        </w:rPr>
      </w:pPr>
    </w:p>
    <w:p w:rsidR="00A37C96" w:rsidRDefault="00A37C96" w14:paraId="0BFD24A3" w14:textId="77777777">
      <w:pPr>
        <w:pStyle w:val="CommentText"/>
        <w:rPr>
          <w:rStyle w:val="normaltextrun"/>
          <w:rFonts w:ascii="Arial Nova" w:hAnsi="Arial Nova"/>
          <w:color w:val="000000"/>
          <w:shd w:val="clear" w:color="auto" w:fill="FFFFFF"/>
        </w:rPr>
      </w:pPr>
      <w:r>
        <w:rPr>
          <w:rStyle w:val="normaltextrun"/>
          <w:rFonts w:ascii="Arial Nova" w:hAnsi="Arial Nova"/>
          <w:color w:val="000000"/>
          <w:shd w:val="clear" w:color="auto" w:fill="FFFFFF"/>
        </w:rPr>
        <w:t>prepend the resulting compressed Document with a URN for identification purposes</w:t>
      </w:r>
    </w:p>
    <w:p w:rsidR="00A37C96" w:rsidRDefault="00A37C96" w14:paraId="26B019D5" w14:textId="77777777">
      <w:pPr>
        <w:pStyle w:val="CommentText"/>
        <w:rPr>
          <w:rStyle w:val="normaltextrun"/>
          <w:rFonts w:ascii="Arial Nova" w:hAnsi="Arial Nova"/>
          <w:color w:val="000000"/>
          <w:shd w:val="clear" w:color="auto" w:fill="FFFFFF"/>
        </w:rPr>
      </w:pPr>
    </w:p>
    <w:p w:rsidRPr="00A37C96" w:rsidR="00A37C96" w:rsidRDefault="00A37C96" w14:paraId="0B714A58" w14:textId="43227E1F">
      <w:pPr>
        <w:pStyle w:val="CommentText"/>
        <w:rPr>
          <w:lang w:val="en-BE"/>
        </w:rPr>
      </w:pPr>
      <w:r>
        <w:rPr>
          <w:rStyle w:val="normaltextrun"/>
          <w:rFonts w:ascii="Arial Nova" w:hAnsi="Arial Nova"/>
          <w:color w:val="000000"/>
          <w:shd w:val="clear" w:color="auto" w:fill="FFFFFF"/>
          <w:lang w:val="en-BE"/>
        </w:rPr>
        <w:t>Should we still do that?</w:t>
      </w:r>
      <w:r>
        <w:rPr>
          <w:lang w:val="en-BE"/>
        </w:rPr>
        <w:t xml:space="preserve"> </w:t>
      </w:r>
    </w:p>
  </w:comment>
  <w:comment w:initials="FP" w:author="Fabien Petitcolas" w:date="2025-09-18T16:40:00Z" w:id="77">
    <w:p w:rsidR="19E2A7E4" w:rsidRDefault="00894995" w14:paraId="283A6771" w14:textId="2257D82D">
      <w:pPr>
        <w:pStyle w:val="CommentText"/>
      </w:pPr>
      <w:r>
        <w:rPr>
          <w:rStyle w:val="CommentReference"/>
        </w:rPr>
        <w:annotationRef/>
      </w:r>
      <w:r w:rsidRPr="1BECA443">
        <w:t>While trying out, I noticed that the fingerprint used here is the fingerprint of the private key, not of the certificate.</w:t>
      </w:r>
    </w:p>
    <w:p w:rsidR="029E0F4E" w:rsidRDefault="002376B0" w14:paraId="3821BECE" w14:textId="540AB745">
      <w:pPr>
        <w:pStyle w:val="CommentText"/>
      </w:pPr>
    </w:p>
    <w:p w:rsidR="3A7842EA" w:rsidRDefault="00894995" w14:paraId="37BC5712" w14:textId="69D718B1">
      <w:pPr>
        <w:pStyle w:val="CommentText"/>
      </w:pPr>
      <w:r w:rsidRPr="749EE5AD">
        <w:t>I'm wondering if we shouldn't use:</w:t>
      </w:r>
    </w:p>
    <w:p w:rsidR="5CF3C3DB" w:rsidRDefault="002376B0" w14:paraId="41D1906F" w14:textId="149BCB0E">
      <w:pPr>
        <w:pStyle w:val="CommentText"/>
      </w:pPr>
      <w:hyperlink w:anchor="section-4.2.1.2" r:id="rId2">
        <w:r w:rsidRPr="7372584C" w:rsidR="00894995">
          <w:rPr>
            <w:rStyle w:val="Hyperlink"/>
          </w:rPr>
          <w:t>https://www.rfc-editor.org/rfc/rfc5280#section-4.2.1.2</w:t>
        </w:r>
      </w:hyperlink>
    </w:p>
    <w:p w:rsidR="61A50A08" w:rsidRDefault="002376B0" w14:paraId="4F242B28" w14:textId="56524402">
      <w:pPr>
        <w:pStyle w:val="CommentText"/>
      </w:pPr>
    </w:p>
    <w:p w:rsidR="5806D53B" w:rsidRDefault="00894995" w14:paraId="40CB9F8C" w14:textId="2A81525A">
      <w:pPr>
        <w:pStyle w:val="CommentText"/>
      </w:pPr>
      <w:r w:rsidRPr="7074C8EC">
        <w:t>could also be hash of DER encoding of certificate as:</w:t>
      </w:r>
    </w:p>
    <w:p w:rsidR="3DEDB6AE" w:rsidRDefault="002376B0" w14:paraId="017BC0E6" w14:textId="459E662B">
      <w:pPr>
        <w:pStyle w:val="CommentText"/>
      </w:pPr>
      <w:hyperlink w:anchor="section-4.1.8" r:id="rId3">
        <w:r w:rsidRPr="6D55F5DB" w:rsidR="00894995">
          <w:rPr>
            <w:rStyle w:val="Hyperlink"/>
          </w:rPr>
          <w:t>https://datatracker.ietf.org/doc/html/rfc7515#section-4.1.8</w:t>
        </w:r>
      </w:hyperlink>
    </w:p>
    <w:p w:rsidR="0469688C" w:rsidRDefault="002376B0" w14:paraId="528F21DA" w14:textId="61ECAF03">
      <w:pPr>
        <w:pStyle w:val="CommentText"/>
      </w:pPr>
    </w:p>
  </w:comment>
  <w:comment w:initials="WD" w:author="Wouter Deroey" w:date="2025-09-18T21:35:00Z" w:id="78">
    <w:p w:rsidR="6895C209" w:rsidRDefault="00894995" w14:paraId="4535CF53" w14:textId="27335AE7">
      <w:pPr>
        <w:pStyle w:val="CommentText"/>
      </w:pPr>
      <w:r>
        <w:rPr>
          <w:rStyle w:val="CommentReference"/>
        </w:rPr>
        <w:annotationRef/>
      </w:r>
      <w:r w:rsidRPr="2EBA97A9">
        <w:t>i will correct everything later, when the the issue raised by Daniel is fixed in our code</w:t>
      </w:r>
    </w:p>
  </w:comment>
  <w:comment w:initials="WD" w:author="Wouter Deroey" w:date="2025-09-22T14:26:00Z" w:id="79">
    <w:p w:rsidRPr="009C1734" w:rsidR="009C1734" w:rsidRDefault="009C1734" w14:paraId="67CBEE52" w14:textId="0E6F4356">
      <w:pPr>
        <w:pStyle w:val="CommentText"/>
        <w:rPr>
          <w:lang w:val="en-BE"/>
        </w:rPr>
      </w:pPr>
      <w:r>
        <w:rPr>
          <w:rStyle w:val="CommentReference"/>
        </w:rPr>
        <w:annotationRef/>
      </w:r>
      <w:r>
        <w:rPr>
          <w:lang w:val="en-BE"/>
        </w:rPr>
        <w:t>fixed. Can you confirm ?</w:t>
      </w:r>
    </w:p>
  </w:comment>
  <w:comment w:initials="FP" w:author="Fabien Petitcolas" w:date="2025-09-18T16:42:00Z" w:id="213">
    <w:p w:rsidR="77C14C29" w:rsidRDefault="00894995" w14:paraId="71EB3D47" w14:textId="247AA31C">
      <w:pPr>
        <w:pStyle w:val="CommentText"/>
      </w:pPr>
      <w:r>
        <w:rPr>
          <w:rStyle w:val="CommentReference"/>
        </w:rPr>
        <w:annotationRef/>
      </w:r>
      <w:r w:rsidRPr="46D02625">
        <w:t>Could match with example data for John Doe?</w:t>
      </w:r>
    </w:p>
  </w:comment>
  <w:comment w:initials="WD" w:author="Wouter Deroey" w:date="2025-09-18T21:35:00Z" w:id="214">
    <w:p w:rsidR="70673A69" w:rsidRDefault="00894995" w14:paraId="40EE3EAB" w14:textId="37054F4E">
      <w:pPr>
        <w:pStyle w:val="CommentText"/>
      </w:pPr>
      <w:r>
        <w:rPr>
          <w:rStyle w:val="CommentReference"/>
        </w:rPr>
        <w:annotationRef/>
      </w:r>
      <w:r w:rsidRPr="7A98E9CE">
        <w:t>would be nice indeed; adding to my todo</w:t>
      </w:r>
    </w:p>
  </w:comment>
  <w:comment w:initials="WD" w:author="Wouter Deroey" w:date="2025-09-23T12:27:00Z" w:id="215">
    <w:p w:rsidRPr="00D85B2A" w:rsidR="00D85B2A" w:rsidRDefault="00D85B2A" w14:paraId="10A909BA" w14:textId="125FE636">
      <w:pPr>
        <w:pStyle w:val="CommentText"/>
        <w:rPr>
          <w:lang w:val="en-BE"/>
        </w:rPr>
      </w:pPr>
      <w:r>
        <w:rPr>
          <w:rStyle w:val="CommentReference"/>
        </w:rPr>
        <w:annotationRef/>
      </w:r>
      <w:r>
        <w:rPr>
          <w:lang w:val="en-BE"/>
        </w:rPr>
        <w:t>DONE</w:t>
      </w:r>
    </w:p>
  </w:comment>
  <w:comment w:initials="WD" w:author="Wouter Deroey" w:date="2025-09-18T15:50:00Z" w:id="365">
    <w:p w:rsidR="009F7899" w:rsidRDefault="009F7899" w14:paraId="5A209D40" w14:textId="7AD8607E">
      <w:pPr>
        <w:pStyle w:val="CommentText"/>
      </w:pPr>
      <w:r>
        <w:rPr>
          <w:rStyle w:val="CommentReference"/>
        </w:rPr>
        <w:annotationRef/>
      </w:r>
      <w:r>
        <w:t>To be decided whether the export should be signed as well.</w:t>
      </w:r>
    </w:p>
  </w:comment>
  <w:comment w:initials="WD" w:author="Wouter Deroey" w:date="2025-09-18T15:53:00Z" w:id="688">
    <w:p w:rsidR="0009224A" w:rsidRDefault="0009224A" w14:paraId="4F8FF38A" w14:textId="7BF47A0F">
      <w:pPr>
        <w:pStyle w:val="CommentText"/>
      </w:pPr>
      <w:r>
        <w:rPr>
          <w:rStyle w:val="CommentReference"/>
        </w:rPr>
        <w:annotationRef/>
      </w:r>
      <w:r>
        <w:t>Format to be decided</w:t>
      </w:r>
    </w:p>
  </w:comment>
  <w:comment w:initials="WD" w:author="Wouter Deroey" w:date="2025-09-18T15:53:00Z" w:id="705">
    <w:p w:rsidR="0009224A" w:rsidRDefault="0009224A" w14:paraId="6CFB8789" w14:textId="72C8BD09">
      <w:pPr>
        <w:pStyle w:val="CommentText"/>
      </w:pPr>
      <w:r>
        <w:rPr>
          <w:rStyle w:val="CommentReference"/>
        </w:rPr>
        <w:annotationRef/>
      </w:r>
      <w:r>
        <w:t xml:space="preserve">Schema to be </w:t>
      </w:r>
      <w:r w:rsidR="004A28F5">
        <w:t>decided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A9A400" w15:done="1"/>
  <w15:commentEx w15:paraId="43B2D4CD" w15:paraIdParent="67A9A400" w15:done="1"/>
  <w15:commentEx w15:paraId="27C391A0" w15:paraIdParent="67A9A400" w15:done="1"/>
  <w15:commentEx w15:paraId="061D9A8E" w15:done="0"/>
  <w15:commentEx w15:paraId="42BCC68B" w15:paraIdParent="061D9A8E" w15:done="0"/>
  <w15:commentEx w15:paraId="6FE23777" w15:done="0"/>
  <w15:commentEx w15:paraId="55EE06CA" w15:paraIdParent="6FE23777" w15:done="0"/>
  <w15:commentEx w15:paraId="5A2BFDEB" w15:done="1"/>
  <w15:commentEx w15:paraId="06272C17" w15:paraIdParent="5A2BFDEB" w15:done="1"/>
  <w15:commentEx w15:paraId="0071E276" w15:paraIdParent="5A2BFDEB" w15:done="1"/>
  <w15:commentEx w15:paraId="0F1E622B" w15:paraIdParent="5A2BFDEB" w15:done="1"/>
  <w15:commentEx w15:paraId="3023731E" w15:done="1"/>
  <w15:commentEx w15:paraId="75850EE7" w15:paraIdParent="3023731E" w15:done="1"/>
  <w15:commentEx w15:paraId="5B653346" w15:done="1"/>
  <w15:commentEx w15:paraId="2846602F" w15:paraIdParent="5B653346" w15:done="1"/>
  <w15:commentEx w15:paraId="0B714A58" w15:done="0"/>
  <w15:commentEx w15:paraId="528F21DA" w15:done="0"/>
  <w15:commentEx w15:paraId="4535CF53" w15:paraIdParent="528F21DA" w15:done="0"/>
  <w15:commentEx w15:paraId="67CBEE52" w15:paraIdParent="528F21DA" w15:done="0"/>
  <w15:commentEx w15:paraId="71EB3D47" w15:done="1"/>
  <w15:commentEx w15:paraId="40EE3EAB" w15:paraIdParent="71EB3D47" w15:done="1"/>
  <w15:commentEx w15:paraId="10A909BA" w15:paraIdParent="71EB3D47" w15:done="1"/>
  <w15:commentEx w15:paraId="5A209D40" w15:done="0"/>
  <w15:commentEx w15:paraId="4F8FF38A" w15:done="0"/>
  <w15:commentEx w15:paraId="6CFB87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797D8C1" w16cex:dateUtc="2025-09-18T15:01:00Z"/>
  <w16cex:commentExtensible w16cex:durableId="635A4C50" w16cex:dateUtc="2025-09-18T19:30:00Z"/>
  <w16cex:commentExtensible w16cex:durableId="2C7BCC58" w16cex:dateUtc="2025-09-22T11:23:00Z"/>
  <w16cex:commentExtensible w16cex:durableId="7A0C7687" w16cex:dateUtc="2025-09-18T14:04:00Z"/>
  <w16cex:commentExtensible w16cex:durableId="0E6E391C" w16cex:dateUtc="2025-09-18T19:30:00Z"/>
  <w16cex:commentExtensible w16cex:durableId="510A0144" w16cex:dateUtc="2025-09-18T14:25:00Z"/>
  <w16cex:commentExtensible w16cex:durableId="00EA934F" w16cex:dateUtc="2025-09-18T19:33:00Z"/>
  <w16cex:commentExtensible w16cex:durableId="3BAA8058" w16cex:dateUtc="2025-09-18T14:09:00Z"/>
  <w16cex:commentExtensible w16cex:durableId="5089BAD4" w16cex:dateUtc="2025-09-18T14:19:00Z"/>
  <w16cex:commentExtensible w16cex:durableId="60308DFD" w16cex:dateUtc="2025-09-18T14:21:00Z"/>
  <w16cex:commentExtensible w16cex:durableId="2C7BCD29" w16cex:dateUtc="2025-09-22T11:27:00Z"/>
  <w16cex:commentExtensible w16cex:durableId="40560CEF" w16cex:dateUtc="2025-09-18T14:24:00Z"/>
  <w16cex:commentExtensible w16cex:durableId="006667F1" w16cex:dateUtc="2025-09-18T19:34:00Z"/>
  <w16cex:commentExtensible w16cex:durableId="3047DAB3" w16cex:dateUtc="2025-09-18T14:16:00Z"/>
  <w16cex:commentExtensible w16cex:durableId="549B9814" w16cex:dateUtc="2025-09-18T14:19:00Z"/>
  <w16cex:commentExtensible w16cex:durableId="2C764F52" w16cex:dateUtc="2025-09-18T07:28:00Z"/>
  <w16cex:commentExtensible w16cex:durableId="53D107B6" w16cex:dateUtc="2025-09-18T14:40:00Z"/>
  <w16cex:commentExtensible w16cex:durableId="3FBB9B2E" w16cex:dateUtc="2025-09-18T19:35:00Z"/>
  <w16cex:commentExtensible w16cex:durableId="2C7BDB32" w16cex:dateUtc="2025-09-22T12:26:00Z"/>
  <w16cex:commentExtensible w16cex:durableId="67C381F6" w16cex:dateUtc="2025-09-18T14:42:00Z"/>
  <w16cex:commentExtensible w16cex:durableId="5D38541F" w16cex:dateUtc="2025-09-18T19:35:00Z"/>
  <w16cex:commentExtensible w16cex:durableId="2C7D10CF" w16cex:dateUtc="2025-09-23T10:27:00Z"/>
  <w16cex:commentExtensible w16cex:durableId="2C76A8AD" w16cex:dateUtc="2025-09-18T13:50:00Z"/>
  <w16cex:commentExtensible w16cex:durableId="2C76A966" w16cex:dateUtc="2025-09-18T13:53:00Z"/>
  <w16cex:commentExtensible w16cex:durableId="2C76A971" w16cex:dateUtc="2025-09-18T1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A9A400" w16cid:durableId="0797D8C1"/>
  <w16cid:commentId w16cid:paraId="43B2D4CD" w16cid:durableId="635A4C50"/>
  <w16cid:commentId w16cid:paraId="27C391A0" w16cid:durableId="2C7BCC58"/>
  <w16cid:commentId w16cid:paraId="061D9A8E" w16cid:durableId="7A0C7687"/>
  <w16cid:commentId w16cid:paraId="42BCC68B" w16cid:durableId="0E6E391C"/>
  <w16cid:commentId w16cid:paraId="6FE23777" w16cid:durableId="510A0144"/>
  <w16cid:commentId w16cid:paraId="55EE06CA" w16cid:durableId="00EA934F"/>
  <w16cid:commentId w16cid:paraId="5A2BFDEB" w16cid:durableId="3BAA8058"/>
  <w16cid:commentId w16cid:paraId="06272C17" w16cid:durableId="5089BAD4"/>
  <w16cid:commentId w16cid:paraId="0071E276" w16cid:durableId="60308DFD"/>
  <w16cid:commentId w16cid:paraId="0F1E622B" w16cid:durableId="2C7BCD29"/>
  <w16cid:commentId w16cid:paraId="3023731E" w16cid:durableId="40560CEF"/>
  <w16cid:commentId w16cid:paraId="75850EE7" w16cid:durableId="006667F1"/>
  <w16cid:commentId w16cid:paraId="5B653346" w16cid:durableId="3047DAB3"/>
  <w16cid:commentId w16cid:paraId="2846602F" w16cid:durableId="549B9814"/>
  <w16cid:commentId w16cid:paraId="0B714A58" w16cid:durableId="2C764F52"/>
  <w16cid:commentId w16cid:paraId="528F21DA" w16cid:durableId="53D107B6"/>
  <w16cid:commentId w16cid:paraId="4535CF53" w16cid:durableId="3FBB9B2E"/>
  <w16cid:commentId w16cid:paraId="67CBEE52" w16cid:durableId="2C7BDB32"/>
  <w16cid:commentId w16cid:paraId="71EB3D47" w16cid:durableId="67C381F6"/>
  <w16cid:commentId w16cid:paraId="40EE3EAB" w16cid:durableId="5D38541F"/>
  <w16cid:commentId w16cid:paraId="10A909BA" w16cid:durableId="2C7D10CF"/>
  <w16cid:commentId w16cid:paraId="5A209D40" w16cid:durableId="2C76A8AD"/>
  <w16cid:commentId w16cid:paraId="4F8FF38A" w16cid:durableId="2C76A966"/>
  <w16cid:commentId w16cid:paraId="6CFB8789" w16cid:durableId="2C76A9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12C3" w:rsidRDefault="007112C3" w14:paraId="4EC7C0FF" w14:textId="77777777">
      <w:pPr>
        <w:spacing w:after="0" w:line="240" w:lineRule="auto"/>
      </w:pPr>
      <w:r>
        <w:separator/>
      </w:r>
    </w:p>
  </w:endnote>
  <w:endnote w:type="continuationSeparator" w:id="0">
    <w:p w:rsidR="007112C3" w:rsidRDefault="007112C3" w14:paraId="25036599" w14:textId="77777777">
      <w:pPr>
        <w:spacing w:after="0" w:line="240" w:lineRule="auto"/>
      </w:pPr>
      <w:r>
        <w:continuationSeparator/>
      </w:r>
    </w:p>
  </w:endnote>
  <w:endnote w:type="continuationNotice" w:id="1">
    <w:p w:rsidR="007112C3" w:rsidRDefault="007112C3" w14:paraId="2F1044E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C Square Sans Cond Pro">
    <w:altName w:val="Calibri"/>
    <w:charset w:val="00"/>
    <w:family w:val="swiss"/>
    <w:pitch w:val="variable"/>
    <w:sig w:usb0="20000287" w:usb1="00000001" w:usb2="00000000" w:usb3="00000000" w:csb0="000001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E3B5C" w:rsidR="00C773EE" w:rsidRDefault="00F173A3" w14:paraId="1B21F155" w14:textId="3E567371">
    <w:pPr>
      <w:pStyle w:val="FooterLine"/>
      <w:rPr>
        <w:lang w:val="fr-BE"/>
      </w:rPr>
    </w:pPr>
    <w:r w:rsidRPr="00EE3B5C">
      <w:rPr>
        <w:lang w:val="fr-BE"/>
      </w:rPr>
      <w:t>DG EMPL</w:t>
    </w:r>
    <w:r w:rsidRPr="00EE3B5C" w:rsidR="00633ADD">
      <w:rPr>
        <w:lang w:val="fr-BE"/>
      </w:rPr>
      <w:t xml:space="preserve"> - </w:t>
    </w:r>
    <w:r w:rsidRPr="00EE3B5C" w:rsidR="006414D6">
      <w:rPr>
        <w:lang w:val="fr-BE"/>
      </w:rPr>
      <w:t>Digital Transformation Action Plan 2024</w:t>
    </w:r>
    <w:r w:rsidRPr="00EE3B5C" w:rsidR="00633ADD">
      <w:rPr>
        <w:lang w:val="fr-BE"/>
      </w:rPr>
      <w:tab/>
    </w:r>
    <w:r w:rsidRPr="00EE3B5C" w:rsidR="00633ADD">
      <w:rPr>
        <w:lang w:val="fr-BE"/>
      </w:rPr>
      <w:t xml:space="preserve">Page </w:t>
    </w:r>
    <w:r w:rsidR="00633ADD">
      <w:fldChar w:fldCharType="begin"/>
    </w:r>
    <w:r w:rsidRPr="00EE3B5C" w:rsidR="00633ADD">
      <w:rPr>
        <w:lang w:val="fr-BE"/>
      </w:rPr>
      <w:instrText>PAGE</w:instrText>
    </w:r>
    <w:r w:rsidR="00633ADD">
      <w:fldChar w:fldCharType="separate"/>
    </w:r>
    <w:r w:rsidRPr="00EE3B5C">
      <w:rPr>
        <w:noProof/>
        <w:lang w:val="fr-BE"/>
      </w:rPr>
      <w:t>1</w:t>
    </w:r>
    <w:r w:rsidR="00633ADD">
      <w:fldChar w:fldCharType="end"/>
    </w:r>
    <w:r w:rsidRPr="00EE3B5C" w:rsidR="00633ADD">
      <w:rPr>
        <w:lang w:val="fr-BE"/>
      </w:rPr>
      <w:t xml:space="preserve"> / </w:t>
    </w:r>
    <w:r w:rsidR="00633ADD">
      <w:fldChar w:fldCharType="begin"/>
    </w:r>
    <w:r w:rsidRPr="00EE3B5C" w:rsidR="00633ADD">
      <w:rPr>
        <w:lang w:val="fr-BE"/>
      </w:rPr>
      <w:instrText>NUMPAGES</w:instrText>
    </w:r>
    <w:r w:rsidR="00633ADD">
      <w:fldChar w:fldCharType="separate"/>
    </w:r>
    <w:r w:rsidRPr="00EE3B5C">
      <w:rPr>
        <w:noProof/>
        <w:lang w:val="fr-BE"/>
      </w:rPr>
      <w:t>3</w:t>
    </w:r>
    <w:r w:rsidR="00633ADD">
      <w:fldChar w:fldCharType="end"/>
    </w:r>
  </w:p>
  <w:p w:rsidR="00C773EE" w:rsidRDefault="002376B0" w14:paraId="003412A3" w14:textId="7CCB437E">
    <w:pPr>
      <w:pStyle w:val="Footer"/>
    </w:pPr>
    <w:sdt>
      <w:sdtPr>
        <w:id w:val="814686166"/>
        <w:dataBinding w:xpath="/Texts/TechFooterVersion" w:storeItemID="{4EF90DE6-88B6-4264-9629-4D8DFDFE87D2}"/>
        <w:text w:multiLine="1"/>
      </w:sdtPr>
      <w:sdtEndPr/>
      <w:sdtContent>
        <w:r w:rsidR="004474E8">
          <w:t>Document Version</w:t>
        </w:r>
      </w:sdtContent>
    </w:sdt>
    <w:r w:rsidR="00633ADD">
      <w:t xml:space="preserve"> </w:t>
    </w:r>
    <w:sdt>
      <w:sdtPr>
        <w:alias w:val="Version"/>
        <w:id w:val="-1282495083"/>
        <w:dataBinding w:xpath="/EurolookProperties/DocumentVersion" w:storeItemID="{D3EA5527-7367-4268-9D83-5125C98D0ED2}"/>
        <w:text w:multiLine="1"/>
      </w:sdtPr>
      <w:sdtEndPr/>
      <w:sdtContent>
        <w:r w:rsidR="00677951">
          <w:t>0.3</w:t>
        </w:r>
      </w:sdtContent>
    </w:sdt>
    <w:r w:rsidR="00633ADD">
      <w:t xml:space="preserve"> </w:t>
    </w:r>
    <w:sdt>
      <w:sdtPr>
        <w:id w:val="-1785418798"/>
        <w:dataBinding w:xpath="/Texts/TechFooterDated" w:storeItemID="{4EF90DE6-88B6-4264-9629-4D8DFDFE87D2}"/>
        <w:text w:multiLine="1"/>
      </w:sdtPr>
      <w:sdtEndPr/>
      <w:sdtContent>
        <w:r w:rsidR="004474E8">
          <w:t>dated</w:t>
        </w:r>
      </w:sdtContent>
    </w:sdt>
    <w:r w:rsidR="00633ADD">
      <w:t xml:space="preserve"> </w:t>
    </w:r>
    <w:sdt>
      <w:sdtPr>
        <w:alias w:val=""/>
        <w:id w:val="-289517744"/>
        <w:dataBinding w:xpath="/EurolookProperties/DocumentDate" w:storeItemID="{D3EA5527-7367-4268-9D83-5125C98D0ED2}"/>
        <w:date w:fullDate="2025-09-17T00:00:00Z">
          <w:dateFormat w:val="dd/MM/yyyy"/>
          <w:lid w:val="en-GB"/>
          <w:storeMappedDataAs w:val="dateTime"/>
          <w:calendar w:val="gregorian"/>
        </w:date>
      </w:sdtPr>
      <w:sdtEndPr/>
      <w:sdtContent>
        <w:r w:rsidR="006658C4">
          <w:t>17/09/2025</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67A03" w:rsidR="00C773EE" w:rsidRDefault="009001B7" w14:paraId="04B52147" w14:textId="0970DC31">
    <w:pPr>
      <w:pStyle w:val="FooterLine"/>
      <w:rPr>
        <w:lang w:val="en-IE"/>
      </w:rPr>
    </w:pPr>
    <w:r w:rsidRPr="00067A03">
      <w:rPr>
        <w:lang w:val="en-IE"/>
      </w:rPr>
      <w:t xml:space="preserve">EHIC PDF QR Code PoC – </w:t>
    </w:r>
    <w:r w:rsidR="007E55F3">
      <w:rPr>
        <w:lang w:val="en-BE"/>
      </w:rPr>
      <w:t>Technical Specifications</w:t>
    </w:r>
    <w:r w:rsidRPr="00067A03" w:rsidR="00633ADD">
      <w:rPr>
        <w:lang w:val="en-IE"/>
      </w:rPr>
      <w:tab/>
    </w:r>
    <w:r w:rsidRPr="00067A03" w:rsidR="00633ADD">
      <w:rPr>
        <w:lang w:val="en-IE"/>
      </w:rPr>
      <w:t xml:space="preserve">Page </w:t>
    </w:r>
    <w:r w:rsidR="00633ADD">
      <w:fldChar w:fldCharType="begin"/>
    </w:r>
    <w:r w:rsidRPr="00067A03" w:rsidR="00633ADD">
      <w:rPr>
        <w:lang w:val="en-IE"/>
      </w:rPr>
      <w:instrText>PAGE</w:instrText>
    </w:r>
    <w:r w:rsidR="00633ADD">
      <w:fldChar w:fldCharType="separate"/>
    </w:r>
    <w:r w:rsidRPr="00067A03" w:rsidR="00F173A3">
      <w:rPr>
        <w:noProof/>
        <w:lang w:val="en-IE"/>
      </w:rPr>
      <w:t>2</w:t>
    </w:r>
    <w:r w:rsidR="00633ADD">
      <w:fldChar w:fldCharType="end"/>
    </w:r>
    <w:r w:rsidRPr="00067A03" w:rsidR="00633ADD">
      <w:rPr>
        <w:lang w:val="en-IE"/>
      </w:rPr>
      <w:t xml:space="preserve"> / </w:t>
    </w:r>
    <w:r w:rsidR="00633ADD">
      <w:fldChar w:fldCharType="begin"/>
    </w:r>
    <w:r w:rsidRPr="00067A03" w:rsidR="00633ADD">
      <w:rPr>
        <w:lang w:val="en-IE"/>
      </w:rPr>
      <w:instrText>NUMPAGES</w:instrText>
    </w:r>
    <w:r w:rsidR="00633ADD">
      <w:fldChar w:fldCharType="separate"/>
    </w:r>
    <w:r w:rsidRPr="00067A03" w:rsidR="00F173A3">
      <w:rPr>
        <w:noProof/>
        <w:lang w:val="en-IE"/>
      </w:rPr>
      <w:t>3</w:t>
    </w:r>
    <w:r w:rsidR="00633ADD">
      <w:fldChar w:fldCharType="end"/>
    </w:r>
  </w:p>
  <w:p w:rsidRPr="009001B7" w:rsidR="00C773EE" w:rsidRDefault="002376B0" w14:paraId="33CA4E5A" w14:textId="757CEB6E">
    <w:pPr>
      <w:pStyle w:val="Footer"/>
      <w:rPr>
        <w:lang w:val="fr-BE"/>
      </w:rPr>
    </w:pPr>
    <w:sdt>
      <w:sdtPr>
        <w:rPr>
          <w:lang w:val="fr-BE"/>
        </w:rPr>
        <w:alias w:val=""/>
        <w:id w:val="-1564944980"/>
        <w:dataBinding w:xpath="/EurolookProperties/DocumentDate" w:storeItemID="{D3EA5527-7367-4268-9D83-5125C98D0ED2}"/>
        <w:date w:fullDate="2025-09-17T00:00:00Z">
          <w:dateFormat w:val="dd/MM/yyyy"/>
          <w:lid w:val="en-GB"/>
          <w:storeMappedDataAs w:val="dateTime"/>
          <w:calendar w:val="gregorian"/>
        </w:date>
      </w:sdtPr>
      <w:sdtEndPr/>
      <w:sdtContent>
        <w:r w:rsidR="006658C4">
          <w:rPr>
            <w:lang w:val="en-BE"/>
          </w:rPr>
          <w:t>17</w:t>
        </w:r>
        <w:r w:rsidR="00220360">
          <w:t>/</w:t>
        </w:r>
        <w:r w:rsidR="006658C4">
          <w:rPr>
            <w:lang w:val="en-BE"/>
          </w:rPr>
          <w:t>09</w:t>
        </w:r>
        <w:r w:rsidR="00220360">
          <w:t>/2025</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73EE" w:rsidRDefault="00260A71" w14:paraId="6A8297AD" w14:textId="3F20A3B9">
    <w:pPr>
      <w:pStyle w:val="Footer"/>
    </w:pPr>
    <w:r>
      <w:t xml:space="preserve">Page </w:t>
    </w:r>
    <w:r>
      <w:fldChar w:fldCharType="begin"/>
    </w:r>
    <w:r>
      <w:instrText xml:space="preserve"> PAGE  \* Arabic  \* MERGEFORMAT </w:instrText>
    </w:r>
    <w:r>
      <w:fldChar w:fldCharType="separate"/>
    </w:r>
    <w:r>
      <w:rPr>
        <w:noProof/>
      </w:rPr>
      <w:t>19</w:t>
    </w:r>
    <w:r>
      <w:fldChar w:fldCharType="end"/>
    </w:r>
    <w:r>
      <w:t>/</w:t>
    </w:r>
    <w:r>
      <w:fldChar w:fldCharType="begin"/>
    </w:r>
    <w:r>
      <w:instrText>NUMPAGES  \* Arabic  \* MERGEFORMAT</w:instrText>
    </w:r>
    <w:r>
      <w:fldChar w:fldCharType="separate"/>
    </w:r>
    <w:r>
      <w:rPr>
        <w:noProof/>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12C3" w:rsidRDefault="007112C3" w14:paraId="5B89B22D" w14:textId="77777777">
      <w:pPr>
        <w:spacing w:after="0" w:line="240" w:lineRule="auto"/>
      </w:pPr>
      <w:r>
        <w:separator/>
      </w:r>
    </w:p>
  </w:footnote>
  <w:footnote w:type="continuationSeparator" w:id="0">
    <w:p w:rsidR="007112C3" w:rsidRDefault="007112C3" w14:paraId="2F4EBCDA" w14:textId="77777777">
      <w:pPr>
        <w:spacing w:after="0" w:line="240" w:lineRule="auto"/>
      </w:pPr>
      <w:r>
        <w:continuationSeparator/>
      </w:r>
    </w:p>
  </w:footnote>
  <w:footnote w:type="continuationNotice" w:id="1">
    <w:p w:rsidR="007112C3" w:rsidRDefault="007112C3" w14:paraId="44A5A6F1" w14:textId="77777777">
      <w:pPr>
        <w:spacing w:after="0" w:line="240" w:lineRule="auto"/>
      </w:pPr>
    </w:p>
  </w:footnote>
  <w:footnote w:id="2">
    <w:p w:rsidRPr="001578CE" w:rsidR="001578CE" w:rsidRDefault="001578CE" w14:paraId="42EF2D3D" w14:textId="7AA76304">
      <w:pPr>
        <w:pStyle w:val="FootnoteText"/>
        <w:rPr>
          <w:lang w:val="en-BE"/>
        </w:rPr>
      </w:pPr>
      <w:r>
        <w:rPr>
          <w:rStyle w:val="FootnoteReference"/>
        </w:rPr>
        <w:footnoteRef/>
      </w:r>
      <w:r>
        <w:t xml:space="preserve"> </w:t>
      </w:r>
      <w:r>
        <w:rPr>
          <w:lang w:val="en-BE"/>
        </w:rPr>
        <w:t>Since the verification of the PRC data itself requires a</w:t>
      </w:r>
      <w:r w:rsidR="00197AB7">
        <w:rPr>
          <w:lang w:val="en-BE"/>
        </w:rPr>
        <w:t>dditional</w:t>
      </w:r>
      <w:r>
        <w:rPr>
          <w:lang w:val="en-BE"/>
        </w:rPr>
        <w:t xml:space="preserve"> specific type</w:t>
      </w:r>
      <w:r w:rsidR="00197AB7">
        <w:rPr>
          <w:lang w:val="en-BE"/>
        </w:rPr>
        <w:t>s</w:t>
      </w:r>
      <w:r>
        <w:rPr>
          <w:lang w:val="en-BE"/>
        </w:rPr>
        <w:t xml:space="preserve"> of validation </w:t>
      </w:r>
      <w:r w:rsidR="00197AB7">
        <w:rPr>
          <w:lang w:val="en-BE"/>
        </w:rPr>
        <w:t xml:space="preserve">(see section </w:t>
      </w:r>
      <w:r w:rsidR="00197AB7">
        <w:rPr>
          <w:lang w:val="en-BE"/>
        </w:rPr>
        <w:fldChar w:fldCharType="begin"/>
      </w:r>
      <w:r w:rsidR="00197AB7">
        <w:rPr>
          <w:lang w:val="en-BE"/>
        </w:rPr>
        <w:instrText xml:space="preserve"> REF _Ref209079422 \r \h </w:instrText>
      </w:r>
      <w:r w:rsidR="00197AB7">
        <w:rPr>
          <w:lang w:val="en-BE"/>
        </w:rPr>
      </w:r>
      <w:r w:rsidR="00197AB7">
        <w:rPr>
          <w:lang w:val="en-BE"/>
        </w:rPr>
        <w:fldChar w:fldCharType="separate"/>
      </w:r>
      <w:r w:rsidR="00197AB7">
        <w:rPr>
          <w:lang w:val="en-BE"/>
        </w:rPr>
        <w:t>5.5</w:t>
      </w:r>
      <w:r w:rsidR="00197AB7">
        <w:rPr>
          <w:lang w:val="en-BE"/>
        </w:rPr>
        <w:fldChar w:fldCharType="end"/>
      </w:r>
      <w:r w:rsidR="00197AB7">
        <w:rPr>
          <w:lang w:val="en-BE"/>
        </w:rPr>
        <w:t xml:space="preserve">) </w:t>
      </w:r>
      <w:r>
        <w:rPr>
          <w:lang w:val="en-BE"/>
        </w:rPr>
        <w:t xml:space="preserve">the advantage of using a standard model like the W3C VCDM 2.0 which offers a generic framework for verifying credentials could not hold up against the disadvantage of the extra information needed to be represented in the restricted area we have at our disposition in the QR code. </w:t>
      </w:r>
    </w:p>
  </w:footnote>
  <w:footnote w:id="3">
    <w:p w:rsidRPr="0082437B" w:rsidR="0082437B" w:rsidRDefault="0082437B" w14:paraId="36F8E62B" w14:textId="5B353002">
      <w:pPr>
        <w:pStyle w:val="FootnoteText"/>
        <w:rPr>
          <w:lang w:val="en-BE"/>
        </w:rPr>
      </w:pPr>
      <w:r>
        <w:rPr>
          <w:rStyle w:val="FootnoteReference"/>
        </w:rPr>
        <w:footnoteRef/>
      </w:r>
      <w:r>
        <w:t xml:space="preserve"> </w:t>
      </w:r>
      <w:r>
        <w:rPr>
          <w:lang w:val="en-BE"/>
        </w:rPr>
        <w:t>Notice, as mentioned further in the document, that this has as consequence that the ePRC can only be signed on the same date as issuing the actual PRC it represents. Caching PRC for future distribution thus requires also caching the PRC as a signed JWT</w:t>
      </w:r>
      <w:r w:rsidR="00197AB7">
        <w:rPr>
          <w:lang w:val="en-BE"/>
        </w:rPr>
        <w:t>, e.g. an ePRC</w:t>
      </w:r>
      <w:r>
        <w:rPr>
          <w:lang w:val="en-BE"/>
        </w:rPr>
        <w:t>.</w:t>
      </w:r>
    </w:p>
  </w:footnote>
  <w:footnote w:id="4">
    <w:p w:rsidRPr="00BF034F" w:rsidR="00BF034F" w:rsidRDefault="00BF034F" w14:paraId="0D436DB6" w14:textId="5A42E871">
      <w:pPr>
        <w:pStyle w:val="FootnoteText"/>
        <w:rPr>
          <w:lang w:val="en-BE"/>
        </w:rPr>
      </w:pPr>
      <w:r>
        <w:rPr>
          <w:rStyle w:val="FootnoteReference"/>
        </w:rPr>
        <w:footnoteRef/>
      </w:r>
      <w:r>
        <w:t xml:space="preserve"> </w:t>
      </w:r>
      <w:r>
        <w:rPr>
          <w:lang w:val="en-BE"/>
        </w:rPr>
        <w:t>Mandatory (M) or Optional (O)</w:t>
      </w:r>
    </w:p>
  </w:footnote>
  <w:footnote w:id="5">
    <w:p w:rsidRPr="00633440" w:rsidR="00633440" w:rsidRDefault="00633440" w14:paraId="123CE84F" w14:textId="62BC8472">
      <w:pPr>
        <w:pStyle w:val="FootnoteText"/>
        <w:rPr>
          <w:lang w:val="en-BE"/>
        </w:rPr>
      </w:pPr>
      <w:r>
        <w:rPr>
          <w:rStyle w:val="FootnoteReference"/>
        </w:rPr>
        <w:footnoteRef/>
      </w:r>
      <w:r>
        <w:t xml:space="preserve"> </w:t>
      </w:r>
      <w:r>
        <w:rPr>
          <w:lang w:val="en-BE"/>
        </w:rPr>
        <w:t xml:space="preserve">In Belgium these will in fact be different. The Crossroads Bank of Social Security (CBSS) will act as the issuer (holder of the private key) for the all the health insurance funds, which are the different authentic sources known in EESSI. </w:t>
      </w:r>
      <w:r w:rsidR="00A37C96">
        <w:rPr>
          <w:lang w:val="en-BE"/>
        </w:rPr>
        <w:t>As can be seen, a</w:t>
      </w:r>
      <w:r>
        <w:rPr>
          <w:lang w:val="en-BE"/>
        </w:rPr>
        <w:t>s such CBSS is not represented in the PRC datasets.</w:t>
      </w:r>
    </w:p>
  </w:footnote>
  <w:footnote w:id="6">
    <w:p w:rsidRPr="00740517" w:rsidR="00740517" w:rsidRDefault="00740517" w14:paraId="7251FCF1" w14:textId="37E116A0">
      <w:pPr>
        <w:pStyle w:val="FootnoteText"/>
        <w:rPr>
          <w:lang w:val="en-BE"/>
        </w:rPr>
      </w:pPr>
      <w:r>
        <w:rPr>
          <w:rStyle w:val="FootnoteReference"/>
        </w:rPr>
        <w:footnoteRef/>
      </w:r>
      <w:r>
        <w:t xml:space="preserve"> </w:t>
      </w:r>
      <w:r w:rsidRPr="00280279">
        <w:rPr>
          <w:lang w:val="en-BE"/>
        </w:rPr>
        <w:t xml:space="preserve">Notice that the validity period of the certificate is expressed in datetimes, while the payload/prc/di is only a local date. </w:t>
      </w:r>
      <w:r>
        <w:rPr>
          <w:lang w:val="en-BE"/>
        </w:rPr>
        <w:t>This has as consequence</w:t>
      </w:r>
      <w:r w:rsidRPr="00280279">
        <w:rPr>
          <w:lang w:val="en-BE"/>
        </w:rPr>
        <w:t xml:space="preserve"> we cannot know at what time the issuance was done</w:t>
      </w:r>
      <w:r>
        <w:rPr>
          <w:lang w:val="en-BE"/>
        </w:rPr>
        <w:t>. Therefore</w:t>
      </w:r>
      <w:r w:rsidRPr="00280279">
        <w:rPr>
          <w:lang w:val="en-BE"/>
        </w:rPr>
        <w:t xml:space="preserve"> a choice is made to verify the payload/prc/di against the local date parts of the validity period of the certificate. So in the certificate of the example above ("validFrom" : "202</w:t>
      </w:r>
      <w:r>
        <w:rPr>
          <w:lang w:val="en-BE"/>
        </w:rPr>
        <w:t>4</w:t>
      </w:r>
      <w:r w:rsidRPr="00280279">
        <w:rPr>
          <w:lang w:val="en-BE"/>
        </w:rPr>
        <w:t>-08-14T02:00:00GMT+0200", "validUntil" : "202</w:t>
      </w:r>
      <w:r>
        <w:rPr>
          <w:lang w:val="en-BE"/>
        </w:rPr>
        <w:t>5</w:t>
      </w:r>
      <w:r w:rsidRPr="00280279">
        <w:rPr>
          <w:lang w:val="en-BE"/>
        </w:rPr>
        <w:t>-08-14T01:59:59GMT+0200") any payload/prc/di in the interval [202</w:t>
      </w:r>
      <w:r>
        <w:rPr>
          <w:lang w:val="en-BE"/>
        </w:rPr>
        <w:t>4</w:t>
      </w:r>
      <w:r w:rsidRPr="00280279">
        <w:rPr>
          <w:lang w:val="en-BE"/>
        </w:rPr>
        <w:t>-08-14, 202</w:t>
      </w:r>
      <w:r>
        <w:rPr>
          <w:lang w:val="en-BE"/>
        </w:rPr>
        <w:t>5</w:t>
      </w:r>
      <w:r w:rsidRPr="00280279">
        <w:rPr>
          <w:lang w:val="en-BE"/>
        </w:rPr>
        <w:t>-08-14] should be considered ok</w:t>
      </w:r>
      <w:r>
        <w:rPr>
          <w:lang w:val="en-BE"/>
        </w:rPr>
        <w:t>.</w:t>
      </w:r>
    </w:p>
  </w:footnote>
  <w:footnote w:id="7">
    <w:p w:rsidRPr="00740517" w:rsidR="00740517" w:rsidRDefault="00740517" w14:paraId="22641497" w14:textId="627AF033">
      <w:pPr>
        <w:pStyle w:val="FootnoteText"/>
        <w:rPr>
          <w:lang w:val="en-BE"/>
        </w:rPr>
      </w:pPr>
      <w:r>
        <w:rPr>
          <w:rStyle w:val="FootnoteReference"/>
        </w:rPr>
        <w:footnoteRef/>
      </w:r>
      <w:r>
        <w:t xml:space="preserve"> </w:t>
      </w:r>
      <w:r w:rsidRPr="00280279">
        <w:rPr>
          <w:lang w:val="en-BE"/>
        </w:rPr>
        <w:t xml:space="preserve">Notice that the validity period of the accredidationPeriods is expressed in datetimes, while the payload/prc/di is only a local date. </w:t>
      </w:r>
      <w:r>
        <w:rPr>
          <w:lang w:val="en-BE"/>
        </w:rPr>
        <w:t>This has as consequence</w:t>
      </w:r>
      <w:r w:rsidRPr="00280279">
        <w:rPr>
          <w:lang w:val="en-BE"/>
        </w:rPr>
        <w:t xml:space="preserve"> that we cannot know at what time the issuance was done</w:t>
      </w:r>
      <w:r>
        <w:rPr>
          <w:lang w:val="en-BE"/>
        </w:rPr>
        <w:t>. Therefore</w:t>
      </w:r>
      <w:r w:rsidRPr="00280279">
        <w:rPr>
          <w:lang w:val="en-BE"/>
        </w:rPr>
        <w:t xml:space="preserve"> a choice is made to verify the payload/prc/di against the local date parts of the accredidationPeriods. So in the accredidationPeriods of the example above ("validFrom" : "2004-01-01T00:00:00Z", "validUntil" : "2005-01-01T00:00:00Z" + "validFrom" : "2020-01-01T00:00:00Z") any payload/prc/di in the intervals [2004-01-01, 2005-01-01] and [2020-01-01,∞[ should be considered ok</w:t>
      </w:r>
      <w:r>
        <w:rPr>
          <w:lang w:val="en-BE"/>
        </w:rPr>
        <w:t>.</w:t>
      </w:r>
    </w:p>
  </w:footnote>
  <w:footnote w:id="8">
    <w:p w:rsidRPr="006C2F44" w:rsidR="006C2F44" w:rsidRDefault="006C2F44" w14:paraId="0A9AD75B" w14:textId="3BEB130A">
      <w:pPr>
        <w:pStyle w:val="FootnoteText"/>
        <w:rPr>
          <w:lang w:val="en-BE"/>
        </w:rPr>
      </w:pPr>
      <w:r>
        <w:rPr>
          <w:rStyle w:val="FootnoteReference"/>
        </w:rPr>
        <w:footnoteRef/>
      </w:r>
      <w:r>
        <w:t xml:space="preserve"> </w:t>
      </w:r>
      <w:r>
        <w:rPr>
          <w:lang w:val="en-BE"/>
        </w:rPr>
        <w:t xml:space="preserve">If </w:t>
      </w:r>
      <w:r w:rsidRPr="6E740587">
        <w:rPr>
          <w:lang w:val="en-US"/>
        </w:rPr>
        <w:t>countryCode</w:t>
      </w:r>
      <w:r>
        <w:rPr>
          <w:lang w:val="en-BE"/>
        </w:rPr>
        <w:t xml:space="preserve"> + </w:t>
      </w:r>
      <w:r w:rsidRPr="6E740587">
        <w:rPr>
          <w:lang w:val="en-US"/>
        </w:rPr>
        <w:t>officialID</w:t>
      </w:r>
      <w:r>
        <w:rPr>
          <w:lang w:val="en-BE"/>
        </w:rPr>
        <w:t xml:space="preserve"> are given, this is maximum 1 issuer</w:t>
      </w:r>
    </w:p>
  </w:footnote>
  <w:footnote w:id="9">
    <w:p w:rsidRPr="00F13384" w:rsidR="00F13384" w:rsidRDefault="00F13384" w14:paraId="342DBCD6" w14:textId="2D5420AF">
      <w:pPr>
        <w:pStyle w:val="FootnoteText"/>
        <w:rPr>
          <w:lang w:val="en-BE"/>
        </w:rPr>
      </w:pPr>
      <w:r>
        <w:rPr>
          <w:rStyle w:val="FootnoteReference"/>
        </w:rPr>
        <w:footnoteRef/>
      </w:r>
      <w:r>
        <w:t xml:space="preserve"> </w:t>
      </w:r>
      <w:r>
        <w:rPr>
          <w:lang w:val="en-BE"/>
        </w:rPr>
        <w:t xml:space="preserve">If </w:t>
      </w:r>
      <w:r w:rsidRPr="6E740587">
        <w:rPr>
          <w:lang w:val="en-US"/>
        </w:rPr>
        <w:t>countryCode</w:t>
      </w:r>
      <w:r>
        <w:rPr>
          <w:lang w:val="en-BE"/>
        </w:rPr>
        <w:t xml:space="preserve"> + </w:t>
      </w:r>
      <w:r w:rsidRPr="6E740587">
        <w:rPr>
          <w:lang w:val="en-US"/>
        </w:rPr>
        <w:t>officialID</w:t>
      </w:r>
      <w:r>
        <w:rPr>
          <w:lang w:val="en-BE"/>
        </w:rPr>
        <w:t xml:space="preserve"> + </w:t>
      </w:r>
      <w:r w:rsidRPr="6E740587">
        <w:rPr>
          <w:lang w:val="en-US"/>
        </w:rPr>
        <w:t>x509Thumbprint</w:t>
      </w:r>
      <w:r>
        <w:rPr>
          <w:lang w:val="en-BE"/>
        </w:rPr>
        <w:t xml:space="preserve"> are given, this is maximum 1 certificate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440" w:rsidRDefault="00633440" w14:paraId="2B7126D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0644053"/>
      <w:docPartObj>
        <w:docPartGallery w:val="Watermarks"/>
        <w:docPartUnique/>
      </w:docPartObj>
    </w:sdtPr>
    <w:sdtEndPr/>
    <w:sdtContent>
      <w:p w:rsidR="00633440" w:rsidRDefault="002376B0" w14:paraId="02C83C11" w14:textId="046CB7D9">
        <w:pPr>
          <w:pStyle w:val="Header"/>
        </w:pPr>
        <w:r>
          <w:rPr>
            <w:noProof/>
          </w:rPr>
          <w:pict w14:anchorId="19E7AB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left:0;text-align:left;margin-left:0;margin-top:0;width:412.4pt;height:247.45pt;rotation:315;z-index:-251658752;mso-position-horizontal:center;mso-position-horizontal-relative:margin;mso-position-vertical:center;mso-position-vertical-relative:margin" o:spid="_x0000_s2049" o:allowincell="f" fillcolor="silver" stroked="f" type="#_x0000_t136">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440" w:rsidRDefault="00633440" w14:paraId="7A89F778"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NHmbGjWDKpGlgv" int2:id="tnvyMKH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21E"/>
    <w:multiLevelType w:val="hybridMultilevel"/>
    <w:tmpl w:val="B8227D8A"/>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1" w15:restartNumberingAfterBreak="0">
    <w:nsid w:val="0971734D"/>
    <w:multiLevelType w:val="hybridMultilevel"/>
    <w:tmpl w:val="BCD00A6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20B7201"/>
    <w:multiLevelType w:val="multilevel"/>
    <w:tmpl w:val="2304C52E"/>
    <w:name w:val="ListNumberNumbering"/>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3" w15:restartNumberingAfterBreak="0">
    <w:nsid w:val="120B8345"/>
    <w:multiLevelType w:val="multilevel"/>
    <w:tmpl w:val="EEB428AC"/>
    <w:name w:val="TableListNumberNumbering"/>
    <w:lvl w:ilvl="0">
      <w:start w:val="1"/>
      <w:numFmt w:val="decimal"/>
      <w:pStyle w:val="TableListNumber"/>
      <w:lvlText w:val="(%1)"/>
      <w:lvlJc w:val="left"/>
      <w:pPr>
        <w:tabs>
          <w:tab w:val="num" w:pos="454"/>
        </w:tabs>
        <w:ind w:left="454" w:hanging="454"/>
      </w:pPr>
    </w:lvl>
    <w:lvl w:ilvl="1">
      <w:start w:val="1"/>
      <w:numFmt w:val="lowerLetter"/>
      <w:pStyle w:val="TableListNumberLevel2"/>
      <w:lvlText w:val="(%2)"/>
      <w:lvlJc w:val="left"/>
      <w:pPr>
        <w:tabs>
          <w:tab w:val="num" w:pos="907"/>
        </w:tabs>
        <w:ind w:left="907" w:hanging="453"/>
      </w:pPr>
    </w:lvl>
    <w:lvl w:ilvl="2">
      <w:start w:val="1"/>
      <w:numFmt w:val="bullet"/>
      <w:pStyle w:val="TableListNumberLevel3"/>
      <w:lvlText w:val="–"/>
      <w:lvlJc w:val="left"/>
      <w:pPr>
        <w:tabs>
          <w:tab w:val="num" w:pos="1361"/>
        </w:tabs>
        <w:ind w:left="1361" w:hanging="454"/>
      </w:pPr>
      <w:rPr>
        <w:rFonts w:ascii="Times New Roman" w:hAnsi="Times New Roman"/>
      </w:rPr>
    </w:lvl>
    <w:lvl w:ilvl="3">
      <w:start w:val="1"/>
      <w:numFmt w:val="bullet"/>
      <w:pStyle w:val="Table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4" w15:restartNumberingAfterBreak="0">
    <w:nsid w:val="27854CDC"/>
    <w:multiLevelType w:val="hybridMultilevel"/>
    <w:tmpl w:val="72FCA28A"/>
    <w:lvl w:ilvl="0" w:tplc="20000001">
      <w:start w:val="1"/>
      <w:numFmt w:val="bullet"/>
      <w:lvlText w:val=""/>
      <w:lvlJc w:val="left"/>
      <w:pPr>
        <w:ind w:left="720" w:hanging="360"/>
      </w:pPr>
      <w:rPr>
        <w:rFonts w:hint="default" w:ascii="Symbol" w:hAnsi="Symbol" w:eastAsia="Times New Roman" w:cs="Times New Roman"/>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2D293CE3"/>
    <w:multiLevelType w:val="multilevel"/>
    <w:tmpl w:val="E0C6BE6C"/>
    <w:name w:val="LegalNumParNumbering"/>
    <w:lvl w:ilvl="0">
      <w:start w:val="1"/>
      <w:numFmt w:val="decimal"/>
      <w:pStyle w:val="LegalNumPar"/>
      <w:lvlText w:val="%1."/>
      <w:lvlJc w:val="left"/>
      <w:pPr>
        <w:tabs>
          <w:tab w:val="num" w:pos="476"/>
        </w:tabs>
        <w:ind w:left="476" w:hanging="476"/>
      </w:pPr>
      <w:rPr>
        <w:rFonts w:hint="default"/>
      </w:rPr>
    </w:lvl>
    <w:lvl w:ilvl="1">
      <w:start w:val="1"/>
      <w:numFmt w:val="lowerLetter"/>
      <w:pStyle w:val="LegalNumPar2"/>
      <w:lvlText w:val="%2."/>
      <w:lvlJc w:val="left"/>
      <w:pPr>
        <w:tabs>
          <w:tab w:val="num" w:pos="952"/>
        </w:tabs>
        <w:ind w:left="952" w:hanging="476"/>
      </w:pPr>
      <w:rPr>
        <w:rFonts w:hint="default"/>
      </w:rPr>
    </w:lvl>
    <w:lvl w:ilvl="2">
      <w:start w:val="1"/>
      <w:numFmt w:val="lowerRoman"/>
      <w:pStyle w:val="LegalNumPar3"/>
      <w:lvlText w:val="%3."/>
      <w:lvlJc w:val="left"/>
      <w:pPr>
        <w:tabs>
          <w:tab w:val="num" w:pos="1429"/>
        </w:tabs>
        <w:ind w:left="1429" w:hanging="477"/>
      </w:pPr>
      <w:rPr>
        <w:rFonts w:hint="default"/>
      </w:rPr>
    </w:lvl>
    <w:lvl w:ilvl="3">
      <w:start w:val="1"/>
      <w:numFmt w:val="decimal"/>
      <w:lvlText w:val="%4."/>
      <w:lvlJc w:val="left"/>
      <w:pPr>
        <w:tabs>
          <w:tab w:val="num" w:pos="1905"/>
        </w:tabs>
        <w:ind w:left="1905" w:hanging="476"/>
      </w:pPr>
      <w:rPr>
        <w:rFonts w:hint="default"/>
      </w:rPr>
    </w:lvl>
    <w:lvl w:ilvl="4">
      <w:start w:val="1"/>
      <w:numFmt w:val="lowerLetter"/>
      <w:lvlText w:val="%5."/>
      <w:lvlJc w:val="left"/>
      <w:pPr>
        <w:tabs>
          <w:tab w:val="num" w:pos="2381"/>
        </w:tabs>
        <w:ind w:left="2381" w:hanging="476"/>
      </w:pPr>
      <w:rPr>
        <w:rFonts w:hint="default"/>
      </w:rPr>
    </w:lvl>
    <w:lvl w:ilvl="5">
      <w:start w:val="1"/>
      <w:numFmt w:val="lowerRoman"/>
      <w:lvlText w:val="%6."/>
      <w:lvlJc w:val="left"/>
      <w:pPr>
        <w:tabs>
          <w:tab w:val="num" w:pos="2857"/>
        </w:tabs>
        <w:ind w:left="2857" w:hanging="476"/>
      </w:pPr>
      <w:rPr>
        <w:rFonts w:hint="default"/>
      </w:rPr>
    </w:lvl>
    <w:lvl w:ilvl="6">
      <w:start w:val="1"/>
      <w:numFmt w:val="decimal"/>
      <w:lvlText w:val="%7."/>
      <w:lvlJc w:val="left"/>
      <w:pPr>
        <w:tabs>
          <w:tab w:val="num" w:pos="3334"/>
        </w:tabs>
        <w:ind w:left="3334" w:hanging="477"/>
      </w:pPr>
      <w:rPr>
        <w:rFonts w:hint="default"/>
      </w:rPr>
    </w:lvl>
    <w:lvl w:ilvl="7">
      <w:start w:val="1"/>
      <w:numFmt w:val="lowerLetter"/>
      <w:lvlText w:val="%8."/>
      <w:lvlJc w:val="left"/>
      <w:pPr>
        <w:tabs>
          <w:tab w:val="num" w:pos="3810"/>
        </w:tabs>
        <w:ind w:left="3810" w:hanging="476"/>
      </w:pPr>
      <w:rPr>
        <w:rFonts w:hint="default"/>
      </w:rPr>
    </w:lvl>
    <w:lvl w:ilvl="8">
      <w:start w:val="1"/>
      <w:numFmt w:val="lowerRoman"/>
      <w:lvlText w:val="%9."/>
      <w:lvlJc w:val="left"/>
      <w:pPr>
        <w:tabs>
          <w:tab w:val="num" w:pos="4286"/>
        </w:tabs>
        <w:ind w:left="4286" w:hanging="476"/>
      </w:pPr>
      <w:rPr>
        <w:rFonts w:hint="default"/>
      </w:rPr>
    </w:lvl>
  </w:abstractNum>
  <w:abstractNum w:abstractNumId="6" w15:restartNumberingAfterBreak="0">
    <w:nsid w:val="2D293CF4"/>
    <w:multiLevelType w:val="multilevel"/>
    <w:tmpl w:val="CF5A4A54"/>
    <w:name w:val="ContNumNumbering"/>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start w:val="1"/>
      <w:numFmt w:val="decimal"/>
      <w:lvlText w:val="%4."/>
      <w:lvlJc w:val="left"/>
      <w:pPr>
        <w:tabs>
          <w:tab w:val="num" w:pos="1905"/>
        </w:tabs>
        <w:ind w:left="1905" w:hanging="476"/>
      </w:pPr>
      <w:rPr>
        <w:rFonts w:hint="default"/>
      </w:rPr>
    </w:lvl>
    <w:lvl w:ilvl="4">
      <w:start w:val="1"/>
      <w:numFmt w:val="lowerLetter"/>
      <w:lvlText w:val="%5."/>
      <w:lvlJc w:val="left"/>
      <w:pPr>
        <w:tabs>
          <w:tab w:val="num" w:pos="2381"/>
        </w:tabs>
        <w:ind w:left="2381" w:hanging="476"/>
      </w:pPr>
      <w:rPr>
        <w:rFonts w:hint="default"/>
      </w:rPr>
    </w:lvl>
    <w:lvl w:ilvl="5">
      <w:start w:val="1"/>
      <w:numFmt w:val="lowerRoman"/>
      <w:lvlText w:val="%6."/>
      <w:lvlJc w:val="left"/>
      <w:pPr>
        <w:tabs>
          <w:tab w:val="num" w:pos="2857"/>
        </w:tabs>
        <w:ind w:left="2857" w:hanging="476"/>
      </w:pPr>
      <w:rPr>
        <w:rFonts w:hint="default"/>
      </w:rPr>
    </w:lvl>
    <w:lvl w:ilvl="6">
      <w:start w:val="1"/>
      <w:numFmt w:val="decimal"/>
      <w:lvlText w:val="%7."/>
      <w:lvlJc w:val="left"/>
      <w:pPr>
        <w:tabs>
          <w:tab w:val="num" w:pos="3334"/>
        </w:tabs>
        <w:ind w:left="3334" w:hanging="477"/>
      </w:pPr>
      <w:rPr>
        <w:rFonts w:hint="default"/>
      </w:rPr>
    </w:lvl>
    <w:lvl w:ilvl="7">
      <w:start w:val="1"/>
      <w:numFmt w:val="lowerLetter"/>
      <w:lvlText w:val="%8."/>
      <w:lvlJc w:val="left"/>
      <w:pPr>
        <w:tabs>
          <w:tab w:val="num" w:pos="3810"/>
        </w:tabs>
        <w:ind w:left="3810" w:hanging="476"/>
      </w:pPr>
      <w:rPr>
        <w:rFonts w:hint="default"/>
      </w:rPr>
    </w:lvl>
    <w:lvl w:ilvl="8">
      <w:start w:val="1"/>
      <w:numFmt w:val="lowerRoman"/>
      <w:lvlText w:val="%9."/>
      <w:lvlJc w:val="left"/>
      <w:pPr>
        <w:tabs>
          <w:tab w:val="num" w:pos="4286"/>
        </w:tabs>
        <w:ind w:left="4286" w:hanging="476"/>
      </w:pPr>
      <w:rPr>
        <w:rFonts w:hint="default"/>
      </w:rPr>
    </w:lvl>
  </w:abstractNum>
  <w:abstractNum w:abstractNumId="7" w15:restartNumberingAfterBreak="0">
    <w:nsid w:val="2F8A1018"/>
    <w:multiLevelType w:val="hybridMultilevel"/>
    <w:tmpl w:val="804A31B0"/>
    <w:lvl w:ilvl="0" w:tplc="20000001">
      <w:start w:val="1"/>
      <w:numFmt w:val="bullet"/>
      <w:lvlText w:val=""/>
      <w:lvlJc w:val="left"/>
      <w:pPr>
        <w:ind w:left="720" w:hanging="360"/>
      </w:pPr>
      <w:rPr>
        <w:rFonts w:hint="default" w:ascii="Symbol" w:hAnsi="Symbol" w:eastAsia="Times New Roman" w:cs="Times New Roman"/>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8" w15:restartNumberingAfterBreak="0">
    <w:nsid w:val="35955990"/>
    <w:multiLevelType w:val="hybridMultilevel"/>
    <w:tmpl w:val="87A8D2D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9" w15:restartNumberingAfterBreak="0">
    <w:nsid w:val="3D0D599F"/>
    <w:multiLevelType w:val="hybridMultilevel"/>
    <w:tmpl w:val="EA88EA56"/>
    <w:lvl w:ilvl="0" w:tplc="20000001">
      <w:start w:val="1"/>
      <w:numFmt w:val="bullet"/>
      <w:lvlText w:val=""/>
      <w:lvlJc w:val="left"/>
      <w:pPr>
        <w:ind w:left="360" w:hanging="360"/>
      </w:pPr>
      <w:rPr>
        <w:rFonts w:hint="default" w:ascii="Symbol" w:hAnsi="Symbol"/>
      </w:rPr>
    </w:lvl>
    <w:lvl w:ilvl="1" w:tplc="20000003">
      <w:start w:val="1"/>
      <w:numFmt w:val="bullet"/>
      <w:lvlText w:val="o"/>
      <w:lvlJc w:val="left"/>
      <w:pPr>
        <w:ind w:left="1080" w:hanging="360"/>
      </w:pPr>
      <w:rPr>
        <w:rFonts w:hint="default" w:ascii="Courier New" w:hAnsi="Courier New" w:cs="Courier New"/>
      </w:rPr>
    </w:lvl>
    <w:lvl w:ilvl="2" w:tplc="20000005">
      <w:start w:val="1"/>
      <w:numFmt w:val="bullet"/>
      <w:lvlText w:val=""/>
      <w:lvlJc w:val="left"/>
      <w:pPr>
        <w:ind w:left="1800" w:hanging="360"/>
      </w:pPr>
      <w:rPr>
        <w:rFonts w:hint="default" w:ascii="Wingdings" w:hAnsi="Wingdings"/>
      </w:rPr>
    </w:lvl>
    <w:lvl w:ilvl="3" w:tplc="2000000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10" w15:restartNumberingAfterBreak="0">
    <w:nsid w:val="445D796A"/>
    <w:multiLevelType w:val="hybridMultilevel"/>
    <w:tmpl w:val="5AACDA2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1" w15:restartNumberingAfterBreak="0">
    <w:nsid w:val="4B6A695A"/>
    <w:multiLevelType w:val="hybridMultilevel"/>
    <w:tmpl w:val="BB94B3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E1A63DF"/>
    <w:multiLevelType w:val="multilevel"/>
    <w:tmpl w:val="B398848A"/>
    <w:name w:val="TableListBulletNumbering"/>
    <w:lvl w:ilvl="0">
      <w:start w:val="1"/>
      <w:numFmt w:val="bullet"/>
      <w:pStyle w:val="TableListBullet"/>
      <w:lvlText w:val=""/>
      <w:lvlJc w:val="left"/>
      <w:pPr>
        <w:tabs>
          <w:tab w:val="num" w:pos="283"/>
        </w:tabs>
        <w:ind w:left="283" w:hanging="283"/>
      </w:pPr>
      <w:rPr>
        <w:rFonts w:ascii="Symbol" w:hAnsi="Symbol"/>
      </w:rPr>
    </w:lvl>
    <w:lvl w:ilvl="1">
      <w:start w:val="1"/>
      <w:numFmt w:val="bullet"/>
      <w:pStyle w:val="TableListBulletLevel2"/>
      <w:lvlText w:val=""/>
      <w:lvlJc w:val="left"/>
      <w:pPr>
        <w:tabs>
          <w:tab w:val="num" w:pos="567"/>
        </w:tabs>
        <w:ind w:left="567" w:hanging="284"/>
      </w:pPr>
      <w:rPr>
        <w:rFonts w:ascii="Symbol" w:hAnsi="Symbol"/>
      </w:rPr>
    </w:lvl>
    <w:lvl w:ilvl="2">
      <w:start w:val="1"/>
      <w:numFmt w:val="bullet"/>
      <w:pStyle w:val="TableListBulletLevel3"/>
      <w:lvlText w:val=""/>
      <w:lvlJc w:val="left"/>
      <w:pPr>
        <w:tabs>
          <w:tab w:val="num" w:pos="850"/>
        </w:tabs>
        <w:ind w:left="850" w:hanging="283"/>
      </w:pPr>
      <w:rPr>
        <w:rFonts w:ascii="Symbol" w:hAnsi="Symbol"/>
      </w:rPr>
    </w:lvl>
    <w:lvl w:ilvl="3">
      <w:start w:val="1"/>
      <w:numFmt w:val="bullet"/>
      <w:pStyle w:val="TableListBulletLevel4"/>
      <w:lvlText w:val=""/>
      <w:lvlJc w:val="left"/>
      <w:pPr>
        <w:tabs>
          <w:tab w:val="num" w:pos="1134"/>
        </w:tabs>
        <w:ind w:left="1134"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3" w15:restartNumberingAfterBreak="0">
    <w:nsid w:val="4E1A982C"/>
    <w:multiLevelType w:val="multilevel"/>
    <w:tmpl w:val="2F820E1C"/>
    <w:name w:val="ListBulletNumbering"/>
    <w:lvl w:ilvl="0">
      <w:start w:val="1"/>
      <w:numFmt w:val="bullet"/>
      <w:pStyle w:val="ListBullet"/>
      <w:lvlText w:val=""/>
      <w:lvlJc w:val="left"/>
      <w:pPr>
        <w:tabs>
          <w:tab w:val="num" w:pos="454"/>
        </w:tabs>
        <w:ind w:left="454" w:hanging="454"/>
      </w:pPr>
      <w:rPr>
        <w:rFonts w:ascii="Symbol" w:hAnsi="Symbol"/>
      </w:rPr>
    </w:lvl>
    <w:lvl w:ilvl="1">
      <w:start w:val="1"/>
      <w:numFmt w:val="bullet"/>
      <w:pStyle w:val="ListBulletLevel2"/>
      <w:lvlText w:val=""/>
      <w:lvlJc w:val="left"/>
      <w:pPr>
        <w:tabs>
          <w:tab w:val="num" w:pos="907"/>
        </w:tabs>
        <w:ind w:left="907" w:hanging="453"/>
      </w:pPr>
      <w:rPr>
        <w:rFonts w:ascii="Symbol" w:hAnsi="Symbol"/>
      </w:rPr>
    </w:lvl>
    <w:lvl w:ilvl="2">
      <w:start w:val="1"/>
      <w:numFmt w:val="bullet"/>
      <w:pStyle w:val="ListBulletLevel3"/>
      <w:lvlText w:val=""/>
      <w:lvlJc w:val="left"/>
      <w:pPr>
        <w:tabs>
          <w:tab w:val="num" w:pos="1361"/>
        </w:tabs>
        <w:ind w:left="1361" w:hanging="454"/>
      </w:pPr>
      <w:rPr>
        <w:rFonts w:ascii="Symbol" w:hAnsi="Symbol"/>
      </w:rPr>
    </w:lvl>
    <w:lvl w:ilvl="3">
      <w:start w:val="1"/>
      <w:numFmt w:val="bullet"/>
      <w:pStyle w:val="ListBullet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4" w15:restartNumberingAfterBreak="0">
    <w:nsid w:val="5072619B"/>
    <w:multiLevelType w:val="multilevel"/>
    <w:tmpl w:val="C9D8FF04"/>
    <w:name w:val="ListDashNumbering"/>
    <w:lvl w:ilvl="0">
      <w:start w:val="1"/>
      <w:numFmt w:val="bullet"/>
      <w:pStyle w:val="ListDash"/>
      <w:lvlText w:val="–"/>
      <w:lvlJc w:val="left"/>
      <w:pPr>
        <w:tabs>
          <w:tab w:val="num" w:pos="454"/>
        </w:tabs>
        <w:ind w:left="454" w:hanging="454"/>
      </w:pPr>
      <w:rPr>
        <w:rFonts w:ascii="Times New Roman" w:hAnsi="Times New Roman"/>
      </w:rPr>
    </w:lvl>
    <w:lvl w:ilvl="1">
      <w:start w:val="1"/>
      <w:numFmt w:val="bullet"/>
      <w:pStyle w:val="ListDashLevel2"/>
      <w:lvlText w:val="–"/>
      <w:lvlJc w:val="left"/>
      <w:pPr>
        <w:tabs>
          <w:tab w:val="num" w:pos="907"/>
        </w:tabs>
        <w:ind w:left="907" w:hanging="453"/>
      </w:pPr>
      <w:rPr>
        <w:rFonts w:ascii="Times New Roman" w:hAnsi="Times New Roman"/>
      </w:rPr>
    </w:lvl>
    <w:lvl w:ilvl="2">
      <w:start w:val="1"/>
      <w:numFmt w:val="bullet"/>
      <w:pStyle w:val="ListDashLevel3"/>
      <w:lvlText w:val="–"/>
      <w:lvlJc w:val="left"/>
      <w:pPr>
        <w:tabs>
          <w:tab w:val="num" w:pos="1361"/>
        </w:tabs>
        <w:ind w:left="1361" w:hanging="454"/>
      </w:pPr>
      <w:rPr>
        <w:rFonts w:ascii="Times New Roman" w:hAnsi="Times New Roman"/>
      </w:rPr>
    </w:lvl>
    <w:lvl w:ilvl="3">
      <w:start w:val="1"/>
      <w:numFmt w:val="bullet"/>
      <w:pStyle w:val="ListDashLevel4"/>
      <w:lvlText w:val="–"/>
      <w:lvlJc w:val="left"/>
      <w:pPr>
        <w:tabs>
          <w:tab w:val="num" w:pos="1814"/>
        </w:tabs>
        <w:ind w:left="1814" w:hanging="453"/>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5" w15:restartNumberingAfterBreak="0">
    <w:nsid w:val="50729B52"/>
    <w:multiLevelType w:val="multilevel"/>
    <w:tmpl w:val="EB84BA72"/>
    <w:name w:val="TableListDashNumbering"/>
    <w:lvl w:ilvl="0">
      <w:start w:val="1"/>
      <w:numFmt w:val="bullet"/>
      <w:pStyle w:val="TableListDash"/>
      <w:lvlText w:val="–"/>
      <w:lvlJc w:val="left"/>
      <w:pPr>
        <w:tabs>
          <w:tab w:val="num" w:pos="283"/>
        </w:tabs>
        <w:ind w:left="283" w:hanging="283"/>
      </w:pPr>
      <w:rPr>
        <w:rFonts w:ascii="Times New Roman" w:hAnsi="Times New Roman"/>
      </w:rPr>
    </w:lvl>
    <w:lvl w:ilvl="1">
      <w:start w:val="1"/>
      <w:numFmt w:val="bullet"/>
      <w:pStyle w:val="TableListDashLevel2"/>
      <w:lvlText w:val="–"/>
      <w:lvlJc w:val="left"/>
      <w:pPr>
        <w:tabs>
          <w:tab w:val="num" w:pos="567"/>
        </w:tabs>
        <w:ind w:left="567" w:hanging="284"/>
      </w:pPr>
      <w:rPr>
        <w:rFonts w:ascii="Times New Roman" w:hAnsi="Times New Roman"/>
      </w:rPr>
    </w:lvl>
    <w:lvl w:ilvl="2">
      <w:start w:val="1"/>
      <w:numFmt w:val="bullet"/>
      <w:pStyle w:val="TableListDashLevel3"/>
      <w:lvlText w:val="–"/>
      <w:lvlJc w:val="left"/>
      <w:pPr>
        <w:tabs>
          <w:tab w:val="num" w:pos="850"/>
        </w:tabs>
        <w:ind w:left="850" w:hanging="283"/>
      </w:pPr>
      <w:rPr>
        <w:rFonts w:ascii="Times New Roman" w:hAnsi="Times New Roman"/>
      </w:rPr>
    </w:lvl>
    <w:lvl w:ilvl="3">
      <w:start w:val="1"/>
      <w:numFmt w:val="bullet"/>
      <w:pStyle w:val="TableListDashLevel4"/>
      <w:lvlText w:val="–"/>
      <w:lvlJc w:val="left"/>
      <w:pPr>
        <w:tabs>
          <w:tab w:val="num" w:pos="1134"/>
        </w:tabs>
        <w:ind w:left="1134"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6" w15:restartNumberingAfterBreak="0">
    <w:nsid w:val="514B75BE"/>
    <w:multiLevelType w:val="hybridMultilevel"/>
    <w:tmpl w:val="93B6520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7" w15:restartNumberingAfterBreak="0">
    <w:nsid w:val="611CB40F"/>
    <w:multiLevelType w:val="hybridMultilevel"/>
    <w:tmpl w:val="D21C0106"/>
    <w:lvl w:ilvl="0" w:tplc="AB7E7634">
      <w:start w:val="1"/>
      <w:numFmt w:val="bullet"/>
      <w:lvlText w:val=""/>
      <w:lvlJc w:val="left"/>
      <w:pPr>
        <w:ind w:left="360" w:hanging="360"/>
      </w:pPr>
      <w:rPr>
        <w:rFonts w:hint="default" w:ascii="Symbol" w:hAnsi="Symbol"/>
      </w:rPr>
    </w:lvl>
    <w:lvl w:ilvl="1" w:tplc="15F24B38">
      <w:start w:val="1"/>
      <w:numFmt w:val="bullet"/>
      <w:lvlText w:val="o"/>
      <w:lvlJc w:val="left"/>
      <w:pPr>
        <w:ind w:left="1080" w:hanging="360"/>
      </w:pPr>
      <w:rPr>
        <w:rFonts w:hint="default" w:ascii="Courier New" w:hAnsi="Courier New"/>
      </w:rPr>
    </w:lvl>
    <w:lvl w:ilvl="2" w:tplc="26586CFA">
      <w:start w:val="1"/>
      <w:numFmt w:val="bullet"/>
      <w:lvlText w:val=""/>
      <w:lvlJc w:val="left"/>
      <w:pPr>
        <w:ind w:left="1800" w:hanging="360"/>
      </w:pPr>
      <w:rPr>
        <w:rFonts w:hint="default" w:ascii="Wingdings" w:hAnsi="Wingdings"/>
      </w:rPr>
    </w:lvl>
    <w:lvl w:ilvl="3" w:tplc="47BAFA00">
      <w:start w:val="1"/>
      <w:numFmt w:val="bullet"/>
      <w:lvlText w:val=""/>
      <w:lvlJc w:val="left"/>
      <w:pPr>
        <w:ind w:left="2520" w:hanging="360"/>
      </w:pPr>
      <w:rPr>
        <w:rFonts w:hint="default" w:ascii="Symbol" w:hAnsi="Symbol"/>
      </w:rPr>
    </w:lvl>
    <w:lvl w:ilvl="4" w:tplc="8BA819E0">
      <w:start w:val="1"/>
      <w:numFmt w:val="bullet"/>
      <w:lvlText w:val="o"/>
      <w:lvlJc w:val="left"/>
      <w:pPr>
        <w:ind w:left="3240" w:hanging="360"/>
      </w:pPr>
      <w:rPr>
        <w:rFonts w:hint="default" w:ascii="Courier New" w:hAnsi="Courier New"/>
      </w:rPr>
    </w:lvl>
    <w:lvl w:ilvl="5" w:tplc="121406C0">
      <w:start w:val="1"/>
      <w:numFmt w:val="bullet"/>
      <w:lvlText w:val=""/>
      <w:lvlJc w:val="left"/>
      <w:pPr>
        <w:ind w:left="3960" w:hanging="360"/>
      </w:pPr>
      <w:rPr>
        <w:rFonts w:hint="default" w:ascii="Wingdings" w:hAnsi="Wingdings"/>
      </w:rPr>
    </w:lvl>
    <w:lvl w:ilvl="6" w:tplc="2FDA0BFA">
      <w:start w:val="1"/>
      <w:numFmt w:val="bullet"/>
      <w:lvlText w:val=""/>
      <w:lvlJc w:val="left"/>
      <w:pPr>
        <w:ind w:left="4680" w:hanging="360"/>
      </w:pPr>
      <w:rPr>
        <w:rFonts w:hint="default" w:ascii="Symbol" w:hAnsi="Symbol"/>
      </w:rPr>
    </w:lvl>
    <w:lvl w:ilvl="7" w:tplc="C9E4D4EA">
      <w:start w:val="1"/>
      <w:numFmt w:val="bullet"/>
      <w:lvlText w:val="o"/>
      <w:lvlJc w:val="left"/>
      <w:pPr>
        <w:ind w:left="5400" w:hanging="360"/>
      </w:pPr>
      <w:rPr>
        <w:rFonts w:hint="default" w:ascii="Courier New" w:hAnsi="Courier New"/>
      </w:rPr>
    </w:lvl>
    <w:lvl w:ilvl="8" w:tplc="D6F655FA">
      <w:start w:val="1"/>
      <w:numFmt w:val="bullet"/>
      <w:lvlText w:val=""/>
      <w:lvlJc w:val="left"/>
      <w:pPr>
        <w:ind w:left="6120" w:hanging="360"/>
      </w:pPr>
      <w:rPr>
        <w:rFonts w:hint="default" w:ascii="Wingdings" w:hAnsi="Wingdings"/>
      </w:rPr>
    </w:lvl>
  </w:abstractNum>
  <w:abstractNum w:abstractNumId="18" w15:restartNumberingAfterBreak="0">
    <w:nsid w:val="62134ED3"/>
    <w:multiLevelType w:val="hybridMultilevel"/>
    <w:tmpl w:val="32FEC63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26B7EF4"/>
    <w:multiLevelType w:val="hybridMultilevel"/>
    <w:tmpl w:val="5A3E94F6"/>
    <w:lvl w:ilvl="0" w:tplc="20000001">
      <w:start w:val="1"/>
      <w:numFmt w:val="bullet"/>
      <w:lvlText w:val=""/>
      <w:lvlJc w:val="left"/>
      <w:pPr>
        <w:ind w:left="360" w:hanging="360"/>
      </w:pPr>
      <w:rPr>
        <w:rFonts w:hint="default" w:ascii="Symbol" w:hAnsi="Symbol" w:eastAsia="Times New Roman" w:cs="Times New Roman"/>
      </w:rPr>
    </w:lvl>
    <w:lvl w:ilvl="1" w:tplc="20000003">
      <w:start w:val="1"/>
      <w:numFmt w:val="bullet"/>
      <w:lvlText w:val="o"/>
      <w:lvlJc w:val="left"/>
      <w:pPr>
        <w:ind w:left="1080" w:hanging="360"/>
      </w:pPr>
      <w:rPr>
        <w:rFonts w:hint="default" w:ascii="Courier New" w:hAnsi="Courier New" w:cs="Courier New"/>
      </w:rPr>
    </w:lvl>
    <w:lvl w:ilvl="2" w:tplc="20000005">
      <w:start w:val="1"/>
      <w:numFmt w:val="bullet"/>
      <w:lvlText w:val=""/>
      <w:lvlJc w:val="left"/>
      <w:pPr>
        <w:ind w:left="1800" w:hanging="360"/>
      </w:pPr>
      <w:rPr>
        <w:rFonts w:hint="default" w:ascii="Wingdings" w:hAnsi="Wingdings"/>
      </w:rPr>
    </w:lvl>
    <w:lvl w:ilvl="3" w:tplc="20000001">
      <w:start w:val="1"/>
      <w:numFmt w:val="bullet"/>
      <w:lvlText w:val=""/>
      <w:lvlJc w:val="left"/>
      <w:pPr>
        <w:ind w:left="2520" w:hanging="360"/>
      </w:pPr>
      <w:rPr>
        <w:rFonts w:hint="default" w:ascii="Symbol" w:hAnsi="Symbol"/>
      </w:rPr>
    </w:lvl>
    <w:lvl w:ilvl="4" w:tplc="20000003">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20" w15:restartNumberingAfterBreak="0">
    <w:nsid w:val="643C1069"/>
    <w:multiLevelType w:val="hybridMultilevel"/>
    <w:tmpl w:val="7B5862F4"/>
    <w:lvl w:ilvl="0" w:tplc="BC0CC67A">
      <w:start w:val="1"/>
      <w:numFmt w:val="bullet"/>
      <w:lvlText w:val=""/>
      <w:lvlJc w:val="left"/>
      <w:pPr>
        <w:ind w:left="170" w:hanging="170"/>
      </w:pPr>
      <w:rPr>
        <w:rFonts w:hint="default" w:ascii="Symbol" w:hAnsi="Symbol" w:eastAsia="Times New Roman" w:cs="Times New Roman"/>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1" w15:restartNumberingAfterBreak="0">
    <w:nsid w:val="6B590EEC"/>
    <w:multiLevelType w:val="hybridMultilevel"/>
    <w:tmpl w:val="17E64BA0"/>
    <w:lvl w:ilvl="0" w:tplc="2618D190">
      <w:numFmt w:val="bullet"/>
      <w:lvlText w:val="•"/>
      <w:lvlJc w:val="left"/>
      <w:pPr>
        <w:ind w:left="1080" w:hanging="720"/>
      </w:pPr>
      <w:rPr>
        <w:rFonts w:hint="default" w:ascii="EC Square Sans Cond Pro" w:hAnsi="EC Square Sans Cond Pro" w:eastAsia="Times New Roman" w:cs="Times New Roman"/>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2" w15:restartNumberingAfterBreak="0">
    <w:nsid w:val="7C65145E"/>
    <w:multiLevelType w:val="multilevel"/>
    <w:tmpl w:val="FB2081BE"/>
    <w:name w:val="EurolookHeading"/>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95"/>
        </w:tabs>
        <w:ind w:left="595" w:hanging="595"/>
      </w:pPr>
      <w:rPr>
        <w:rFonts w:hint="default"/>
      </w:rPr>
    </w:lvl>
    <w:lvl w:ilvl="2">
      <w:start w:val="1"/>
      <w:numFmt w:val="decimal"/>
      <w:pStyle w:val="Heading3"/>
      <w:lvlText w:val="%1.%2.%3."/>
      <w:lvlJc w:val="left"/>
      <w:pPr>
        <w:tabs>
          <w:tab w:val="num" w:pos="737"/>
        </w:tabs>
        <w:ind w:left="737" w:hanging="737"/>
      </w:pPr>
      <w:rPr>
        <w:rFonts w:hint="default"/>
        <w:u w:val="none"/>
      </w:rPr>
    </w:lvl>
    <w:lvl w:ilvl="3">
      <w:start w:val="1"/>
      <w:numFmt w:val="decimal"/>
      <w:pStyle w:val="Heading4"/>
      <w:lvlText w:val="%1.%2.%3.%4."/>
      <w:lvlJc w:val="left"/>
      <w:pPr>
        <w:tabs>
          <w:tab w:val="num" w:pos="850"/>
        </w:tabs>
        <w:ind w:left="850" w:hanging="850"/>
      </w:pPr>
      <w:rPr>
        <w:rFonts w:hint="default"/>
      </w:rPr>
    </w:lvl>
    <w:lvl w:ilvl="4">
      <w:start w:val="1"/>
      <w:numFmt w:val="decimal"/>
      <w:pStyle w:val="Heading5"/>
      <w:lvlText w:val="%1.%2.%3.%4.%5."/>
      <w:lvlJc w:val="left"/>
      <w:pPr>
        <w:tabs>
          <w:tab w:val="num" w:pos="1049"/>
        </w:tabs>
        <w:ind w:left="1049" w:hanging="1049"/>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3" w15:restartNumberingAfterBreak="0">
    <w:nsid w:val="7C651460"/>
    <w:multiLevelType w:val="singleLevel"/>
    <w:tmpl w:val="DCAA060D"/>
    <w:name w:val="AnnexNumbering"/>
    <w:lvl w:ilvl="0">
      <w:start w:val="1"/>
      <w:numFmt w:val="upperLetter"/>
      <w:pStyle w:val="AnnexTitle"/>
      <w:lvlText w:val="Annex %1"/>
      <w:lvlJc w:val="left"/>
      <w:pPr>
        <w:tabs>
          <w:tab w:val="num" w:pos="2268"/>
        </w:tabs>
        <w:ind w:left="2268" w:hanging="2268"/>
      </w:pPr>
      <w:rPr>
        <w:rFonts w:hint="default"/>
      </w:rPr>
    </w:lvl>
  </w:abstractNum>
  <w:num w:numId="1">
    <w:abstractNumId w:val="23"/>
  </w:num>
  <w:num w:numId="2">
    <w:abstractNumId w:val="6"/>
  </w:num>
  <w:num w:numId="3">
    <w:abstractNumId w:val="5"/>
  </w:num>
  <w:num w:numId="4">
    <w:abstractNumId w:val="3"/>
  </w:num>
  <w:num w:numId="5">
    <w:abstractNumId w:val="15"/>
  </w:num>
  <w:num w:numId="6">
    <w:abstractNumId w:val="12"/>
  </w:num>
  <w:num w:numId="7">
    <w:abstractNumId w:val="14"/>
  </w:num>
  <w:num w:numId="8">
    <w:abstractNumId w:val="2"/>
  </w:num>
  <w:num w:numId="9">
    <w:abstractNumId w:val="13"/>
  </w:num>
  <w:num w:numId="10">
    <w:abstractNumId w:val="22"/>
  </w:num>
  <w:num w:numId="11">
    <w:abstractNumId w:val="11"/>
  </w:num>
  <w:num w:numId="12">
    <w:abstractNumId w:val="4"/>
  </w:num>
  <w:num w:numId="13">
    <w:abstractNumId w:val="7"/>
  </w:num>
  <w:num w:numId="14">
    <w:abstractNumId w:val="19"/>
  </w:num>
  <w:num w:numId="15">
    <w:abstractNumId w:val="20"/>
  </w:num>
  <w:num w:numId="16">
    <w:abstractNumId w:val="16"/>
  </w:num>
  <w:num w:numId="17">
    <w:abstractNumId w:val="0"/>
  </w:num>
  <w:num w:numId="18">
    <w:abstractNumId w:val="9"/>
  </w:num>
  <w:num w:numId="19">
    <w:abstractNumId w:val="18"/>
  </w:num>
  <w:num w:numId="20">
    <w:abstractNumId w:val="1"/>
  </w:num>
  <w:num w:numId="21">
    <w:abstractNumId w:val="17"/>
  </w:num>
  <w:num w:numId="22">
    <w:abstractNumId w:val="8"/>
  </w:num>
  <w:num w:numId="23">
    <w:abstractNumId w:val="21"/>
  </w:num>
  <w:num w:numId="24">
    <w:abstractNumId w:val="1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outer Deroey">
    <w15:presenceInfo w15:providerId="AD" w15:userId="S::Wouter.Deroey@ksz-bcss.fgov.be::4834c5d3-3173-434c-b44b-80af135855df"/>
  </w15:person>
  <w15:person w15:author="Fabien Petitcolas">
    <w15:presenceInfo w15:providerId="AD" w15:userId="S::fabien.petitcolas_smals.be#ext#@eceuropaeu.onmicrosoft.com::a9dd383f-5063-418d-8543-ab32e06ff76b"/>
  </w15:person>
  <w15:person w15:author="Wouter">
    <w15:presenceInfo w15:providerId="AD" w15:userId="S::Wouter.Deroey@ksz-bcss.fgov.be::4834c5d3-3173-434c-b44b-80af135855d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true"/>
  <w:defaultTabStop w:val="720"/>
  <w:hyphenationZone w:val="425"/>
  <w:characterSpacingControl w:val="doNotCompress"/>
  <w:hdrShapeDefaults>
    <o:shapedefaults v:ext="edit" spidmax="2050"/>
    <o:shapelayout v:ext="edit">
      <o:idmap v:ext="edit" data="2"/>
    </o:shapelayout>
  </w:hdrShapeDefaults>
  <w:footnotePr>
    <w:footnote w:id="-1"/>
    <w:footnote w:id="0"/>
    <w:footnote w:id="1"/>
  </w:footnotePr>
  <w:endnotePr>
    <w:numFmt w:val="lowerLette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EUROLOOK"/>
  </w:docVars>
  <w:rsids>
    <w:rsidRoot w:val="00F173A3"/>
    <w:rsid w:val="000000BF"/>
    <w:rsid w:val="000000E7"/>
    <w:rsid w:val="0000013D"/>
    <w:rsid w:val="00000157"/>
    <w:rsid w:val="000001CC"/>
    <w:rsid w:val="00000200"/>
    <w:rsid w:val="00000246"/>
    <w:rsid w:val="000003EA"/>
    <w:rsid w:val="000003F5"/>
    <w:rsid w:val="000004CA"/>
    <w:rsid w:val="00000580"/>
    <w:rsid w:val="000005AC"/>
    <w:rsid w:val="00000675"/>
    <w:rsid w:val="0000069E"/>
    <w:rsid w:val="000006D9"/>
    <w:rsid w:val="000007C7"/>
    <w:rsid w:val="000008DA"/>
    <w:rsid w:val="0000093C"/>
    <w:rsid w:val="0000098F"/>
    <w:rsid w:val="00000A79"/>
    <w:rsid w:val="00000B03"/>
    <w:rsid w:val="00000EAB"/>
    <w:rsid w:val="00000F7D"/>
    <w:rsid w:val="0000107E"/>
    <w:rsid w:val="0000115D"/>
    <w:rsid w:val="0000116E"/>
    <w:rsid w:val="00001190"/>
    <w:rsid w:val="000011B8"/>
    <w:rsid w:val="00001269"/>
    <w:rsid w:val="000012B5"/>
    <w:rsid w:val="0000130C"/>
    <w:rsid w:val="000013A3"/>
    <w:rsid w:val="000013DB"/>
    <w:rsid w:val="00001474"/>
    <w:rsid w:val="0000149E"/>
    <w:rsid w:val="00001546"/>
    <w:rsid w:val="0000154C"/>
    <w:rsid w:val="00001732"/>
    <w:rsid w:val="000017C0"/>
    <w:rsid w:val="00001816"/>
    <w:rsid w:val="0000182B"/>
    <w:rsid w:val="0000192E"/>
    <w:rsid w:val="00001B88"/>
    <w:rsid w:val="00001DC9"/>
    <w:rsid w:val="00001EA6"/>
    <w:rsid w:val="00001F64"/>
    <w:rsid w:val="00002044"/>
    <w:rsid w:val="000021A8"/>
    <w:rsid w:val="00002377"/>
    <w:rsid w:val="00002385"/>
    <w:rsid w:val="000023CC"/>
    <w:rsid w:val="00002434"/>
    <w:rsid w:val="00002518"/>
    <w:rsid w:val="000025C0"/>
    <w:rsid w:val="0000261D"/>
    <w:rsid w:val="00002813"/>
    <w:rsid w:val="000028E6"/>
    <w:rsid w:val="00002906"/>
    <w:rsid w:val="0000292C"/>
    <w:rsid w:val="00002A07"/>
    <w:rsid w:val="00002A39"/>
    <w:rsid w:val="00002AF0"/>
    <w:rsid w:val="00002B83"/>
    <w:rsid w:val="00002C67"/>
    <w:rsid w:val="00002C9D"/>
    <w:rsid w:val="00002D3B"/>
    <w:rsid w:val="00002D93"/>
    <w:rsid w:val="00002E22"/>
    <w:rsid w:val="00002E27"/>
    <w:rsid w:val="00002E3F"/>
    <w:rsid w:val="00002EF4"/>
    <w:rsid w:val="0000307D"/>
    <w:rsid w:val="000030A9"/>
    <w:rsid w:val="00003159"/>
    <w:rsid w:val="00003165"/>
    <w:rsid w:val="00003271"/>
    <w:rsid w:val="000032D3"/>
    <w:rsid w:val="000033B1"/>
    <w:rsid w:val="00003445"/>
    <w:rsid w:val="0000344C"/>
    <w:rsid w:val="00003516"/>
    <w:rsid w:val="0000355D"/>
    <w:rsid w:val="0000358A"/>
    <w:rsid w:val="0000381D"/>
    <w:rsid w:val="000038F6"/>
    <w:rsid w:val="00003928"/>
    <w:rsid w:val="000039A2"/>
    <w:rsid w:val="000039EE"/>
    <w:rsid w:val="00003A19"/>
    <w:rsid w:val="00003A89"/>
    <w:rsid w:val="00003B1B"/>
    <w:rsid w:val="00003B38"/>
    <w:rsid w:val="00003B74"/>
    <w:rsid w:val="00003C41"/>
    <w:rsid w:val="00003D6F"/>
    <w:rsid w:val="00003D8C"/>
    <w:rsid w:val="00003EEF"/>
    <w:rsid w:val="00003F13"/>
    <w:rsid w:val="00004046"/>
    <w:rsid w:val="000040D5"/>
    <w:rsid w:val="00004124"/>
    <w:rsid w:val="0000419E"/>
    <w:rsid w:val="000042F0"/>
    <w:rsid w:val="0000435A"/>
    <w:rsid w:val="000043DB"/>
    <w:rsid w:val="000043ED"/>
    <w:rsid w:val="0000447F"/>
    <w:rsid w:val="000044F0"/>
    <w:rsid w:val="0000451B"/>
    <w:rsid w:val="00004572"/>
    <w:rsid w:val="000045A9"/>
    <w:rsid w:val="0000469E"/>
    <w:rsid w:val="000046A9"/>
    <w:rsid w:val="000046FB"/>
    <w:rsid w:val="00004A67"/>
    <w:rsid w:val="00004A8D"/>
    <w:rsid w:val="00004AB6"/>
    <w:rsid w:val="00004B0A"/>
    <w:rsid w:val="00004B7D"/>
    <w:rsid w:val="00004CC2"/>
    <w:rsid w:val="00004E06"/>
    <w:rsid w:val="00004EF6"/>
    <w:rsid w:val="00004FC9"/>
    <w:rsid w:val="00005076"/>
    <w:rsid w:val="00005108"/>
    <w:rsid w:val="00005124"/>
    <w:rsid w:val="0000513C"/>
    <w:rsid w:val="0000516B"/>
    <w:rsid w:val="000051DF"/>
    <w:rsid w:val="000052A2"/>
    <w:rsid w:val="000052E4"/>
    <w:rsid w:val="000053DD"/>
    <w:rsid w:val="000056D8"/>
    <w:rsid w:val="000057CD"/>
    <w:rsid w:val="00005802"/>
    <w:rsid w:val="00005840"/>
    <w:rsid w:val="00005855"/>
    <w:rsid w:val="00005896"/>
    <w:rsid w:val="00005975"/>
    <w:rsid w:val="00005CBF"/>
    <w:rsid w:val="00005DF3"/>
    <w:rsid w:val="00006023"/>
    <w:rsid w:val="00006065"/>
    <w:rsid w:val="0000623C"/>
    <w:rsid w:val="000063E4"/>
    <w:rsid w:val="00006473"/>
    <w:rsid w:val="000064F4"/>
    <w:rsid w:val="00006510"/>
    <w:rsid w:val="0000658C"/>
    <w:rsid w:val="000069DD"/>
    <w:rsid w:val="00006A7A"/>
    <w:rsid w:val="00006A8C"/>
    <w:rsid w:val="00006ACC"/>
    <w:rsid w:val="00006B29"/>
    <w:rsid w:val="00006C87"/>
    <w:rsid w:val="0000705D"/>
    <w:rsid w:val="000070DF"/>
    <w:rsid w:val="000071AC"/>
    <w:rsid w:val="0000726B"/>
    <w:rsid w:val="000072B1"/>
    <w:rsid w:val="00007364"/>
    <w:rsid w:val="00007426"/>
    <w:rsid w:val="000074E7"/>
    <w:rsid w:val="000075CA"/>
    <w:rsid w:val="00007679"/>
    <w:rsid w:val="0000797D"/>
    <w:rsid w:val="00007B19"/>
    <w:rsid w:val="00007B8F"/>
    <w:rsid w:val="00007C0F"/>
    <w:rsid w:val="00007C34"/>
    <w:rsid w:val="00007C7C"/>
    <w:rsid w:val="00007C7D"/>
    <w:rsid w:val="00007D16"/>
    <w:rsid w:val="00007E64"/>
    <w:rsid w:val="000100F7"/>
    <w:rsid w:val="00010262"/>
    <w:rsid w:val="00010363"/>
    <w:rsid w:val="00010382"/>
    <w:rsid w:val="00010487"/>
    <w:rsid w:val="00010525"/>
    <w:rsid w:val="000105AE"/>
    <w:rsid w:val="000107BE"/>
    <w:rsid w:val="000107E9"/>
    <w:rsid w:val="0001084D"/>
    <w:rsid w:val="000108B2"/>
    <w:rsid w:val="00010913"/>
    <w:rsid w:val="0001099D"/>
    <w:rsid w:val="00010AD5"/>
    <w:rsid w:val="00010B0E"/>
    <w:rsid w:val="00010B1C"/>
    <w:rsid w:val="00010BE5"/>
    <w:rsid w:val="00010D14"/>
    <w:rsid w:val="00010D86"/>
    <w:rsid w:val="00010D9A"/>
    <w:rsid w:val="00010E56"/>
    <w:rsid w:val="00010E6C"/>
    <w:rsid w:val="00010EE8"/>
    <w:rsid w:val="00010EEF"/>
    <w:rsid w:val="00010F5E"/>
    <w:rsid w:val="00010F60"/>
    <w:rsid w:val="0001108E"/>
    <w:rsid w:val="00011154"/>
    <w:rsid w:val="00011214"/>
    <w:rsid w:val="0001134E"/>
    <w:rsid w:val="00011367"/>
    <w:rsid w:val="00011390"/>
    <w:rsid w:val="00011484"/>
    <w:rsid w:val="00011672"/>
    <w:rsid w:val="00011736"/>
    <w:rsid w:val="00011748"/>
    <w:rsid w:val="000117CA"/>
    <w:rsid w:val="000119D5"/>
    <w:rsid w:val="000119E3"/>
    <w:rsid w:val="00011A1D"/>
    <w:rsid w:val="00011AB4"/>
    <w:rsid w:val="00011AF5"/>
    <w:rsid w:val="00011BC3"/>
    <w:rsid w:val="00011C75"/>
    <w:rsid w:val="00011CF4"/>
    <w:rsid w:val="00011E4E"/>
    <w:rsid w:val="00011FC3"/>
    <w:rsid w:val="0001200E"/>
    <w:rsid w:val="000121B3"/>
    <w:rsid w:val="00012211"/>
    <w:rsid w:val="00012216"/>
    <w:rsid w:val="00012250"/>
    <w:rsid w:val="00012301"/>
    <w:rsid w:val="0001246E"/>
    <w:rsid w:val="000126A1"/>
    <w:rsid w:val="00012712"/>
    <w:rsid w:val="0001272E"/>
    <w:rsid w:val="000127C9"/>
    <w:rsid w:val="0001293B"/>
    <w:rsid w:val="00012978"/>
    <w:rsid w:val="00012AB1"/>
    <w:rsid w:val="00012AF2"/>
    <w:rsid w:val="00012B3E"/>
    <w:rsid w:val="00012C27"/>
    <w:rsid w:val="00012C65"/>
    <w:rsid w:val="0001325E"/>
    <w:rsid w:val="000132A6"/>
    <w:rsid w:val="00013470"/>
    <w:rsid w:val="00013485"/>
    <w:rsid w:val="000134D3"/>
    <w:rsid w:val="000134DB"/>
    <w:rsid w:val="0001356A"/>
    <w:rsid w:val="0001358C"/>
    <w:rsid w:val="00013636"/>
    <w:rsid w:val="00013686"/>
    <w:rsid w:val="00013688"/>
    <w:rsid w:val="0001394C"/>
    <w:rsid w:val="00013A11"/>
    <w:rsid w:val="00013AAC"/>
    <w:rsid w:val="00013AC1"/>
    <w:rsid w:val="00013BEA"/>
    <w:rsid w:val="00013C21"/>
    <w:rsid w:val="00013D4E"/>
    <w:rsid w:val="00013E3E"/>
    <w:rsid w:val="00013ECB"/>
    <w:rsid w:val="000141CC"/>
    <w:rsid w:val="00014216"/>
    <w:rsid w:val="000142FE"/>
    <w:rsid w:val="000143FC"/>
    <w:rsid w:val="000144BB"/>
    <w:rsid w:val="000145C7"/>
    <w:rsid w:val="000145F5"/>
    <w:rsid w:val="00014832"/>
    <w:rsid w:val="000149A3"/>
    <w:rsid w:val="00014C8D"/>
    <w:rsid w:val="00014CBB"/>
    <w:rsid w:val="00014CED"/>
    <w:rsid w:val="00014DB4"/>
    <w:rsid w:val="00014F1A"/>
    <w:rsid w:val="000153CC"/>
    <w:rsid w:val="0001543A"/>
    <w:rsid w:val="0001543D"/>
    <w:rsid w:val="000154CC"/>
    <w:rsid w:val="0001561C"/>
    <w:rsid w:val="000157CF"/>
    <w:rsid w:val="000157ED"/>
    <w:rsid w:val="0001594E"/>
    <w:rsid w:val="00015A64"/>
    <w:rsid w:val="00015A7F"/>
    <w:rsid w:val="00015A87"/>
    <w:rsid w:val="00015AF6"/>
    <w:rsid w:val="00015B70"/>
    <w:rsid w:val="00015CBC"/>
    <w:rsid w:val="00015CDE"/>
    <w:rsid w:val="00015DC9"/>
    <w:rsid w:val="00016002"/>
    <w:rsid w:val="000160B3"/>
    <w:rsid w:val="000160C8"/>
    <w:rsid w:val="00016103"/>
    <w:rsid w:val="000161D5"/>
    <w:rsid w:val="000162C1"/>
    <w:rsid w:val="000164E7"/>
    <w:rsid w:val="00016590"/>
    <w:rsid w:val="0001674D"/>
    <w:rsid w:val="00016AD8"/>
    <w:rsid w:val="00016ADE"/>
    <w:rsid w:val="00016C3F"/>
    <w:rsid w:val="00016CB3"/>
    <w:rsid w:val="00016D8B"/>
    <w:rsid w:val="00016E3D"/>
    <w:rsid w:val="00016FCA"/>
    <w:rsid w:val="00016FF7"/>
    <w:rsid w:val="00017024"/>
    <w:rsid w:val="0001714B"/>
    <w:rsid w:val="000171AF"/>
    <w:rsid w:val="00017209"/>
    <w:rsid w:val="000173E1"/>
    <w:rsid w:val="000173E4"/>
    <w:rsid w:val="000175BC"/>
    <w:rsid w:val="000175BF"/>
    <w:rsid w:val="000175E6"/>
    <w:rsid w:val="0001764E"/>
    <w:rsid w:val="00017726"/>
    <w:rsid w:val="000177C9"/>
    <w:rsid w:val="0001785E"/>
    <w:rsid w:val="0001794E"/>
    <w:rsid w:val="00017952"/>
    <w:rsid w:val="00017984"/>
    <w:rsid w:val="00017AF4"/>
    <w:rsid w:val="00017B53"/>
    <w:rsid w:val="00017C09"/>
    <w:rsid w:val="000200DE"/>
    <w:rsid w:val="0002027A"/>
    <w:rsid w:val="00020290"/>
    <w:rsid w:val="00020329"/>
    <w:rsid w:val="00020401"/>
    <w:rsid w:val="0002052A"/>
    <w:rsid w:val="000205FF"/>
    <w:rsid w:val="0002067A"/>
    <w:rsid w:val="0002072E"/>
    <w:rsid w:val="000207A8"/>
    <w:rsid w:val="000207B0"/>
    <w:rsid w:val="00020866"/>
    <w:rsid w:val="00020887"/>
    <w:rsid w:val="00020A4B"/>
    <w:rsid w:val="00020B6A"/>
    <w:rsid w:val="00020B6D"/>
    <w:rsid w:val="00020C44"/>
    <w:rsid w:val="00020CB6"/>
    <w:rsid w:val="00020F23"/>
    <w:rsid w:val="0002105D"/>
    <w:rsid w:val="000210AA"/>
    <w:rsid w:val="000210B3"/>
    <w:rsid w:val="000210E3"/>
    <w:rsid w:val="000214BB"/>
    <w:rsid w:val="00021814"/>
    <w:rsid w:val="00021A97"/>
    <w:rsid w:val="00021C07"/>
    <w:rsid w:val="00021F95"/>
    <w:rsid w:val="0002212F"/>
    <w:rsid w:val="000222E0"/>
    <w:rsid w:val="000223F1"/>
    <w:rsid w:val="000224BA"/>
    <w:rsid w:val="00022559"/>
    <w:rsid w:val="0002266B"/>
    <w:rsid w:val="000226D5"/>
    <w:rsid w:val="00022706"/>
    <w:rsid w:val="000227D8"/>
    <w:rsid w:val="0002281B"/>
    <w:rsid w:val="000228C0"/>
    <w:rsid w:val="00022A60"/>
    <w:rsid w:val="00022BF4"/>
    <w:rsid w:val="00022CFB"/>
    <w:rsid w:val="00022FB2"/>
    <w:rsid w:val="00023081"/>
    <w:rsid w:val="0002313E"/>
    <w:rsid w:val="0002328A"/>
    <w:rsid w:val="000233A6"/>
    <w:rsid w:val="00023408"/>
    <w:rsid w:val="00023426"/>
    <w:rsid w:val="000234E2"/>
    <w:rsid w:val="00023563"/>
    <w:rsid w:val="0002369A"/>
    <w:rsid w:val="000236EB"/>
    <w:rsid w:val="00023885"/>
    <w:rsid w:val="0002391E"/>
    <w:rsid w:val="00023950"/>
    <w:rsid w:val="000239E9"/>
    <w:rsid w:val="000239F7"/>
    <w:rsid w:val="00023B3E"/>
    <w:rsid w:val="00023C14"/>
    <w:rsid w:val="00023D8E"/>
    <w:rsid w:val="00023DBC"/>
    <w:rsid w:val="00023F0F"/>
    <w:rsid w:val="00023F61"/>
    <w:rsid w:val="0002407D"/>
    <w:rsid w:val="00024081"/>
    <w:rsid w:val="00024094"/>
    <w:rsid w:val="00024270"/>
    <w:rsid w:val="000242E5"/>
    <w:rsid w:val="00024312"/>
    <w:rsid w:val="000243B4"/>
    <w:rsid w:val="0002451A"/>
    <w:rsid w:val="00024531"/>
    <w:rsid w:val="000246F2"/>
    <w:rsid w:val="00024711"/>
    <w:rsid w:val="000247E5"/>
    <w:rsid w:val="00024849"/>
    <w:rsid w:val="00024998"/>
    <w:rsid w:val="000249EA"/>
    <w:rsid w:val="00024A50"/>
    <w:rsid w:val="00024BFD"/>
    <w:rsid w:val="00024DD5"/>
    <w:rsid w:val="00024DE4"/>
    <w:rsid w:val="00024EF9"/>
    <w:rsid w:val="00024FC3"/>
    <w:rsid w:val="00025260"/>
    <w:rsid w:val="00025541"/>
    <w:rsid w:val="000255BF"/>
    <w:rsid w:val="00025700"/>
    <w:rsid w:val="00025838"/>
    <w:rsid w:val="00025AF4"/>
    <w:rsid w:val="00025B00"/>
    <w:rsid w:val="00025B4D"/>
    <w:rsid w:val="00025C9A"/>
    <w:rsid w:val="00025DC0"/>
    <w:rsid w:val="00025EA9"/>
    <w:rsid w:val="00025ECC"/>
    <w:rsid w:val="00026009"/>
    <w:rsid w:val="00026140"/>
    <w:rsid w:val="00026245"/>
    <w:rsid w:val="000262D7"/>
    <w:rsid w:val="00026367"/>
    <w:rsid w:val="0002639E"/>
    <w:rsid w:val="000263F0"/>
    <w:rsid w:val="00026401"/>
    <w:rsid w:val="000265DA"/>
    <w:rsid w:val="000266F0"/>
    <w:rsid w:val="00026980"/>
    <w:rsid w:val="00026B51"/>
    <w:rsid w:val="00026C61"/>
    <w:rsid w:val="00026CF3"/>
    <w:rsid w:val="0002716D"/>
    <w:rsid w:val="00027199"/>
    <w:rsid w:val="000271AF"/>
    <w:rsid w:val="000272FE"/>
    <w:rsid w:val="000273BE"/>
    <w:rsid w:val="0002740A"/>
    <w:rsid w:val="00027429"/>
    <w:rsid w:val="000275B9"/>
    <w:rsid w:val="0002771B"/>
    <w:rsid w:val="00027779"/>
    <w:rsid w:val="0002779E"/>
    <w:rsid w:val="000279B4"/>
    <w:rsid w:val="00027CA3"/>
    <w:rsid w:val="00027D22"/>
    <w:rsid w:val="00027D5D"/>
    <w:rsid w:val="00027D86"/>
    <w:rsid w:val="00027D97"/>
    <w:rsid w:val="00027DD9"/>
    <w:rsid w:val="00027DF5"/>
    <w:rsid w:val="00027DFE"/>
    <w:rsid w:val="00027E0F"/>
    <w:rsid w:val="00027E32"/>
    <w:rsid w:val="00027E76"/>
    <w:rsid w:val="00027EC9"/>
    <w:rsid w:val="00027F60"/>
    <w:rsid w:val="00030007"/>
    <w:rsid w:val="00030061"/>
    <w:rsid w:val="00030458"/>
    <w:rsid w:val="000306C6"/>
    <w:rsid w:val="00030705"/>
    <w:rsid w:val="00030746"/>
    <w:rsid w:val="00030870"/>
    <w:rsid w:val="000309E4"/>
    <w:rsid w:val="00030B52"/>
    <w:rsid w:val="00030B84"/>
    <w:rsid w:val="00030CBF"/>
    <w:rsid w:val="00030CD6"/>
    <w:rsid w:val="00030CE6"/>
    <w:rsid w:val="00030D23"/>
    <w:rsid w:val="00030D2A"/>
    <w:rsid w:val="00030DF8"/>
    <w:rsid w:val="00030EB5"/>
    <w:rsid w:val="00030F0C"/>
    <w:rsid w:val="00030FCC"/>
    <w:rsid w:val="00031046"/>
    <w:rsid w:val="00031051"/>
    <w:rsid w:val="000310CF"/>
    <w:rsid w:val="000310EC"/>
    <w:rsid w:val="00031202"/>
    <w:rsid w:val="00031355"/>
    <w:rsid w:val="0003135B"/>
    <w:rsid w:val="00031369"/>
    <w:rsid w:val="0003136D"/>
    <w:rsid w:val="000314F1"/>
    <w:rsid w:val="000316AB"/>
    <w:rsid w:val="000316F8"/>
    <w:rsid w:val="00031859"/>
    <w:rsid w:val="00031914"/>
    <w:rsid w:val="00031A6B"/>
    <w:rsid w:val="00031BA8"/>
    <w:rsid w:val="00031BF5"/>
    <w:rsid w:val="00031C45"/>
    <w:rsid w:val="00031DA3"/>
    <w:rsid w:val="00031E95"/>
    <w:rsid w:val="00031EBF"/>
    <w:rsid w:val="00031F36"/>
    <w:rsid w:val="00031FFE"/>
    <w:rsid w:val="0003203A"/>
    <w:rsid w:val="00032077"/>
    <w:rsid w:val="00032202"/>
    <w:rsid w:val="0003263D"/>
    <w:rsid w:val="000326EE"/>
    <w:rsid w:val="0003280D"/>
    <w:rsid w:val="000328D4"/>
    <w:rsid w:val="00032CAB"/>
    <w:rsid w:val="00032DBD"/>
    <w:rsid w:val="00032F68"/>
    <w:rsid w:val="00033075"/>
    <w:rsid w:val="0003314C"/>
    <w:rsid w:val="00033186"/>
    <w:rsid w:val="00033217"/>
    <w:rsid w:val="000332F1"/>
    <w:rsid w:val="00033473"/>
    <w:rsid w:val="00033497"/>
    <w:rsid w:val="0003352E"/>
    <w:rsid w:val="00033554"/>
    <w:rsid w:val="000335E7"/>
    <w:rsid w:val="0003369C"/>
    <w:rsid w:val="0003372F"/>
    <w:rsid w:val="000339F1"/>
    <w:rsid w:val="00033AA2"/>
    <w:rsid w:val="00033BDB"/>
    <w:rsid w:val="00033BF8"/>
    <w:rsid w:val="00033C52"/>
    <w:rsid w:val="00033D0B"/>
    <w:rsid w:val="00033D50"/>
    <w:rsid w:val="00033EF9"/>
    <w:rsid w:val="00033F4A"/>
    <w:rsid w:val="00033F9C"/>
    <w:rsid w:val="00034002"/>
    <w:rsid w:val="000341D6"/>
    <w:rsid w:val="0003428E"/>
    <w:rsid w:val="00034389"/>
    <w:rsid w:val="000343E1"/>
    <w:rsid w:val="00034489"/>
    <w:rsid w:val="00034532"/>
    <w:rsid w:val="0003458B"/>
    <w:rsid w:val="00034710"/>
    <w:rsid w:val="000349CB"/>
    <w:rsid w:val="00034B4D"/>
    <w:rsid w:val="00034BB8"/>
    <w:rsid w:val="00034BD0"/>
    <w:rsid w:val="00034D46"/>
    <w:rsid w:val="00034F8E"/>
    <w:rsid w:val="00034FF0"/>
    <w:rsid w:val="000350BF"/>
    <w:rsid w:val="000351D0"/>
    <w:rsid w:val="000353B7"/>
    <w:rsid w:val="000354BF"/>
    <w:rsid w:val="00035535"/>
    <w:rsid w:val="000356B6"/>
    <w:rsid w:val="00035986"/>
    <w:rsid w:val="00035A5C"/>
    <w:rsid w:val="00035B59"/>
    <w:rsid w:val="00035E89"/>
    <w:rsid w:val="00035FFE"/>
    <w:rsid w:val="00036042"/>
    <w:rsid w:val="000360C1"/>
    <w:rsid w:val="000361A4"/>
    <w:rsid w:val="0003631C"/>
    <w:rsid w:val="00036480"/>
    <w:rsid w:val="00036672"/>
    <w:rsid w:val="000367CB"/>
    <w:rsid w:val="0003685A"/>
    <w:rsid w:val="00036886"/>
    <w:rsid w:val="000368AB"/>
    <w:rsid w:val="000369F0"/>
    <w:rsid w:val="00036AD8"/>
    <w:rsid w:val="00036D43"/>
    <w:rsid w:val="00036D67"/>
    <w:rsid w:val="00036DF2"/>
    <w:rsid w:val="00036E83"/>
    <w:rsid w:val="00036F2C"/>
    <w:rsid w:val="000371B1"/>
    <w:rsid w:val="000373D3"/>
    <w:rsid w:val="00037449"/>
    <w:rsid w:val="00037759"/>
    <w:rsid w:val="000377B6"/>
    <w:rsid w:val="0003782A"/>
    <w:rsid w:val="0003787F"/>
    <w:rsid w:val="00037957"/>
    <w:rsid w:val="00037A79"/>
    <w:rsid w:val="00037AD8"/>
    <w:rsid w:val="00037AE1"/>
    <w:rsid w:val="00037B16"/>
    <w:rsid w:val="00037B37"/>
    <w:rsid w:val="00037BC2"/>
    <w:rsid w:val="00037C37"/>
    <w:rsid w:val="0003FA74"/>
    <w:rsid w:val="0004003F"/>
    <w:rsid w:val="000400D3"/>
    <w:rsid w:val="00040133"/>
    <w:rsid w:val="000401A0"/>
    <w:rsid w:val="000403AF"/>
    <w:rsid w:val="000405C0"/>
    <w:rsid w:val="000407B3"/>
    <w:rsid w:val="00040874"/>
    <w:rsid w:val="00040907"/>
    <w:rsid w:val="00040A30"/>
    <w:rsid w:val="00040A5F"/>
    <w:rsid w:val="00040A81"/>
    <w:rsid w:val="00040B1F"/>
    <w:rsid w:val="00040B44"/>
    <w:rsid w:val="00040BE5"/>
    <w:rsid w:val="00040C87"/>
    <w:rsid w:val="00040D65"/>
    <w:rsid w:val="00040E53"/>
    <w:rsid w:val="00041016"/>
    <w:rsid w:val="00041023"/>
    <w:rsid w:val="00041060"/>
    <w:rsid w:val="000410F0"/>
    <w:rsid w:val="000411DD"/>
    <w:rsid w:val="000413CF"/>
    <w:rsid w:val="00041400"/>
    <w:rsid w:val="000414EB"/>
    <w:rsid w:val="00041538"/>
    <w:rsid w:val="0004158D"/>
    <w:rsid w:val="000415B7"/>
    <w:rsid w:val="00041640"/>
    <w:rsid w:val="00041717"/>
    <w:rsid w:val="0004182A"/>
    <w:rsid w:val="000418F5"/>
    <w:rsid w:val="0004192E"/>
    <w:rsid w:val="00041BBE"/>
    <w:rsid w:val="00041CE0"/>
    <w:rsid w:val="00041DC4"/>
    <w:rsid w:val="00041E1D"/>
    <w:rsid w:val="00041F00"/>
    <w:rsid w:val="0004210D"/>
    <w:rsid w:val="00042245"/>
    <w:rsid w:val="000423E1"/>
    <w:rsid w:val="00042456"/>
    <w:rsid w:val="000426C2"/>
    <w:rsid w:val="000426D9"/>
    <w:rsid w:val="0004273F"/>
    <w:rsid w:val="0004294F"/>
    <w:rsid w:val="000429E1"/>
    <w:rsid w:val="00042AE3"/>
    <w:rsid w:val="00042B5C"/>
    <w:rsid w:val="00042D3A"/>
    <w:rsid w:val="00042D4C"/>
    <w:rsid w:val="00042D70"/>
    <w:rsid w:val="00042DBC"/>
    <w:rsid w:val="00042E51"/>
    <w:rsid w:val="00042EBA"/>
    <w:rsid w:val="00042F56"/>
    <w:rsid w:val="00042FB6"/>
    <w:rsid w:val="0004310C"/>
    <w:rsid w:val="00043210"/>
    <w:rsid w:val="000432A1"/>
    <w:rsid w:val="000432B9"/>
    <w:rsid w:val="00043307"/>
    <w:rsid w:val="0004376B"/>
    <w:rsid w:val="00043A67"/>
    <w:rsid w:val="00043AAD"/>
    <w:rsid w:val="00043D80"/>
    <w:rsid w:val="00043E90"/>
    <w:rsid w:val="00043E9F"/>
    <w:rsid w:val="0004424E"/>
    <w:rsid w:val="00044316"/>
    <w:rsid w:val="0004437E"/>
    <w:rsid w:val="000443AE"/>
    <w:rsid w:val="000443D8"/>
    <w:rsid w:val="00044455"/>
    <w:rsid w:val="000444FF"/>
    <w:rsid w:val="0004458C"/>
    <w:rsid w:val="0004466E"/>
    <w:rsid w:val="0004469A"/>
    <w:rsid w:val="000446C1"/>
    <w:rsid w:val="00044727"/>
    <w:rsid w:val="000447CC"/>
    <w:rsid w:val="000449A5"/>
    <w:rsid w:val="000449BA"/>
    <w:rsid w:val="00044A35"/>
    <w:rsid w:val="00044A41"/>
    <w:rsid w:val="00044D0C"/>
    <w:rsid w:val="00044E19"/>
    <w:rsid w:val="00044EB9"/>
    <w:rsid w:val="00045245"/>
    <w:rsid w:val="0004536F"/>
    <w:rsid w:val="000453F3"/>
    <w:rsid w:val="00045578"/>
    <w:rsid w:val="000456AD"/>
    <w:rsid w:val="00045754"/>
    <w:rsid w:val="00045795"/>
    <w:rsid w:val="000457C7"/>
    <w:rsid w:val="0004586B"/>
    <w:rsid w:val="0004590F"/>
    <w:rsid w:val="000459AE"/>
    <w:rsid w:val="00045A68"/>
    <w:rsid w:val="00045BF0"/>
    <w:rsid w:val="00045CCE"/>
    <w:rsid w:val="00045DD9"/>
    <w:rsid w:val="00045E7C"/>
    <w:rsid w:val="00045EE2"/>
    <w:rsid w:val="00045F9D"/>
    <w:rsid w:val="00046031"/>
    <w:rsid w:val="000460B2"/>
    <w:rsid w:val="000460DE"/>
    <w:rsid w:val="00046179"/>
    <w:rsid w:val="00046192"/>
    <w:rsid w:val="000461CD"/>
    <w:rsid w:val="00046206"/>
    <w:rsid w:val="0004633B"/>
    <w:rsid w:val="0004636A"/>
    <w:rsid w:val="00046436"/>
    <w:rsid w:val="00046498"/>
    <w:rsid w:val="00046877"/>
    <w:rsid w:val="000468E5"/>
    <w:rsid w:val="000469E4"/>
    <w:rsid w:val="000469FB"/>
    <w:rsid w:val="00046AEC"/>
    <w:rsid w:val="00046BB5"/>
    <w:rsid w:val="00046D27"/>
    <w:rsid w:val="00046D9E"/>
    <w:rsid w:val="00046DB2"/>
    <w:rsid w:val="00046EB2"/>
    <w:rsid w:val="00046F06"/>
    <w:rsid w:val="000471D3"/>
    <w:rsid w:val="000471E0"/>
    <w:rsid w:val="000473C2"/>
    <w:rsid w:val="000473DE"/>
    <w:rsid w:val="00047596"/>
    <w:rsid w:val="0004761F"/>
    <w:rsid w:val="00047679"/>
    <w:rsid w:val="00047792"/>
    <w:rsid w:val="00047C43"/>
    <w:rsid w:val="00047E07"/>
    <w:rsid w:val="00047FB5"/>
    <w:rsid w:val="00050039"/>
    <w:rsid w:val="0005003C"/>
    <w:rsid w:val="0005013A"/>
    <w:rsid w:val="00050228"/>
    <w:rsid w:val="000502C9"/>
    <w:rsid w:val="000504C4"/>
    <w:rsid w:val="000505C0"/>
    <w:rsid w:val="00050632"/>
    <w:rsid w:val="00050697"/>
    <w:rsid w:val="0005098F"/>
    <w:rsid w:val="00050A48"/>
    <w:rsid w:val="00050B0A"/>
    <w:rsid w:val="00050CD0"/>
    <w:rsid w:val="00050EEF"/>
    <w:rsid w:val="00050EF0"/>
    <w:rsid w:val="00050FEB"/>
    <w:rsid w:val="00051046"/>
    <w:rsid w:val="00051233"/>
    <w:rsid w:val="0005128F"/>
    <w:rsid w:val="000512A5"/>
    <w:rsid w:val="000513E1"/>
    <w:rsid w:val="0005147C"/>
    <w:rsid w:val="00051537"/>
    <w:rsid w:val="00051641"/>
    <w:rsid w:val="000516A4"/>
    <w:rsid w:val="0005181D"/>
    <w:rsid w:val="00051841"/>
    <w:rsid w:val="000518A8"/>
    <w:rsid w:val="000518D3"/>
    <w:rsid w:val="0005191D"/>
    <w:rsid w:val="0005193F"/>
    <w:rsid w:val="00051A15"/>
    <w:rsid w:val="00051B58"/>
    <w:rsid w:val="00051F1B"/>
    <w:rsid w:val="00051F5E"/>
    <w:rsid w:val="00051F65"/>
    <w:rsid w:val="00051F7C"/>
    <w:rsid w:val="00052111"/>
    <w:rsid w:val="0005211D"/>
    <w:rsid w:val="00052122"/>
    <w:rsid w:val="00052154"/>
    <w:rsid w:val="0005243D"/>
    <w:rsid w:val="0005246E"/>
    <w:rsid w:val="000524F1"/>
    <w:rsid w:val="00052511"/>
    <w:rsid w:val="000525C0"/>
    <w:rsid w:val="000525ED"/>
    <w:rsid w:val="0005268A"/>
    <w:rsid w:val="00052709"/>
    <w:rsid w:val="00052757"/>
    <w:rsid w:val="00052848"/>
    <w:rsid w:val="000529AE"/>
    <w:rsid w:val="00052B2B"/>
    <w:rsid w:val="00052D2D"/>
    <w:rsid w:val="00052F41"/>
    <w:rsid w:val="000530AE"/>
    <w:rsid w:val="00053132"/>
    <w:rsid w:val="00053195"/>
    <w:rsid w:val="000531F6"/>
    <w:rsid w:val="00053324"/>
    <w:rsid w:val="000535BE"/>
    <w:rsid w:val="000535EE"/>
    <w:rsid w:val="0005361B"/>
    <w:rsid w:val="000536A5"/>
    <w:rsid w:val="00053826"/>
    <w:rsid w:val="000539EC"/>
    <w:rsid w:val="00053A76"/>
    <w:rsid w:val="00053C3E"/>
    <w:rsid w:val="00053D6C"/>
    <w:rsid w:val="00053DBF"/>
    <w:rsid w:val="00053EF9"/>
    <w:rsid w:val="00053F07"/>
    <w:rsid w:val="000541BB"/>
    <w:rsid w:val="0005433B"/>
    <w:rsid w:val="0005434D"/>
    <w:rsid w:val="000543A7"/>
    <w:rsid w:val="00054450"/>
    <w:rsid w:val="0005450C"/>
    <w:rsid w:val="00054649"/>
    <w:rsid w:val="00054781"/>
    <w:rsid w:val="000548B2"/>
    <w:rsid w:val="000548B6"/>
    <w:rsid w:val="000548F9"/>
    <w:rsid w:val="0005494C"/>
    <w:rsid w:val="00054964"/>
    <w:rsid w:val="00054A8F"/>
    <w:rsid w:val="00054AC4"/>
    <w:rsid w:val="00054B10"/>
    <w:rsid w:val="00054B17"/>
    <w:rsid w:val="00054B43"/>
    <w:rsid w:val="00054CD1"/>
    <w:rsid w:val="00054CE0"/>
    <w:rsid w:val="00054D7C"/>
    <w:rsid w:val="00054E67"/>
    <w:rsid w:val="00054E87"/>
    <w:rsid w:val="00055249"/>
    <w:rsid w:val="0005526C"/>
    <w:rsid w:val="000552BA"/>
    <w:rsid w:val="00055344"/>
    <w:rsid w:val="00055374"/>
    <w:rsid w:val="000554D6"/>
    <w:rsid w:val="0005557C"/>
    <w:rsid w:val="0005559B"/>
    <w:rsid w:val="00055722"/>
    <w:rsid w:val="0005578C"/>
    <w:rsid w:val="000557E5"/>
    <w:rsid w:val="000557EF"/>
    <w:rsid w:val="000557FE"/>
    <w:rsid w:val="00055A21"/>
    <w:rsid w:val="00055B3D"/>
    <w:rsid w:val="00055B4A"/>
    <w:rsid w:val="00055C6A"/>
    <w:rsid w:val="00055CE1"/>
    <w:rsid w:val="00055DD1"/>
    <w:rsid w:val="00055F9D"/>
    <w:rsid w:val="0005619E"/>
    <w:rsid w:val="000561CB"/>
    <w:rsid w:val="0005620A"/>
    <w:rsid w:val="00056229"/>
    <w:rsid w:val="00056264"/>
    <w:rsid w:val="00056349"/>
    <w:rsid w:val="00056397"/>
    <w:rsid w:val="0005649A"/>
    <w:rsid w:val="0005668C"/>
    <w:rsid w:val="0005669F"/>
    <w:rsid w:val="000567C6"/>
    <w:rsid w:val="00056850"/>
    <w:rsid w:val="000568FA"/>
    <w:rsid w:val="0005693D"/>
    <w:rsid w:val="0005698A"/>
    <w:rsid w:val="000569A9"/>
    <w:rsid w:val="00056AD3"/>
    <w:rsid w:val="00056AED"/>
    <w:rsid w:val="00056B16"/>
    <w:rsid w:val="00056B80"/>
    <w:rsid w:val="00056B8A"/>
    <w:rsid w:val="00056BE1"/>
    <w:rsid w:val="00056E86"/>
    <w:rsid w:val="00056F88"/>
    <w:rsid w:val="00056F8B"/>
    <w:rsid w:val="00056F8F"/>
    <w:rsid w:val="00057083"/>
    <w:rsid w:val="00057095"/>
    <w:rsid w:val="00057188"/>
    <w:rsid w:val="0005724E"/>
    <w:rsid w:val="000572E5"/>
    <w:rsid w:val="000573B7"/>
    <w:rsid w:val="0005749F"/>
    <w:rsid w:val="000575E4"/>
    <w:rsid w:val="000576B4"/>
    <w:rsid w:val="00057700"/>
    <w:rsid w:val="0005771A"/>
    <w:rsid w:val="00057809"/>
    <w:rsid w:val="000578F1"/>
    <w:rsid w:val="0005791A"/>
    <w:rsid w:val="0005797B"/>
    <w:rsid w:val="00057995"/>
    <w:rsid w:val="00057A58"/>
    <w:rsid w:val="00057AD3"/>
    <w:rsid w:val="00057B0F"/>
    <w:rsid w:val="00057CA2"/>
    <w:rsid w:val="00057E50"/>
    <w:rsid w:val="00057EA6"/>
    <w:rsid w:val="00057F92"/>
    <w:rsid w:val="0006024F"/>
    <w:rsid w:val="00060315"/>
    <w:rsid w:val="00060359"/>
    <w:rsid w:val="00060686"/>
    <w:rsid w:val="000606DE"/>
    <w:rsid w:val="0006075E"/>
    <w:rsid w:val="00060B34"/>
    <w:rsid w:val="00060BA1"/>
    <w:rsid w:val="00060CCD"/>
    <w:rsid w:val="00060D17"/>
    <w:rsid w:val="00060D74"/>
    <w:rsid w:val="00060DFE"/>
    <w:rsid w:val="00060E8A"/>
    <w:rsid w:val="00060F3F"/>
    <w:rsid w:val="00060FAB"/>
    <w:rsid w:val="00060FFE"/>
    <w:rsid w:val="00061034"/>
    <w:rsid w:val="0006103E"/>
    <w:rsid w:val="000610BC"/>
    <w:rsid w:val="000610D6"/>
    <w:rsid w:val="00061214"/>
    <w:rsid w:val="0006121C"/>
    <w:rsid w:val="00061356"/>
    <w:rsid w:val="00061380"/>
    <w:rsid w:val="00061540"/>
    <w:rsid w:val="000615B2"/>
    <w:rsid w:val="000616B0"/>
    <w:rsid w:val="000616C9"/>
    <w:rsid w:val="0006171F"/>
    <w:rsid w:val="0006172B"/>
    <w:rsid w:val="0006179C"/>
    <w:rsid w:val="00061901"/>
    <w:rsid w:val="000619AF"/>
    <w:rsid w:val="00061C6B"/>
    <w:rsid w:val="00061DC1"/>
    <w:rsid w:val="00061E1A"/>
    <w:rsid w:val="00061E98"/>
    <w:rsid w:val="00062079"/>
    <w:rsid w:val="00062331"/>
    <w:rsid w:val="00062388"/>
    <w:rsid w:val="0006249F"/>
    <w:rsid w:val="000624FD"/>
    <w:rsid w:val="00062658"/>
    <w:rsid w:val="00062668"/>
    <w:rsid w:val="000627A0"/>
    <w:rsid w:val="0006298D"/>
    <w:rsid w:val="00062AF7"/>
    <w:rsid w:val="00062BCE"/>
    <w:rsid w:val="00062CDE"/>
    <w:rsid w:val="00062D4D"/>
    <w:rsid w:val="00062FE6"/>
    <w:rsid w:val="0006310E"/>
    <w:rsid w:val="00063195"/>
    <w:rsid w:val="0006324D"/>
    <w:rsid w:val="00063251"/>
    <w:rsid w:val="00063263"/>
    <w:rsid w:val="000632AC"/>
    <w:rsid w:val="000632C8"/>
    <w:rsid w:val="0006341E"/>
    <w:rsid w:val="0006356E"/>
    <w:rsid w:val="0006360B"/>
    <w:rsid w:val="00063625"/>
    <w:rsid w:val="00063714"/>
    <w:rsid w:val="000637AD"/>
    <w:rsid w:val="000638BF"/>
    <w:rsid w:val="0006393A"/>
    <w:rsid w:val="00063A0A"/>
    <w:rsid w:val="00063AC1"/>
    <w:rsid w:val="00063B37"/>
    <w:rsid w:val="00063B3D"/>
    <w:rsid w:val="00063B7E"/>
    <w:rsid w:val="00063BED"/>
    <w:rsid w:val="00063C41"/>
    <w:rsid w:val="00063D06"/>
    <w:rsid w:val="00063F13"/>
    <w:rsid w:val="00063F5B"/>
    <w:rsid w:val="00063FDC"/>
    <w:rsid w:val="00064085"/>
    <w:rsid w:val="00064219"/>
    <w:rsid w:val="00064234"/>
    <w:rsid w:val="00064419"/>
    <w:rsid w:val="0006451D"/>
    <w:rsid w:val="00064606"/>
    <w:rsid w:val="00064635"/>
    <w:rsid w:val="00064662"/>
    <w:rsid w:val="000646BD"/>
    <w:rsid w:val="000647D6"/>
    <w:rsid w:val="000648FC"/>
    <w:rsid w:val="000649A3"/>
    <w:rsid w:val="000649FD"/>
    <w:rsid w:val="00064B68"/>
    <w:rsid w:val="00064BC0"/>
    <w:rsid w:val="00064D99"/>
    <w:rsid w:val="00064DDA"/>
    <w:rsid w:val="00064E28"/>
    <w:rsid w:val="00064EE2"/>
    <w:rsid w:val="00064F02"/>
    <w:rsid w:val="0006514D"/>
    <w:rsid w:val="00065194"/>
    <w:rsid w:val="000652A5"/>
    <w:rsid w:val="0006531F"/>
    <w:rsid w:val="000653FB"/>
    <w:rsid w:val="0006544E"/>
    <w:rsid w:val="00065706"/>
    <w:rsid w:val="0006584C"/>
    <w:rsid w:val="00065867"/>
    <w:rsid w:val="00065943"/>
    <w:rsid w:val="000659FE"/>
    <w:rsid w:val="00065AAA"/>
    <w:rsid w:val="00065AD1"/>
    <w:rsid w:val="00065B11"/>
    <w:rsid w:val="00065B23"/>
    <w:rsid w:val="00065BFA"/>
    <w:rsid w:val="00065C5F"/>
    <w:rsid w:val="00065CE9"/>
    <w:rsid w:val="00065D48"/>
    <w:rsid w:val="00066045"/>
    <w:rsid w:val="000660D5"/>
    <w:rsid w:val="000663CC"/>
    <w:rsid w:val="000663FC"/>
    <w:rsid w:val="000664A8"/>
    <w:rsid w:val="00066568"/>
    <w:rsid w:val="000665A8"/>
    <w:rsid w:val="000665AE"/>
    <w:rsid w:val="0006662C"/>
    <w:rsid w:val="00066671"/>
    <w:rsid w:val="0006667F"/>
    <w:rsid w:val="00066939"/>
    <w:rsid w:val="00066940"/>
    <w:rsid w:val="0006695B"/>
    <w:rsid w:val="00066BD3"/>
    <w:rsid w:val="00066C36"/>
    <w:rsid w:val="00066D42"/>
    <w:rsid w:val="00066DE1"/>
    <w:rsid w:val="00066ED1"/>
    <w:rsid w:val="00067083"/>
    <w:rsid w:val="000674E4"/>
    <w:rsid w:val="000675F3"/>
    <w:rsid w:val="0006775C"/>
    <w:rsid w:val="000677F9"/>
    <w:rsid w:val="00067825"/>
    <w:rsid w:val="000678A1"/>
    <w:rsid w:val="00067973"/>
    <w:rsid w:val="000679C6"/>
    <w:rsid w:val="00067A03"/>
    <w:rsid w:val="00067AFD"/>
    <w:rsid w:val="00067CB4"/>
    <w:rsid w:val="00067DEF"/>
    <w:rsid w:val="00067EA7"/>
    <w:rsid w:val="00067F35"/>
    <w:rsid w:val="0007011B"/>
    <w:rsid w:val="00070212"/>
    <w:rsid w:val="0007021F"/>
    <w:rsid w:val="000702A3"/>
    <w:rsid w:val="000702B0"/>
    <w:rsid w:val="000702CE"/>
    <w:rsid w:val="00070316"/>
    <w:rsid w:val="00070400"/>
    <w:rsid w:val="000704F7"/>
    <w:rsid w:val="00070544"/>
    <w:rsid w:val="0007066A"/>
    <w:rsid w:val="000706F9"/>
    <w:rsid w:val="00070711"/>
    <w:rsid w:val="00070748"/>
    <w:rsid w:val="00070784"/>
    <w:rsid w:val="000708A3"/>
    <w:rsid w:val="0007091E"/>
    <w:rsid w:val="00070983"/>
    <w:rsid w:val="00070A51"/>
    <w:rsid w:val="00070A90"/>
    <w:rsid w:val="00070ABF"/>
    <w:rsid w:val="00070B94"/>
    <w:rsid w:val="00070BB2"/>
    <w:rsid w:val="00070BD3"/>
    <w:rsid w:val="00070DB0"/>
    <w:rsid w:val="00070DC8"/>
    <w:rsid w:val="00070E23"/>
    <w:rsid w:val="00070E55"/>
    <w:rsid w:val="00071130"/>
    <w:rsid w:val="0007130F"/>
    <w:rsid w:val="00071421"/>
    <w:rsid w:val="00071486"/>
    <w:rsid w:val="000716B3"/>
    <w:rsid w:val="00071784"/>
    <w:rsid w:val="000717BB"/>
    <w:rsid w:val="000717C3"/>
    <w:rsid w:val="0007181F"/>
    <w:rsid w:val="0007187D"/>
    <w:rsid w:val="0007198F"/>
    <w:rsid w:val="00071D4A"/>
    <w:rsid w:val="0007202E"/>
    <w:rsid w:val="00072168"/>
    <w:rsid w:val="000721E4"/>
    <w:rsid w:val="00072224"/>
    <w:rsid w:val="000722DC"/>
    <w:rsid w:val="000724C0"/>
    <w:rsid w:val="000724FD"/>
    <w:rsid w:val="000725BE"/>
    <w:rsid w:val="00072603"/>
    <w:rsid w:val="000726F1"/>
    <w:rsid w:val="000727D8"/>
    <w:rsid w:val="0007281F"/>
    <w:rsid w:val="000728DA"/>
    <w:rsid w:val="00072A3B"/>
    <w:rsid w:val="00072A5D"/>
    <w:rsid w:val="00072C4B"/>
    <w:rsid w:val="00072C73"/>
    <w:rsid w:val="00073071"/>
    <w:rsid w:val="0007310E"/>
    <w:rsid w:val="00073184"/>
    <w:rsid w:val="00073201"/>
    <w:rsid w:val="00073480"/>
    <w:rsid w:val="00073501"/>
    <w:rsid w:val="000737C3"/>
    <w:rsid w:val="000738C8"/>
    <w:rsid w:val="00073A7A"/>
    <w:rsid w:val="00073B29"/>
    <w:rsid w:val="00073B56"/>
    <w:rsid w:val="00073BC4"/>
    <w:rsid w:val="00073CFC"/>
    <w:rsid w:val="00073DC7"/>
    <w:rsid w:val="00073EEE"/>
    <w:rsid w:val="00073F40"/>
    <w:rsid w:val="00073F7C"/>
    <w:rsid w:val="0007400B"/>
    <w:rsid w:val="0007409D"/>
    <w:rsid w:val="000740DE"/>
    <w:rsid w:val="000741C3"/>
    <w:rsid w:val="000742EB"/>
    <w:rsid w:val="00074353"/>
    <w:rsid w:val="0007462E"/>
    <w:rsid w:val="000746D0"/>
    <w:rsid w:val="000747D6"/>
    <w:rsid w:val="000747E6"/>
    <w:rsid w:val="0007487B"/>
    <w:rsid w:val="0007496B"/>
    <w:rsid w:val="00074978"/>
    <w:rsid w:val="00074ABB"/>
    <w:rsid w:val="00074AFD"/>
    <w:rsid w:val="00074B1D"/>
    <w:rsid w:val="00074B3F"/>
    <w:rsid w:val="00074CAF"/>
    <w:rsid w:val="00074D15"/>
    <w:rsid w:val="00074E4C"/>
    <w:rsid w:val="000751BC"/>
    <w:rsid w:val="00075223"/>
    <w:rsid w:val="000752E9"/>
    <w:rsid w:val="000753A8"/>
    <w:rsid w:val="00075464"/>
    <w:rsid w:val="000754BA"/>
    <w:rsid w:val="000754BD"/>
    <w:rsid w:val="000755A9"/>
    <w:rsid w:val="000755EF"/>
    <w:rsid w:val="00075767"/>
    <w:rsid w:val="00075826"/>
    <w:rsid w:val="0007584F"/>
    <w:rsid w:val="000758D6"/>
    <w:rsid w:val="00075927"/>
    <w:rsid w:val="00075B44"/>
    <w:rsid w:val="00075BC4"/>
    <w:rsid w:val="00075BE1"/>
    <w:rsid w:val="00075C03"/>
    <w:rsid w:val="00075C30"/>
    <w:rsid w:val="00075D9F"/>
    <w:rsid w:val="00075E6C"/>
    <w:rsid w:val="00075FA2"/>
    <w:rsid w:val="00075FCE"/>
    <w:rsid w:val="00075FDD"/>
    <w:rsid w:val="000761CD"/>
    <w:rsid w:val="000761F1"/>
    <w:rsid w:val="00076555"/>
    <w:rsid w:val="000766D1"/>
    <w:rsid w:val="00076705"/>
    <w:rsid w:val="0007675C"/>
    <w:rsid w:val="00076B46"/>
    <w:rsid w:val="00076B6B"/>
    <w:rsid w:val="00076C92"/>
    <w:rsid w:val="00076D12"/>
    <w:rsid w:val="00076D16"/>
    <w:rsid w:val="00076D2B"/>
    <w:rsid w:val="00076DBC"/>
    <w:rsid w:val="00076E18"/>
    <w:rsid w:val="00076E2B"/>
    <w:rsid w:val="00076EAD"/>
    <w:rsid w:val="00076ED6"/>
    <w:rsid w:val="00076F7B"/>
    <w:rsid w:val="00077049"/>
    <w:rsid w:val="0007717B"/>
    <w:rsid w:val="0007717E"/>
    <w:rsid w:val="000772CC"/>
    <w:rsid w:val="0007742A"/>
    <w:rsid w:val="000776D1"/>
    <w:rsid w:val="00077713"/>
    <w:rsid w:val="0007772A"/>
    <w:rsid w:val="000777ED"/>
    <w:rsid w:val="00077864"/>
    <w:rsid w:val="000779B0"/>
    <w:rsid w:val="000779B8"/>
    <w:rsid w:val="000779D9"/>
    <w:rsid w:val="00077B54"/>
    <w:rsid w:val="00077BFF"/>
    <w:rsid w:val="00077C05"/>
    <w:rsid w:val="00077CE2"/>
    <w:rsid w:val="00077D8A"/>
    <w:rsid w:val="00077E2D"/>
    <w:rsid w:val="00080059"/>
    <w:rsid w:val="00080075"/>
    <w:rsid w:val="0008008A"/>
    <w:rsid w:val="00080138"/>
    <w:rsid w:val="0008015E"/>
    <w:rsid w:val="00080170"/>
    <w:rsid w:val="000803C0"/>
    <w:rsid w:val="000804DA"/>
    <w:rsid w:val="00080827"/>
    <w:rsid w:val="00080853"/>
    <w:rsid w:val="000808F8"/>
    <w:rsid w:val="000809ED"/>
    <w:rsid w:val="00080A48"/>
    <w:rsid w:val="00080AA7"/>
    <w:rsid w:val="00080B51"/>
    <w:rsid w:val="00080CE4"/>
    <w:rsid w:val="00080D3B"/>
    <w:rsid w:val="00080E34"/>
    <w:rsid w:val="00080E41"/>
    <w:rsid w:val="00080E91"/>
    <w:rsid w:val="00080FA3"/>
    <w:rsid w:val="00080FD6"/>
    <w:rsid w:val="0008107C"/>
    <w:rsid w:val="000810E2"/>
    <w:rsid w:val="000811CC"/>
    <w:rsid w:val="00081213"/>
    <w:rsid w:val="00081285"/>
    <w:rsid w:val="00081315"/>
    <w:rsid w:val="00081424"/>
    <w:rsid w:val="00081657"/>
    <w:rsid w:val="000816CD"/>
    <w:rsid w:val="0008173A"/>
    <w:rsid w:val="000817FA"/>
    <w:rsid w:val="00081829"/>
    <w:rsid w:val="00081909"/>
    <w:rsid w:val="000819FD"/>
    <w:rsid w:val="00081AA7"/>
    <w:rsid w:val="00081AB5"/>
    <w:rsid w:val="00081AD3"/>
    <w:rsid w:val="00081C97"/>
    <w:rsid w:val="00081DDA"/>
    <w:rsid w:val="00081FF4"/>
    <w:rsid w:val="0008208E"/>
    <w:rsid w:val="000820C4"/>
    <w:rsid w:val="000821A7"/>
    <w:rsid w:val="000821EB"/>
    <w:rsid w:val="00082262"/>
    <w:rsid w:val="000822B2"/>
    <w:rsid w:val="00082300"/>
    <w:rsid w:val="00082409"/>
    <w:rsid w:val="000824E6"/>
    <w:rsid w:val="00082543"/>
    <w:rsid w:val="00082624"/>
    <w:rsid w:val="000827D3"/>
    <w:rsid w:val="000827DC"/>
    <w:rsid w:val="0008285C"/>
    <w:rsid w:val="000828C4"/>
    <w:rsid w:val="0008295B"/>
    <w:rsid w:val="00082BBA"/>
    <w:rsid w:val="00082CA1"/>
    <w:rsid w:val="00082CA5"/>
    <w:rsid w:val="00082CAF"/>
    <w:rsid w:val="00082CFF"/>
    <w:rsid w:val="00082F20"/>
    <w:rsid w:val="0008314A"/>
    <w:rsid w:val="00083164"/>
    <w:rsid w:val="00083257"/>
    <w:rsid w:val="000832BA"/>
    <w:rsid w:val="00083486"/>
    <w:rsid w:val="00083492"/>
    <w:rsid w:val="00083B0A"/>
    <w:rsid w:val="00083C1B"/>
    <w:rsid w:val="00083CFA"/>
    <w:rsid w:val="00083D96"/>
    <w:rsid w:val="00083D9F"/>
    <w:rsid w:val="00083F4A"/>
    <w:rsid w:val="000840B8"/>
    <w:rsid w:val="000840C9"/>
    <w:rsid w:val="000841E0"/>
    <w:rsid w:val="000841E8"/>
    <w:rsid w:val="0008435D"/>
    <w:rsid w:val="00084420"/>
    <w:rsid w:val="00084499"/>
    <w:rsid w:val="000844A3"/>
    <w:rsid w:val="000844F1"/>
    <w:rsid w:val="00084540"/>
    <w:rsid w:val="0008457F"/>
    <w:rsid w:val="00084597"/>
    <w:rsid w:val="00084621"/>
    <w:rsid w:val="0008464E"/>
    <w:rsid w:val="000846B1"/>
    <w:rsid w:val="0008484D"/>
    <w:rsid w:val="00084B43"/>
    <w:rsid w:val="00084B69"/>
    <w:rsid w:val="00084BDD"/>
    <w:rsid w:val="00084D01"/>
    <w:rsid w:val="00084D47"/>
    <w:rsid w:val="00084FF4"/>
    <w:rsid w:val="0008505E"/>
    <w:rsid w:val="0008525C"/>
    <w:rsid w:val="000854CC"/>
    <w:rsid w:val="00085675"/>
    <w:rsid w:val="0008573B"/>
    <w:rsid w:val="000857F7"/>
    <w:rsid w:val="00085999"/>
    <w:rsid w:val="00085A50"/>
    <w:rsid w:val="00085AF4"/>
    <w:rsid w:val="00085C49"/>
    <w:rsid w:val="00085CEE"/>
    <w:rsid w:val="00085E33"/>
    <w:rsid w:val="00085E92"/>
    <w:rsid w:val="00085F54"/>
    <w:rsid w:val="0008619D"/>
    <w:rsid w:val="000861E5"/>
    <w:rsid w:val="00086792"/>
    <w:rsid w:val="00086AE4"/>
    <w:rsid w:val="00086C4F"/>
    <w:rsid w:val="00086DCD"/>
    <w:rsid w:val="00086DD2"/>
    <w:rsid w:val="00086E8A"/>
    <w:rsid w:val="00086F1A"/>
    <w:rsid w:val="000871B4"/>
    <w:rsid w:val="00087234"/>
    <w:rsid w:val="000872CA"/>
    <w:rsid w:val="0008734C"/>
    <w:rsid w:val="00087408"/>
    <w:rsid w:val="00087509"/>
    <w:rsid w:val="000875A7"/>
    <w:rsid w:val="000876AE"/>
    <w:rsid w:val="000876CD"/>
    <w:rsid w:val="000877AE"/>
    <w:rsid w:val="00087808"/>
    <w:rsid w:val="0008781B"/>
    <w:rsid w:val="00087828"/>
    <w:rsid w:val="00087867"/>
    <w:rsid w:val="00087971"/>
    <w:rsid w:val="000879D1"/>
    <w:rsid w:val="00087B63"/>
    <w:rsid w:val="00087C4B"/>
    <w:rsid w:val="00087CC0"/>
    <w:rsid w:val="00087D3E"/>
    <w:rsid w:val="00087E88"/>
    <w:rsid w:val="00087F8B"/>
    <w:rsid w:val="000900E7"/>
    <w:rsid w:val="0009013D"/>
    <w:rsid w:val="000902BA"/>
    <w:rsid w:val="00090305"/>
    <w:rsid w:val="0009031E"/>
    <w:rsid w:val="000903B6"/>
    <w:rsid w:val="000903E1"/>
    <w:rsid w:val="0009046C"/>
    <w:rsid w:val="000904B1"/>
    <w:rsid w:val="0009050E"/>
    <w:rsid w:val="00090531"/>
    <w:rsid w:val="000907B4"/>
    <w:rsid w:val="00090957"/>
    <w:rsid w:val="000909B6"/>
    <w:rsid w:val="00090A18"/>
    <w:rsid w:val="00090A3B"/>
    <w:rsid w:val="00090AF0"/>
    <w:rsid w:val="00090B07"/>
    <w:rsid w:val="00090CEA"/>
    <w:rsid w:val="00090D6E"/>
    <w:rsid w:val="00090DCE"/>
    <w:rsid w:val="00090E03"/>
    <w:rsid w:val="00090E1E"/>
    <w:rsid w:val="00090E8A"/>
    <w:rsid w:val="00090EBA"/>
    <w:rsid w:val="00090EF3"/>
    <w:rsid w:val="00090FDC"/>
    <w:rsid w:val="0009102A"/>
    <w:rsid w:val="00091090"/>
    <w:rsid w:val="000911D8"/>
    <w:rsid w:val="000912D1"/>
    <w:rsid w:val="00091319"/>
    <w:rsid w:val="00091323"/>
    <w:rsid w:val="000914C3"/>
    <w:rsid w:val="0009165E"/>
    <w:rsid w:val="000916BF"/>
    <w:rsid w:val="000918E3"/>
    <w:rsid w:val="00091A7C"/>
    <w:rsid w:val="00091BA4"/>
    <w:rsid w:val="00091C39"/>
    <w:rsid w:val="00091CE5"/>
    <w:rsid w:val="00091D8F"/>
    <w:rsid w:val="00091ED9"/>
    <w:rsid w:val="00091F87"/>
    <w:rsid w:val="00091FF6"/>
    <w:rsid w:val="00092233"/>
    <w:rsid w:val="0009224A"/>
    <w:rsid w:val="0009233D"/>
    <w:rsid w:val="00092364"/>
    <w:rsid w:val="0009246D"/>
    <w:rsid w:val="000926F2"/>
    <w:rsid w:val="000927A7"/>
    <w:rsid w:val="000927DA"/>
    <w:rsid w:val="00092881"/>
    <w:rsid w:val="00092923"/>
    <w:rsid w:val="00092A65"/>
    <w:rsid w:val="00092AD2"/>
    <w:rsid w:val="00092CB1"/>
    <w:rsid w:val="00092CC3"/>
    <w:rsid w:val="00092E98"/>
    <w:rsid w:val="00092F67"/>
    <w:rsid w:val="000930C6"/>
    <w:rsid w:val="000931BD"/>
    <w:rsid w:val="00093279"/>
    <w:rsid w:val="000933AE"/>
    <w:rsid w:val="0009343F"/>
    <w:rsid w:val="0009348B"/>
    <w:rsid w:val="000935AD"/>
    <w:rsid w:val="000937B7"/>
    <w:rsid w:val="000937D9"/>
    <w:rsid w:val="000939D8"/>
    <w:rsid w:val="00093AC6"/>
    <w:rsid w:val="00093BB5"/>
    <w:rsid w:val="00093BDA"/>
    <w:rsid w:val="00093BE8"/>
    <w:rsid w:val="00093BF8"/>
    <w:rsid w:val="00093C5E"/>
    <w:rsid w:val="00093C7A"/>
    <w:rsid w:val="00093D28"/>
    <w:rsid w:val="00093D76"/>
    <w:rsid w:val="00093E38"/>
    <w:rsid w:val="00093ECA"/>
    <w:rsid w:val="00093ED1"/>
    <w:rsid w:val="00093F61"/>
    <w:rsid w:val="00093FA4"/>
    <w:rsid w:val="00094025"/>
    <w:rsid w:val="00094079"/>
    <w:rsid w:val="000940F8"/>
    <w:rsid w:val="000941FD"/>
    <w:rsid w:val="00094278"/>
    <w:rsid w:val="000942DE"/>
    <w:rsid w:val="00094364"/>
    <w:rsid w:val="0009447D"/>
    <w:rsid w:val="0009447E"/>
    <w:rsid w:val="00094582"/>
    <w:rsid w:val="000946E4"/>
    <w:rsid w:val="00094770"/>
    <w:rsid w:val="00094776"/>
    <w:rsid w:val="00094839"/>
    <w:rsid w:val="000949A3"/>
    <w:rsid w:val="00094A14"/>
    <w:rsid w:val="00094AAF"/>
    <w:rsid w:val="00094AB3"/>
    <w:rsid w:val="00094C33"/>
    <w:rsid w:val="00094C56"/>
    <w:rsid w:val="00094D92"/>
    <w:rsid w:val="00094DAC"/>
    <w:rsid w:val="00094FE2"/>
    <w:rsid w:val="0009504D"/>
    <w:rsid w:val="000953C1"/>
    <w:rsid w:val="000954BE"/>
    <w:rsid w:val="000954EA"/>
    <w:rsid w:val="00095534"/>
    <w:rsid w:val="0009567A"/>
    <w:rsid w:val="0009569A"/>
    <w:rsid w:val="0009575F"/>
    <w:rsid w:val="00095770"/>
    <w:rsid w:val="00095793"/>
    <w:rsid w:val="00095794"/>
    <w:rsid w:val="00095821"/>
    <w:rsid w:val="00095883"/>
    <w:rsid w:val="000958EB"/>
    <w:rsid w:val="0009592B"/>
    <w:rsid w:val="00095931"/>
    <w:rsid w:val="00095933"/>
    <w:rsid w:val="00095BF0"/>
    <w:rsid w:val="00095C0F"/>
    <w:rsid w:val="00096047"/>
    <w:rsid w:val="000961B1"/>
    <w:rsid w:val="00096287"/>
    <w:rsid w:val="000962D3"/>
    <w:rsid w:val="0009638D"/>
    <w:rsid w:val="00096395"/>
    <w:rsid w:val="000963F9"/>
    <w:rsid w:val="000966AB"/>
    <w:rsid w:val="00096805"/>
    <w:rsid w:val="0009681F"/>
    <w:rsid w:val="00096865"/>
    <w:rsid w:val="00096875"/>
    <w:rsid w:val="00096CB4"/>
    <w:rsid w:val="00096D67"/>
    <w:rsid w:val="00096DFF"/>
    <w:rsid w:val="00096EA2"/>
    <w:rsid w:val="00096FE2"/>
    <w:rsid w:val="00097123"/>
    <w:rsid w:val="00097241"/>
    <w:rsid w:val="000973DE"/>
    <w:rsid w:val="00097454"/>
    <w:rsid w:val="000975AB"/>
    <w:rsid w:val="000975E8"/>
    <w:rsid w:val="00097887"/>
    <w:rsid w:val="0009797A"/>
    <w:rsid w:val="00097C03"/>
    <w:rsid w:val="00097C18"/>
    <w:rsid w:val="00097D03"/>
    <w:rsid w:val="00097D76"/>
    <w:rsid w:val="00097E4A"/>
    <w:rsid w:val="00097EBB"/>
    <w:rsid w:val="00097F35"/>
    <w:rsid w:val="0009E50A"/>
    <w:rsid w:val="000A00DD"/>
    <w:rsid w:val="000A026B"/>
    <w:rsid w:val="000A0458"/>
    <w:rsid w:val="000A047C"/>
    <w:rsid w:val="000A049E"/>
    <w:rsid w:val="000A05EC"/>
    <w:rsid w:val="000A0616"/>
    <w:rsid w:val="000A0892"/>
    <w:rsid w:val="000A08B6"/>
    <w:rsid w:val="000A08CF"/>
    <w:rsid w:val="000A0A0E"/>
    <w:rsid w:val="000A0A19"/>
    <w:rsid w:val="000A0BB2"/>
    <w:rsid w:val="000A0CD0"/>
    <w:rsid w:val="000A0DED"/>
    <w:rsid w:val="000A0F33"/>
    <w:rsid w:val="000A0FA0"/>
    <w:rsid w:val="000A0FDA"/>
    <w:rsid w:val="000A1010"/>
    <w:rsid w:val="000A111D"/>
    <w:rsid w:val="000A1211"/>
    <w:rsid w:val="000A1292"/>
    <w:rsid w:val="000A135F"/>
    <w:rsid w:val="000A136B"/>
    <w:rsid w:val="000A15C7"/>
    <w:rsid w:val="000A162D"/>
    <w:rsid w:val="000A1766"/>
    <w:rsid w:val="000A17F8"/>
    <w:rsid w:val="000A18C5"/>
    <w:rsid w:val="000A18F7"/>
    <w:rsid w:val="000A1AAD"/>
    <w:rsid w:val="000A1ABB"/>
    <w:rsid w:val="000A1AE1"/>
    <w:rsid w:val="000A1AFB"/>
    <w:rsid w:val="000A1B33"/>
    <w:rsid w:val="000A1CA7"/>
    <w:rsid w:val="000A1CC0"/>
    <w:rsid w:val="000A1E87"/>
    <w:rsid w:val="000A1EF3"/>
    <w:rsid w:val="000A1F30"/>
    <w:rsid w:val="000A1F5B"/>
    <w:rsid w:val="000A1F63"/>
    <w:rsid w:val="000A1FCD"/>
    <w:rsid w:val="000A1FD5"/>
    <w:rsid w:val="000A2370"/>
    <w:rsid w:val="000A23C1"/>
    <w:rsid w:val="000A2705"/>
    <w:rsid w:val="000A2798"/>
    <w:rsid w:val="000A27AF"/>
    <w:rsid w:val="000A2813"/>
    <w:rsid w:val="000A282E"/>
    <w:rsid w:val="000A2895"/>
    <w:rsid w:val="000A29DD"/>
    <w:rsid w:val="000A2A42"/>
    <w:rsid w:val="000A2A51"/>
    <w:rsid w:val="000A2B26"/>
    <w:rsid w:val="000A2C2D"/>
    <w:rsid w:val="000A2CBD"/>
    <w:rsid w:val="000A2D43"/>
    <w:rsid w:val="000A2DE6"/>
    <w:rsid w:val="000A2EED"/>
    <w:rsid w:val="000A2EF3"/>
    <w:rsid w:val="000A2FE6"/>
    <w:rsid w:val="000A2FFB"/>
    <w:rsid w:val="000A3024"/>
    <w:rsid w:val="000A3083"/>
    <w:rsid w:val="000A308F"/>
    <w:rsid w:val="000A31E0"/>
    <w:rsid w:val="000A3341"/>
    <w:rsid w:val="000A33BA"/>
    <w:rsid w:val="000A342E"/>
    <w:rsid w:val="000A3451"/>
    <w:rsid w:val="000A3582"/>
    <w:rsid w:val="000A35B0"/>
    <w:rsid w:val="000A3970"/>
    <w:rsid w:val="000A3AF2"/>
    <w:rsid w:val="000A3CF1"/>
    <w:rsid w:val="000A3EB7"/>
    <w:rsid w:val="000A3F09"/>
    <w:rsid w:val="000A401F"/>
    <w:rsid w:val="000A418E"/>
    <w:rsid w:val="000A4374"/>
    <w:rsid w:val="000A4569"/>
    <w:rsid w:val="000A468E"/>
    <w:rsid w:val="000A4766"/>
    <w:rsid w:val="000A4813"/>
    <w:rsid w:val="000A489C"/>
    <w:rsid w:val="000A48C5"/>
    <w:rsid w:val="000A490C"/>
    <w:rsid w:val="000A492E"/>
    <w:rsid w:val="000A496A"/>
    <w:rsid w:val="000A49CD"/>
    <w:rsid w:val="000A4AB9"/>
    <w:rsid w:val="000A4B3B"/>
    <w:rsid w:val="000A4BBF"/>
    <w:rsid w:val="000A4CB8"/>
    <w:rsid w:val="000A4CC0"/>
    <w:rsid w:val="000A4DC7"/>
    <w:rsid w:val="000A4F64"/>
    <w:rsid w:val="000A5346"/>
    <w:rsid w:val="000A539B"/>
    <w:rsid w:val="000A54EB"/>
    <w:rsid w:val="000A5502"/>
    <w:rsid w:val="000A5662"/>
    <w:rsid w:val="000A5713"/>
    <w:rsid w:val="000A5A5F"/>
    <w:rsid w:val="000A5AC0"/>
    <w:rsid w:val="000A5C64"/>
    <w:rsid w:val="000A5C65"/>
    <w:rsid w:val="000A5D19"/>
    <w:rsid w:val="000A5D6B"/>
    <w:rsid w:val="000A5D91"/>
    <w:rsid w:val="000A5DCE"/>
    <w:rsid w:val="000A5E3C"/>
    <w:rsid w:val="000A5F11"/>
    <w:rsid w:val="000A6007"/>
    <w:rsid w:val="000A600B"/>
    <w:rsid w:val="000A60CF"/>
    <w:rsid w:val="000A60DD"/>
    <w:rsid w:val="000A60F8"/>
    <w:rsid w:val="000A635C"/>
    <w:rsid w:val="000A6375"/>
    <w:rsid w:val="000A6449"/>
    <w:rsid w:val="000A64EA"/>
    <w:rsid w:val="000A650A"/>
    <w:rsid w:val="000A67AF"/>
    <w:rsid w:val="000A69DF"/>
    <w:rsid w:val="000A6A16"/>
    <w:rsid w:val="000A6A1B"/>
    <w:rsid w:val="000A6ADD"/>
    <w:rsid w:val="000A6AF3"/>
    <w:rsid w:val="000A6B43"/>
    <w:rsid w:val="000A6C2C"/>
    <w:rsid w:val="000A6C8C"/>
    <w:rsid w:val="000A6C9A"/>
    <w:rsid w:val="000A6CC9"/>
    <w:rsid w:val="000A6ED4"/>
    <w:rsid w:val="000A7018"/>
    <w:rsid w:val="000A7096"/>
    <w:rsid w:val="000A73DC"/>
    <w:rsid w:val="000A742C"/>
    <w:rsid w:val="000A7535"/>
    <w:rsid w:val="000A755E"/>
    <w:rsid w:val="000A75A3"/>
    <w:rsid w:val="000A75E8"/>
    <w:rsid w:val="000A764D"/>
    <w:rsid w:val="000A7654"/>
    <w:rsid w:val="000A7743"/>
    <w:rsid w:val="000A7803"/>
    <w:rsid w:val="000A79D3"/>
    <w:rsid w:val="000A7A81"/>
    <w:rsid w:val="000A7AEC"/>
    <w:rsid w:val="000A7AF8"/>
    <w:rsid w:val="000A7CDF"/>
    <w:rsid w:val="000A7DC1"/>
    <w:rsid w:val="000A7E07"/>
    <w:rsid w:val="000A7E0F"/>
    <w:rsid w:val="000A7E6B"/>
    <w:rsid w:val="000A7F7F"/>
    <w:rsid w:val="000B00FA"/>
    <w:rsid w:val="000B013E"/>
    <w:rsid w:val="000B0180"/>
    <w:rsid w:val="000B0189"/>
    <w:rsid w:val="000B01D3"/>
    <w:rsid w:val="000B023F"/>
    <w:rsid w:val="000B0256"/>
    <w:rsid w:val="000B028E"/>
    <w:rsid w:val="000B034D"/>
    <w:rsid w:val="000B038E"/>
    <w:rsid w:val="000B03D8"/>
    <w:rsid w:val="000B0455"/>
    <w:rsid w:val="000B04C2"/>
    <w:rsid w:val="000B04D4"/>
    <w:rsid w:val="000B050A"/>
    <w:rsid w:val="000B0720"/>
    <w:rsid w:val="000B0751"/>
    <w:rsid w:val="000B0762"/>
    <w:rsid w:val="000B0969"/>
    <w:rsid w:val="000B0A84"/>
    <w:rsid w:val="000B0AE5"/>
    <w:rsid w:val="000B0B5B"/>
    <w:rsid w:val="000B0BA3"/>
    <w:rsid w:val="000B0C47"/>
    <w:rsid w:val="000B0E5C"/>
    <w:rsid w:val="000B10EA"/>
    <w:rsid w:val="000B13E4"/>
    <w:rsid w:val="000B142B"/>
    <w:rsid w:val="000B1495"/>
    <w:rsid w:val="000B1567"/>
    <w:rsid w:val="000B163A"/>
    <w:rsid w:val="000B16F8"/>
    <w:rsid w:val="000B1760"/>
    <w:rsid w:val="000B1B10"/>
    <w:rsid w:val="000B1B12"/>
    <w:rsid w:val="000B1B64"/>
    <w:rsid w:val="000B1BD9"/>
    <w:rsid w:val="000B1CA0"/>
    <w:rsid w:val="000B20F6"/>
    <w:rsid w:val="000B2109"/>
    <w:rsid w:val="000B2143"/>
    <w:rsid w:val="000B21A0"/>
    <w:rsid w:val="000B220D"/>
    <w:rsid w:val="000B230D"/>
    <w:rsid w:val="000B2403"/>
    <w:rsid w:val="000B24A3"/>
    <w:rsid w:val="000B25A2"/>
    <w:rsid w:val="000B2658"/>
    <w:rsid w:val="000B266B"/>
    <w:rsid w:val="000B2732"/>
    <w:rsid w:val="000B28D2"/>
    <w:rsid w:val="000B2A10"/>
    <w:rsid w:val="000B2A6C"/>
    <w:rsid w:val="000B2B5A"/>
    <w:rsid w:val="000B2E39"/>
    <w:rsid w:val="000B2E80"/>
    <w:rsid w:val="000B2ECD"/>
    <w:rsid w:val="000B2F4B"/>
    <w:rsid w:val="000B303F"/>
    <w:rsid w:val="000B31AB"/>
    <w:rsid w:val="000B33B6"/>
    <w:rsid w:val="000B3601"/>
    <w:rsid w:val="000B3618"/>
    <w:rsid w:val="000B364F"/>
    <w:rsid w:val="000B368D"/>
    <w:rsid w:val="000B3767"/>
    <w:rsid w:val="000B3835"/>
    <w:rsid w:val="000B3878"/>
    <w:rsid w:val="000B3940"/>
    <w:rsid w:val="000B3964"/>
    <w:rsid w:val="000B398B"/>
    <w:rsid w:val="000B39A8"/>
    <w:rsid w:val="000B3AA3"/>
    <w:rsid w:val="000B3B5B"/>
    <w:rsid w:val="000B3C90"/>
    <w:rsid w:val="000B3D1A"/>
    <w:rsid w:val="000B3E8A"/>
    <w:rsid w:val="000B3F3B"/>
    <w:rsid w:val="000B3F3D"/>
    <w:rsid w:val="000B402E"/>
    <w:rsid w:val="000B4172"/>
    <w:rsid w:val="000B4233"/>
    <w:rsid w:val="000B426E"/>
    <w:rsid w:val="000B42D4"/>
    <w:rsid w:val="000B4305"/>
    <w:rsid w:val="000B4311"/>
    <w:rsid w:val="000B4332"/>
    <w:rsid w:val="000B45BE"/>
    <w:rsid w:val="000B49E5"/>
    <w:rsid w:val="000B4A81"/>
    <w:rsid w:val="000B4AE0"/>
    <w:rsid w:val="000B4BAD"/>
    <w:rsid w:val="000B4D8E"/>
    <w:rsid w:val="000B4F1E"/>
    <w:rsid w:val="000B4F51"/>
    <w:rsid w:val="000B503F"/>
    <w:rsid w:val="000B5057"/>
    <w:rsid w:val="000B538D"/>
    <w:rsid w:val="000B5490"/>
    <w:rsid w:val="000B5672"/>
    <w:rsid w:val="000B5788"/>
    <w:rsid w:val="000B57C0"/>
    <w:rsid w:val="000B5810"/>
    <w:rsid w:val="000B5923"/>
    <w:rsid w:val="000B5935"/>
    <w:rsid w:val="000B597A"/>
    <w:rsid w:val="000B5A44"/>
    <w:rsid w:val="000B5B52"/>
    <w:rsid w:val="000B5B83"/>
    <w:rsid w:val="000B5D20"/>
    <w:rsid w:val="000B5D31"/>
    <w:rsid w:val="000B5E36"/>
    <w:rsid w:val="000B6116"/>
    <w:rsid w:val="000B6254"/>
    <w:rsid w:val="000B63DE"/>
    <w:rsid w:val="000B6411"/>
    <w:rsid w:val="000B6418"/>
    <w:rsid w:val="000B66EF"/>
    <w:rsid w:val="000B6727"/>
    <w:rsid w:val="000B67F3"/>
    <w:rsid w:val="000B6927"/>
    <w:rsid w:val="000B6D02"/>
    <w:rsid w:val="000B6E10"/>
    <w:rsid w:val="000B6EFE"/>
    <w:rsid w:val="000B6FD5"/>
    <w:rsid w:val="000B7280"/>
    <w:rsid w:val="000B7721"/>
    <w:rsid w:val="000B77AC"/>
    <w:rsid w:val="000B7977"/>
    <w:rsid w:val="000B79A7"/>
    <w:rsid w:val="000B79AB"/>
    <w:rsid w:val="000B7A64"/>
    <w:rsid w:val="000B7C20"/>
    <w:rsid w:val="000B7CA5"/>
    <w:rsid w:val="000B7CE0"/>
    <w:rsid w:val="000B7CE6"/>
    <w:rsid w:val="000B7D3A"/>
    <w:rsid w:val="000B7E58"/>
    <w:rsid w:val="000B7F5B"/>
    <w:rsid w:val="000C0052"/>
    <w:rsid w:val="000C00C1"/>
    <w:rsid w:val="000C0110"/>
    <w:rsid w:val="000C0155"/>
    <w:rsid w:val="000C0186"/>
    <w:rsid w:val="000C0205"/>
    <w:rsid w:val="000C039B"/>
    <w:rsid w:val="000C03FF"/>
    <w:rsid w:val="000C04FB"/>
    <w:rsid w:val="000C05FB"/>
    <w:rsid w:val="000C072A"/>
    <w:rsid w:val="000C0766"/>
    <w:rsid w:val="000C0A7F"/>
    <w:rsid w:val="000C0B46"/>
    <w:rsid w:val="000C0C6B"/>
    <w:rsid w:val="000C0CE5"/>
    <w:rsid w:val="000C0D12"/>
    <w:rsid w:val="000C0EF4"/>
    <w:rsid w:val="000C11C3"/>
    <w:rsid w:val="000C12E2"/>
    <w:rsid w:val="000C1454"/>
    <w:rsid w:val="000C15E3"/>
    <w:rsid w:val="000C1A0E"/>
    <w:rsid w:val="000C1A4D"/>
    <w:rsid w:val="000C1AA0"/>
    <w:rsid w:val="000C1B8B"/>
    <w:rsid w:val="000C1D8E"/>
    <w:rsid w:val="000C1E7B"/>
    <w:rsid w:val="000C2038"/>
    <w:rsid w:val="000C2295"/>
    <w:rsid w:val="000C2354"/>
    <w:rsid w:val="000C235D"/>
    <w:rsid w:val="000C2408"/>
    <w:rsid w:val="000C2443"/>
    <w:rsid w:val="000C2598"/>
    <w:rsid w:val="000C2720"/>
    <w:rsid w:val="000C2870"/>
    <w:rsid w:val="000C2AFB"/>
    <w:rsid w:val="000C2B63"/>
    <w:rsid w:val="000C2CDB"/>
    <w:rsid w:val="000C2DDB"/>
    <w:rsid w:val="000C2DFA"/>
    <w:rsid w:val="000C2E97"/>
    <w:rsid w:val="000C2F12"/>
    <w:rsid w:val="000C306E"/>
    <w:rsid w:val="000C307A"/>
    <w:rsid w:val="000C30EE"/>
    <w:rsid w:val="000C3224"/>
    <w:rsid w:val="000C3227"/>
    <w:rsid w:val="000C3405"/>
    <w:rsid w:val="000C3579"/>
    <w:rsid w:val="000C36C0"/>
    <w:rsid w:val="000C36F6"/>
    <w:rsid w:val="000C391D"/>
    <w:rsid w:val="000C3AD6"/>
    <w:rsid w:val="000C3B07"/>
    <w:rsid w:val="000C3D56"/>
    <w:rsid w:val="000C3EA4"/>
    <w:rsid w:val="000C3EE0"/>
    <w:rsid w:val="000C3F22"/>
    <w:rsid w:val="000C410D"/>
    <w:rsid w:val="000C4118"/>
    <w:rsid w:val="000C4182"/>
    <w:rsid w:val="000C4319"/>
    <w:rsid w:val="000C43D9"/>
    <w:rsid w:val="000C4579"/>
    <w:rsid w:val="000C4591"/>
    <w:rsid w:val="000C45EC"/>
    <w:rsid w:val="000C4643"/>
    <w:rsid w:val="000C47F6"/>
    <w:rsid w:val="000C4910"/>
    <w:rsid w:val="000C4928"/>
    <w:rsid w:val="000C4A02"/>
    <w:rsid w:val="000C4A5A"/>
    <w:rsid w:val="000C4AA6"/>
    <w:rsid w:val="000C4B79"/>
    <w:rsid w:val="000C4C3F"/>
    <w:rsid w:val="000C4D60"/>
    <w:rsid w:val="000C4DB8"/>
    <w:rsid w:val="000C4EA9"/>
    <w:rsid w:val="000C4EDE"/>
    <w:rsid w:val="000C4EF4"/>
    <w:rsid w:val="000C4F35"/>
    <w:rsid w:val="000C4F9B"/>
    <w:rsid w:val="000C4FD7"/>
    <w:rsid w:val="000C4FED"/>
    <w:rsid w:val="000C5346"/>
    <w:rsid w:val="000C536C"/>
    <w:rsid w:val="000C53F8"/>
    <w:rsid w:val="000C5406"/>
    <w:rsid w:val="000C5433"/>
    <w:rsid w:val="000C5481"/>
    <w:rsid w:val="000C54C4"/>
    <w:rsid w:val="000C54EA"/>
    <w:rsid w:val="000C5508"/>
    <w:rsid w:val="000C56D4"/>
    <w:rsid w:val="000C5781"/>
    <w:rsid w:val="000C57AC"/>
    <w:rsid w:val="000C5936"/>
    <w:rsid w:val="000C5CB1"/>
    <w:rsid w:val="000C5CD6"/>
    <w:rsid w:val="000C5D9A"/>
    <w:rsid w:val="000C5F3E"/>
    <w:rsid w:val="000C5F6A"/>
    <w:rsid w:val="000C5FE3"/>
    <w:rsid w:val="000C6237"/>
    <w:rsid w:val="000C6253"/>
    <w:rsid w:val="000C63AB"/>
    <w:rsid w:val="000C64D6"/>
    <w:rsid w:val="000C654A"/>
    <w:rsid w:val="000C663D"/>
    <w:rsid w:val="000C66C6"/>
    <w:rsid w:val="000C686F"/>
    <w:rsid w:val="000C68A6"/>
    <w:rsid w:val="000C6A89"/>
    <w:rsid w:val="000C6CF6"/>
    <w:rsid w:val="000C6DA0"/>
    <w:rsid w:val="000C6EB1"/>
    <w:rsid w:val="000C7134"/>
    <w:rsid w:val="000C726C"/>
    <w:rsid w:val="000C727A"/>
    <w:rsid w:val="000C736D"/>
    <w:rsid w:val="000C748A"/>
    <w:rsid w:val="000C74B6"/>
    <w:rsid w:val="000C7761"/>
    <w:rsid w:val="000C78D9"/>
    <w:rsid w:val="000C79C6"/>
    <w:rsid w:val="000C7C4D"/>
    <w:rsid w:val="000C7D01"/>
    <w:rsid w:val="000C7D0F"/>
    <w:rsid w:val="000C7E0A"/>
    <w:rsid w:val="000C7F0D"/>
    <w:rsid w:val="000C7FA8"/>
    <w:rsid w:val="000C7FDF"/>
    <w:rsid w:val="000D0219"/>
    <w:rsid w:val="000D029C"/>
    <w:rsid w:val="000D0373"/>
    <w:rsid w:val="000D03FF"/>
    <w:rsid w:val="000D05FB"/>
    <w:rsid w:val="000D0613"/>
    <w:rsid w:val="000D0767"/>
    <w:rsid w:val="000D0881"/>
    <w:rsid w:val="000D0904"/>
    <w:rsid w:val="000D09EF"/>
    <w:rsid w:val="000D0A20"/>
    <w:rsid w:val="000D0B16"/>
    <w:rsid w:val="000D0B18"/>
    <w:rsid w:val="000D0C0E"/>
    <w:rsid w:val="000D0CB9"/>
    <w:rsid w:val="000D0CE8"/>
    <w:rsid w:val="000D0D5F"/>
    <w:rsid w:val="000D0DA5"/>
    <w:rsid w:val="000D0ECE"/>
    <w:rsid w:val="000D0ED5"/>
    <w:rsid w:val="000D0EFF"/>
    <w:rsid w:val="000D0F4B"/>
    <w:rsid w:val="000D0FF1"/>
    <w:rsid w:val="000D1032"/>
    <w:rsid w:val="000D1086"/>
    <w:rsid w:val="000D1174"/>
    <w:rsid w:val="000D11A2"/>
    <w:rsid w:val="000D1310"/>
    <w:rsid w:val="000D13D5"/>
    <w:rsid w:val="000D144A"/>
    <w:rsid w:val="000D158A"/>
    <w:rsid w:val="000D1633"/>
    <w:rsid w:val="000D16D6"/>
    <w:rsid w:val="000D1739"/>
    <w:rsid w:val="000D19D7"/>
    <w:rsid w:val="000D1A7A"/>
    <w:rsid w:val="000D1DFB"/>
    <w:rsid w:val="000D1E01"/>
    <w:rsid w:val="000D1E8D"/>
    <w:rsid w:val="000D1EC7"/>
    <w:rsid w:val="000D1F4A"/>
    <w:rsid w:val="000D2174"/>
    <w:rsid w:val="000D217F"/>
    <w:rsid w:val="000D2183"/>
    <w:rsid w:val="000D22E9"/>
    <w:rsid w:val="000D24E4"/>
    <w:rsid w:val="000D26BB"/>
    <w:rsid w:val="000D26F7"/>
    <w:rsid w:val="000D27BE"/>
    <w:rsid w:val="000D2873"/>
    <w:rsid w:val="000D288B"/>
    <w:rsid w:val="000D29D7"/>
    <w:rsid w:val="000D2C33"/>
    <w:rsid w:val="000D2D3F"/>
    <w:rsid w:val="000D2DCE"/>
    <w:rsid w:val="000D2F62"/>
    <w:rsid w:val="000D3197"/>
    <w:rsid w:val="000D31B0"/>
    <w:rsid w:val="000D31C0"/>
    <w:rsid w:val="000D338F"/>
    <w:rsid w:val="000D33D4"/>
    <w:rsid w:val="000D3420"/>
    <w:rsid w:val="000D346D"/>
    <w:rsid w:val="000D34A5"/>
    <w:rsid w:val="000D358B"/>
    <w:rsid w:val="000D36B1"/>
    <w:rsid w:val="000D3742"/>
    <w:rsid w:val="000D37C7"/>
    <w:rsid w:val="000D3852"/>
    <w:rsid w:val="000D39C3"/>
    <w:rsid w:val="000D3B96"/>
    <w:rsid w:val="000D3BA8"/>
    <w:rsid w:val="000D3BBA"/>
    <w:rsid w:val="000D3C53"/>
    <w:rsid w:val="000D3C99"/>
    <w:rsid w:val="000D3F62"/>
    <w:rsid w:val="000D4022"/>
    <w:rsid w:val="000D4111"/>
    <w:rsid w:val="000D41EB"/>
    <w:rsid w:val="000D4225"/>
    <w:rsid w:val="000D450E"/>
    <w:rsid w:val="000D4530"/>
    <w:rsid w:val="000D46BE"/>
    <w:rsid w:val="000D4887"/>
    <w:rsid w:val="000D49AE"/>
    <w:rsid w:val="000D4A1C"/>
    <w:rsid w:val="000D4AFD"/>
    <w:rsid w:val="000D4AFF"/>
    <w:rsid w:val="000D4BAB"/>
    <w:rsid w:val="000D4BCF"/>
    <w:rsid w:val="000D4C02"/>
    <w:rsid w:val="000D4D8E"/>
    <w:rsid w:val="000D4ED4"/>
    <w:rsid w:val="000D4F16"/>
    <w:rsid w:val="000D4F5F"/>
    <w:rsid w:val="000D4F7C"/>
    <w:rsid w:val="000D4FB3"/>
    <w:rsid w:val="000D5045"/>
    <w:rsid w:val="000D505A"/>
    <w:rsid w:val="000D511D"/>
    <w:rsid w:val="000D5140"/>
    <w:rsid w:val="000D51B4"/>
    <w:rsid w:val="000D5222"/>
    <w:rsid w:val="000D5288"/>
    <w:rsid w:val="000D5374"/>
    <w:rsid w:val="000D5392"/>
    <w:rsid w:val="000D539F"/>
    <w:rsid w:val="000D53D6"/>
    <w:rsid w:val="000D5408"/>
    <w:rsid w:val="000D54AC"/>
    <w:rsid w:val="000D55B1"/>
    <w:rsid w:val="000D5664"/>
    <w:rsid w:val="000D5696"/>
    <w:rsid w:val="000D574B"/>
    <w:rsid w:val="000D586D"/>
    <w:rsid w:val="000D5958"/>
    <w:rsid w:val="000D5A19"/>
    <w:rsid w:val="000D5AE2"/>
    <w:rsid w:val="000D5B14"/>
    <w:rsid w:val="000D5C2A"/>
    <w:rsid w:val="000D5C52"/>
    <w:rsid w:val="000D5CD5"/>
    <w:rsid w:val="000D5CEE"/>
    <w:rsid w:val="000D5CFA"/>
    <w:rsid w:val="000D5D72"/>
    <w:rsid w:val="000D5D7A"/>
    <w:rsid w:val="000D5DA7"/>
    <w:rsid w:val="000D5E4A"/>
    <w:rsid w:val="000D5EDF"/>
    <w:rsid w:val="000D5F2A"/>
    <w:rsid w:val="000D6020"/>
    <w:rsid w:val="000D6258"/>
    <w:rsid w:val="000D62AF"/>
    <w:rsid w:val="000D62F0"/>
    <w:rsid w:val="000D63C8"/>
    <w:rsid w:val="000D646D"/>
    <w:rsid w:val="000D647F"/>
    <w:rsid w:val="000D6536"/>
    <w:rsid w:val="000D655D"/>
    <w:rsid w:val="000D65D0"/>
    <w:rsid w:val="000D6784"/>
    <w:rsid w:val="000D67FB"/>
    <w:rsid w:val="000D68D4"/>
    <w:rsid w:val="000D6913"/>
    <w:rsid w:val="000D69BE"/>
    <w:rsid w:val="000D69FA"/>
    <w:rsid w:val="000D6A77"/>
    <w:rsid w:val="000D6BA9"/>
    <w:rsid w:val="000D6BE4"/>
    <w:rsid w:val="000D6BFC"/>
    <w:rsid w:val="000D6C61"/>
    <w:rsid w:val="000D6C7B"/>
    <w:rsid w:val="000D6CBD"/>
    <w:rsid w:val="000D6ED2"/>
    <w:rsid w:val="000D70ED"/>
    <w:rsid w:val="000D7100"/>
    <w:rsid w:val="000D71D3"/>
    <w:rsid w:val="000D7232"/>
    <w:rsid w:val="000D7473"/>
    <w:rsid w:val="000D74A9"/>
    <w:rsid w:val="000D767D"/>
    <w:rsid w:val="000D7748"/>
    <w:rsid w:val="000D7AA2"/>
    <w:rsid w:val="000D7AAF"/>
    <w:rsid w:val="000D7AC7"/>
    <w:rsid w:val="000D7C20"/>
    <w:rsid w:val="000D7C84"/>
    <w:rsid w:val="000D7CC7"/>
    <w:rsid w:val="000D7D43"/>
    <w:rsid w:val="000D7ED9"/>
    <w:rsid w:val="000D7F48"/>
    <w:rsid w:val="000E019E"/>
    <w:rsid w:val="000E02DE"/>
    <w:rsid w:val="000E03D5"/>
    <w:rsid w:val="000E050B"/>
    <w:rsid w:val="000E05C2"/>
    <w:rsid w:val="000E05FD"/>
    <w:rsid w:val="000E0690"/>
    <w:rsid w:val="000E0795"/>
    <w:rsid w:val="000E09AE"/>
    <w:rsid w:val="000E09C0"/>
    <w:rsid w:val="000E0A8B"/>
    <w:rsid w:val="000E0C16"/>
    <w:rsid w:val="000E120A"/>
    <w:rsid w:val="000E1274"/>
    <w:rsid w:val="000E12A7"/>
    <w:rsid w:val="000E135B"/>
    <w:rsid w:val="000E1362"/>
    <w:rsid w:val="000E1650"/>
    <w:rsid w:val="000E175D"/>
    <w:rsid w:val="000E176A"/>
    <w:rsid w:val="000E18EA"/>
    <w:rsid w:val="000E198E"/>
    <w:rsid w:val="000E1A1A"/>
    <w:rsid w:val="000E1D54"/>
    <w:rsid w:val="000E1F10"/>
    <w:rsid w:val="000E1F88"/>
    <w:rsid w:val="000E2092"/>
    <w:rsid w:val="000E2175"/>
    <w:rsid w:val="000E2291"/>
    <w:rsid w:val="000E23DA"/>
    <w:rsid w:val="000E2459"/>
    <w:rsid w:val="000E251C"/>
    <w:rsid w:val="000E2587"/>
    <w:rsid w:val="000E269A"/>
    <w:rsid w:val="000E2741"/>
    <w:rsid w:val="000E2898"/>
    <w:rsid w:val="000E2989"/>
    <w:rsid w:val="000E2B3E"/>
    <w:rsid w:val="000E2B45"/>
    <w:rsid w:val="000E2C18"/>
    <w:rsid w:val="000E2D8B"/>
    <w:rsid w:val="000E2D8F"/>
    <w:rsid w:val="000E2FB3"/>
    <w:rsid w:val="000E3218"/>
    <w:rsid w:val="000E32F8"/>
    <w:rsid w:val="000E3627"/>
    <w:rsid w:val="000E3762"/>
    <w:rsid w:val="000E3797"/>
    <w:rsid w:val="000E3808"/>
    <w:rsid w:val="000E3876"/>
    <w:rsid w:val="000E387C"/>
    <w:rsid w:val="000E38D1"/>
    <w:rsid w:val="000E3901"/>
    <w:rsid w:val="000E39BC"/>
    <w:rsid w:val="000E3A1D"/>
    <w:rsid w:val="000E3C65"/>
    <w:rsid w:val="000E3DFE"/>
    <w:rsid w:val="000E3E45"/>
    <w:rsid w:val="000E3EA6"/>
    <w:rsid w:val="000E3ECB"/>
    <w:rsid w:val="000E410B"/>
    <w:rsid w:val="000E410E"/>
    <w:rsid w:val="000E4298"/>
    <w:rsid w:val="000E42D5"/>
    <w:rsid w:val="000E4357"/>
    <w:rsid w:val="000E4378"/>
    <w:rsid w:val="000E4435"/>
    <w:rsid w:val="000E444C"/>
    <w:rsid w:val="000E44E6"/>
    <w:rsid w:val="000E44E8"/>
    <w:rsid w:val="000E44F8"/>
    <w:rsid w:val="000E467B"/>
    <w:rsid w:val="000E4728"/>
    <w:rsid w:val="000E47E8"/>
    <w:rsid w:val="000E493D"/>
    <w:rsid w:val="000E4982"/>
    <w:rsid w:val="000E4AAE"/>
    <w:rsid w:val="000E4D96"/>
    <w:rsid w:val="000E4DAB"/>
    <w:rsid w:val="000E4E32"/>
    <w:rsid w:val="000E4E67"/>
    <w:rsid w:val="000E4F24"/>
    <w:rsid w:val="000E4F79"/>
    <w:rsid w:val="000E4F86"/>
    <w:rsid w:val="000E5051"/>
    <w:rsid w:val="000E5068"/>
    <w:rsid w:val="000E507C"/>
    <w:rsid w:val="000E509B"/>
    <w:rsid w:val="000E50AF"/>
    <w:rsid w:val="000E50C9"/>
    <w:rsid w:val="000E50E4"/>
    <w:rsid w:val="000E510D"/>
    <w:rsid w:val="000E51B2"/>
    <w:rsid w:val="000E51B8"/>
    <w:rsid w:val="000E529B"/>
    <w:rsid w:val="000E5374"/>
    <w:rsid w:val="000E56BE"/>
    <w:rsid w:val="000E5885"/>
    <w:rsid w:val="000E5944"/>
    <w:rsid w:val="000E597B"/>
    <w:rsid w:val="000E59EA"/>
    <w:rsid w:val="000E5BB6"/>
    <w:rsid w:val="000E5FB7"/>
    <w:rsid w:val="000E6153"/>
    <w:rsid w:val="000E62F2"/>
    <w:rsid w:val="000E635A"/>
    <w:rsid w:val="000E6499"/>
    <w:rsid w:val="000E67CC"/>
    <w:rsid w:val="000E6831"/>
    <w:rsid w:val="000E68CB"/>
    <w:rsid w:val="000E6916"/>
    <w:rsid w:val="000E692E"/>
    <w:rsid w:val="000E6967"/>
    <w:rsid w:val="000E6B2B"/>
    <w:rsid w:val="000E6B80"/>
    <w:rsid w:val="000E6F28"/>
    <w:rsid w:val="000E6F38"/>
    <w:rsid w:val="000E7030"/>
    <w:rsid w:val="000E704B"/>
    <w:rsid w:val="000E707B"/>
    <w:rsid w:val="000E7332"/>
    <w:rsid w:val="000E73C2"/>
    <w:rsid w:val="000E74AD"/>
    <w:rsid w:val="000E7508"/>
    <w:rsid w:val="000E7557"/>
    <w:rsid w:val="000E76B7"/>
    <w:rsid w:val="000E772C"/>
    <w:rsid w:val="000E774B"/>
    <w:rsid w:val="000E7904"/>
    <w:rsid w:val="000E791B"/>
    <w:rsid w:val="000E7960"/>
    <w:rsid w:val="000E796E"/>
    <w:rsid w:val="000E79C6"/>
    <w:rsid w:val="000E7AE4"/>
    <w:rsid w:val="000E7C72"/>
    <w:rsid w:val="000E7C8E"/>
    <w:rsid w:val="000E7CF2"/>
    <w:rsid w:val="000E7D62"/>
    <w:rsid w:val="000E7D6E"/>
    <w:rsid w:val="000E7D71"/>
    <w:rsid w:val="000E7D9E"/>
    <w:rsid w:val="000E7ED7"/>
    <w:rsid w:val="000E7EDD"/>
    <w:rsid w:val="000E7F3A"/>
    <w:rsid w:val="000E7FA6"/>
    <w:rsid w:val="000E7FBF"/>
    <w:rsid w:val="000E7FE9"/>
    <w:rsid w:val="000F00E8"/>
    <w:rsid w:val="000F053A"/>
    <w:rsid w:val="000F05CF"/>
    <w:rsid w:val="000F08B9"/>
    <w:rsid w:val="000F08E0"/>
    <w:rsid w:val="000F08EC"/>
    <w:rsid w:val="000F0A3C"/>
    <w:rsid w:val="000F0AFB"/>
    <w:rsid w:val="000F0C3F"/>
    <w:rsid w:val="000F0D12"/>
    <w:rsid w:val="000F0D24"/>
    <w:rsid w:val="000F0E49"/>
    <w:rsid w:val="000F114E"/>
    <w:rsid w:val="000F1171"/>
    <w:rsid w:val="000F11F8"/>
    <w:rsid w:val="000F1228"/>
    <w:rsid w:val="000F1317"/>
    <w:rsid w:val="000F13D9"/>
    <w:rsid w:val="000F1638"/>
    <w:rsid w:val="000F1695"/>
    <w:rsid w:val="000F17A9"/>
    <w:rsid w:val="000F17AA"/>
    <w:rsid w:val="000F1830"/>
    <w:rsid w:val="000F189B"/>
    <w:rsid w:val="000F18D4"/>
    <w:rsid w:val="000F1B04"/>
    <w:rsid w:val="000F1B3C"/>
    <w:rsid w:val="000F1B7F"/>
    <w:rsid w:val="000F1C3C"/>
    <w:rsid w:val="000F1CF9"/>
    <w:rsid w:val="000F1FF8"/>
    <w:rsid w:val="000F2366"/>
    <w:rsid w:val="000F23A7"/>
    <w:rsid w:val="000F253D"/>
    <w:rsid w:val="000F2579"/>
    <w:rsid w:val="000F2A10"/>
    <w:rsid w:val="000F2C4A"/>
    <w:rsid w:val="000F2D27"/>
    <w:rsid w:val="000F2D7B"/>
    <w:rsid w:val="000F2DA5"/>
    <w:rsid w:val="000F2E0E"/>
    <w:rsid w:val="000F2EE5"/>
    <w:rsid w:val="000F2F28"/>
    <w:rsid w:val="000F2F6A"/>
    <w:rsid w:val="000F2FE6"/>
    <w:rsid w:val="000F3054"/>
    <w:rsid w:val="000F3073"/>
    <w:rsid w:val="000F316C"/>
    <w:rsid w:val="000F333E"/>
    <w:rsid w:val="000F3355"/>
    <w:rsid w:val="000F33F6"/>
    <w:rsid w:val="000F3625"/>
    <w:rsid w:val="000F3708"/>
    <w:rsid w:val="000F3732"/>
    <w:rsid w:val="000F393E"/>
    <w:rsid w:val="000F3BB6"/>
    <w:rsid w:val="000F3C57"/>
    <w:rsid w:val="000F3CB2"/>
    <w:rsid w:val="000F3F96"/>
    <w:rsid w:val="000F3FE7"/>
    <w:rsid w:val="000F401D"/>
    <w:rsid w:val="000F40E4"/>
    <w:rsid w:val="000F4176"/>
    <w:rsid w:val="000F41E2"/>
    <w:rsid w:val="000F451B"/>
    <w:rsid w:val="000F4668"/>
    <w:rsid w:val="000F46DB"/>
    <w:rsid w:val="000F474A"/>
    <w:rsid w:val="000F48C0"/>
    <w:rsid w:val="000F493D"/>
    <w:rsid w:val="000F4941"/>
    <w:rsid w:val="000F4959"/>
    <w:rsid w:val="000F4A22"/>
    <w:rsid w:val="000F4A59"/>
    <w:rsid w:val="000F4AF1"/>
    <w:rsid w:val="000F4CFB"/>
    <w:rsid w:val="000F4E55"/>
    <w:rsid w:val="000F4FD1"/>
    <w:rsid w:val="000F50B4"/>
    <w:rsid w:val="000F50C8"/>
    <w:rsid w:val="000F5147"/>
    <w:rsid w:val="000F51BB"/>
    <w:rsid w:val="000F51E9"/>
    <w:rsid w:val="000F51F5"/>
    <w:rsid w:val="000F52DB"/>
    <w:rsid w:val="000F5313"/>
    <w:rsid w:val="000F543F"/>
    <w:rsid w:val="000F5488"/>
    <w:rsid w:val="000F54CA"/>
    <w:rsid w:val="000F571D"/>
    <w:rsid w:val="000F5758"/>
    <w:rsid w:val="000F57D8"/>
    <w:rsid w:val="000F5865"/>
    <w:rsid w:val="000F58A2"/>
    <w:rsid w:val="000F59A3"/>
    <w:rsid w:val="000F5CB4"/>
    <w:rsid w:val="000F5D09"/>
    <w:rsid w:val="000F5D17"/>
    <w:rsid w:val="000F5DF5"/>
    <w:rsid w:val="000F5E1A"/>
    <w:rsid w:val="000F5E80"/>
    <w:rsid w:val="000F5EB7"/>
    <w:rsid w:val="000F5EE3"/>
    <w:rsid w:val="000F60A6"/>
    <w:rsid w:val="000F613B"/>
    <w:rsid w:val="000F6142"/>
    <w:rsid w:val="000F61B5"/>
    <w:rsid w:val="000F61E5"/>
    <w:rsid w:val="000F633B"/>
    <w:rsid w:val="000F6454"/>
    <w:rsid w:val="000F64DF"/>
    <w:rsid w:val="000F6593"/>
    <w:rsid w:val="000F6614"/>
    <w:rsid w:val="000F6699"/>
    <w:rsid w:val="000F66CE"/>
    <w:rsid w:val="000F67A2"/>
    <w:rsid w:val="000F68CE"/>
    <w:rsid w:val="000F6B7C"/>
    <w:rsid w:val="000F6C11"/>
    <w:rsid w:val="000F6C21"/>
    <w:rsid w:val="000F6C70"/>
    <w:rsid w:val="000F6D06"/>
    <w:rsid w:val="000F6D2E"/>
    <w:rsid w:val="000F6DFE"/>
    <w:rsid w:val="000F6F33"/>
    <w:rsid w:val="000F71BE"/>
    <w:rsid w:val="000F7208"/>
    <w:rsid w:val="000F7242"/>
    <w:rsid w:val="000F72BA"/>
    <w:rsid w:val="000F73C4"/>
    <w:rsid w:val="000F745C"/>
    <w:rsid w:val="000F7518"/>
    <w:rsid w:val="000F775B"/>
    <w:rsid w:val="000F7761"/>
    <w:rsid w:val="000F782E"/>
    <w:rsid w:val="000F7A3D"/>
    <w:rsid w:val="000F7A57"/>
    <w:rsid w:val="000F7B1F"/>
    <w:rsid w:val="000F7B79"/>
    <w:rsid w:val="000F7C80"/>
    <w:rsid w:val="000F7CAD"/>
    <w:rsid w:val="000F7D4B"/>
    <w:rsid w:val="000F7DAF"/>
    <w:rsid w:val="000F7E1F"/>
    <w:rsid w:val="000F7E5E"/>
    <w:rsid w:val="000F7EB4"/>
    <w:rsid w:val="000F7FDE"/>
    <w:rsid w:val="000F7FFD"/>
    <w:rsid w:val="0010009F"/>
    <w:rsid w:val="0010024A"/>
    <w:rsid w:val="0010026A"/>
    <w:rsid w:val="00100340"/>
    <w:rsid w:val="001004CE"/>
    <w:rsid w:val="0010068E"/>
    <w:rsid w:val="001006F7"/>
    <w:rsid w:val="00100862"/>
    <w:rsid w:val="001008F1"/>
    <w:rsid w:val="00100980"/>
    <w:rsid w:val="00100BC0"/>
    <w:rsid w:val="00100C1E"/>
    <w:rsid w:val="00100D16"/>
    <w:rsid w:val="00100E8C"/>
    <w:rsid w:val="00100EA7"/>
    <w:rsid w:val="00100FBE"/>
    <w:rsid w:val="0010122B"/>
    <w:rsid w:val="00101699"/>
    <w:rsid w:val="001016BF"/>
    <w:rsid w:val="00101854"/>
    <w:rsid w:val="0010190E"/>
    <w:rsid w:val="00101B1B"/>
    <w:rsid w:val="00101C49"/>
    <w:rsid w:val="00101C58"/>
    <w:rsid w:val="00101CEE"/>
    <w:rsid w:val="00101CFD"/>
    <w:rsid w:val="00101D24"/>
    <w:rsid w:val="00101E12"/>
    <w:rsid w:val="00101E3D"/>
    <w:rsid w:val="00101ED6"/>
    <w:rsid w:val="00101FEB"/>
    <w:rsid w:val="00101FFC"/>
    <w:rsid w:val="00102077"/>
    <w:rsid w:val="001020C5"/>
    <w:rsid w:val="001020EB"/>
    <w:rsid w:val="001021D3"/>
    <w:rsid w:val="00102534"/>
    <w:rsid w:val="001025A7"/>
    <w:rsid w:val="001025C7"/>
    <w:rsid w:val="0010262F"/>
    <w:rsid w:val="00102865"/>
    <w:rsid w:val="001029F6"/>
    <w:rsid w:val="00102A44"/>
    <w:rsid w:val="00102B0E"/>
    <w:rsid w:val="00102B38"/>
    <w:rsid w:val="00102E42"/>
    <w:rsid w:val="00103125"/>
    <w:rsid w:val="00103197"/>
    <w:rsid w:val="001031E9"/>
    <w:rsid w:val="00103293"/>
    <w:rsid w:val="00103388"/>
    <w:rsid w:val="0010338A"/>
    <w:rsid w:val="0010338C"/>
    <w:rsid w:val="00103395"/>
    <w:rsid w:val="00103399"/>
    <w:rsid w:val="001033C4"/>
    <w:rsid w:val="00103456"/>
    <w:rsid w:val="00103490"/>
    <w:rsid w:val="00103533"/>
    <w:rsid w:val="0010356F"/>
    <w:rsid w:val="00103608"/>
    <w:rsid w:val="001036F8"/>
    <w:rsid w:val="0010370C"/>
    <w:rsid w:val="00103789"/>
    <w:rsid w:val="0010385E"/>
    <w:rsid w:val="001038D7"/>
    <w:rsid w:val="00103947"/>
    <w:rsid w:val="00103A09"/>
    <w:rsid w:val="00103ACB"/>
    <w:rsid w:val="00103B88"/>
    <w:rsid w:val="00103CC2"/>
    <w:rsid w:val="00103D63"/>
    <w:rsid w:val="00103DCE"/>
    <w:rsid w:val="00103DD9"/>
    <w:rsid w:val="00103FF5"/>
    <w:rsid w:val="001043E9"/>
    <w:rsid w:val="0010442D"/>
    <w:rsid w:val="001044A8"/>
    <w:rsid w:val="001044CE"/>
    <w:rsid w:val="001044E4"/>
    <w:rsid w:val="00104572"/>
    <w:rsid w:val="001045C2"/>
    <w:rsid w:val="001045DC"/>
    <w:rsid w:val="00104666"/>
    <w:rsid w:val="0010466C"/>
    <w:rsid w:val="001046E8"/>
    <w:rsid w:val="00104707"/>
    <w:rsid w:val="001048E0"/>
    <w:rsid w:val="00104906"/>
    <w:rsid w:val="00104961"/>
    <w:rsid w:val="001049E6"/>
    <w:rsid w:val="00104A66"/>
    <w:rsid w:val="00104BFB"/>
    <w:rsid w:val="00104CB9"/>
    <w:rsid w:val="00104DF1"/>
    <w:rsid w:val="00104DF5"/>
    <w:rsid w:val="00104E35"/>
    <w:rsid w:val="00104E9A"/>
    <w:rsid w:val="00104FC3"/>
    <w:rsid w:val="0010503C"/>
    <w:rsid w:val="0010504E"/>
    <w:rsid w:val="0010523C"/>
    <w:rsid w:val="00105348"/>
    <w:rsid w:val="00105405"/>
    <w:rsid w:val="00105410"/>
    <w:rsid w:val="001055A8"/>
    <w:rsid w:val="001055CD"/>
    <w:rsid w:val="00105929"/>
    <w:rsid w:val="00105ABA"/>
    <w:rsid w:val="00105AF5"/>
    <w:rsid w:val="00105C18"/>
    <w:rsid w:val="00105CE8"/>
    <w:rsid w:val="00105D4A"/>
    <w:rsid w:val="00105D64"/>
    <w:rsid w:val="00105D71"/>
    <w:rsid w:val="00105E97"/>
    <w:rsid w:val="00105EE9"/>
    <w:rsid w:val="00105F04"/>
    <w:rsid w:val="00105F6B"/>
    <w:rsid w:val="00105F8D"/>
    <w:rsid w:val="00105FF2"/>
    <w:rsid w:val="001062D3"/>
    <w:rsid w:val="001062FD"/>
    <w:rsid w:val="00106407"/>
    <w:rsid w:val="0010670C"/>
    <w:rsid w:val="00106748"/>
    <w:rsid w:val="0010682B"/>
    <w:rsid w:val="0010689B"/>
    <w:rsid w:val="00106B38"/>
    <w:rsid w:val="00106BDB"/>
    <w:rsid w:val="00106C67"/>
    <w:rsid w:val="00106D4B"/>
    <w:rsid w:val="00106DA4"/>
    <w:rsid w:val="00106EC7"/>
    <w:rsid w:val="00106ED0"/>
    <w:rsid w:val="00106F78"/>
    <w:rsid w:val="00107028"/>
    <w:rsid w:val="00107039"/>
    <w:rsid w:val="00107098"/>
    <w:rsid w:val="00107198"/>
    <w:rsid w:val="00107282"/>
    <w:rsid w:val="001072EA"/>
    <w:rsid w:val="001072F5"/>
    <w:rsid w:val="001074F0"/>
    <w:rsid w:val="0010752C"/>
    <w:rsid w:val="001075CE"/>
    <w:rsid w:val="001075E7"/>
    <w:rsid w:val="001076FE"/>
    <w:rsid w:val="0010770E"/>
    <w:rsid w:val="00107724"/>
    <w:rsid w:val="001077BA"/>
    <w:rsid w:val="001077E3"/>
    <w:rsid w:val="00107805"/>
    <w:rsid w:val="0010786B"/>
    <w:rsid w:val="0010796E"/>
    <w:rsid w:val="001079F0"/>
    <w:rsid w:val="00107B5B"/>
    <w:rsid w:val="00107F74"/>
    <w:rsid w:val="00107FD2"/>
    <w:rsid w:val="00110163"/>
    <w:rsid w:val="00110182"/>
    <w:rsid w:val="001101AF"/>
    <w:rsid w:val="001101EE"/>
    <w:rsid w:val="0011033F"/>
    <w:rsid w:val="00110390"/>
    <w:rsid w:val="00110402"/>
    <w:rsid w:val="001104B4"/>
    <w:rsid w:val="0011059A"/>
    <w:rsid w:val="0011059F"/>
    <w:rsid w:val="001105BA"/>
    <w:rsid w:val="001105EB"/>
    <w:rsid w:val="001105F2"/>
    <w:rsid w:val="0011071A"/>
    <w:rsid w:val="001108C5"/>
    <w:rsid w:val="001108E5"/>
    <w:rsid w:val="00110A48"/>
    <w:rsid w:val="00110A92"/>
    <w:rsid w:val="00110AA0"/>
    <w:rsid w:val="00110AA9"/>
    <w:rsid w:val="00110ACC"/>
    <w:rsid w:val="00110BAE"/>
    <w:rsid w:val="00110DD0"/>
    <w:rsid w:val="00110F7D"/>
    <w:rsid w:val="00111002"/>
    <w:rsid w:val="0011102D"/>
    <w:rsid w:val="0011112E"/>
    <w:rsid w:val="001112AC"/>
    <w:rsid w:val="001112ED"/>
    <w:rsid w:val="00111383"/>
    <w:rsid w:val="001113F5"/>
    <w:rsid w:val="00111448"/>
    <w:rsid w:val="001114A3"/>
    <w:rsid w:val="00111586"/>
    <w:rsid w:val="001115D0"/>
    <w:rsid w:val="0011163E"/>
    <w:rsid w:val="0011165B"/>
    <w:rsid w:val="001116FD"/>
    <w:rsid w:val="00111767"/>
    <w:rsid w:val="00111783"/>
    <w:rsid w:val="001117ED"/>
    <w:rsid w:val="001119DD"/>
    <w:rsid w:val="001119EB"/>
    <w:rsid w:val="00111AEE"/>
    <w:rsid w:val="00111BD3"/>
    <w:rsid w:val="00111BF3"/>
    <w:rsid w:val="00111C29"/>
    <w:rsid w:val="00111C7D"/>
    <w:rsid w:val="00111D4F"/>
    <w:rsid w:val="00111E6E"/>
    <w:rsid w:val="00111EF7"/>
    <w:rsid w:val="00111F33"/>
    <w:rsid w:val="00111FEF"/>
    <w:rsid w:val="0011224D"/>
    <w:rsid w:val="001123BF"/>
    <w:rsid w:val="00112689"/>
    <w:rsid w:val="0011269B"/>
    <w:rsid w:val="001126AD"/>
    <w:rsid w:val="001127ED"/>
    <w:rsid w:val="0011282D"/>
    <w:rsid w:val="00112CB6"/>
    <w:rsid w:val="00112CB9"/>
    <w:rsid w:val="00112CC1"/>
    <w:rsid w:val="00112F40"/>
    <w:rsid w:val="00113039"/>
    <w:rsid w:val="0011326A"/>
    <w:rsid w:val="001132A4"/>
    <w:rsid w:val="0011350B"/>
    <w:rsid w:val="001135DF"/>
    <w:rsid w:val="00113869"/>
    <w:rsid w:val="0011398C"/>
    <w:rsid w:val="001139FC"/>
    <w:rsid w:val="00113A3C"/>
    <w:rsid w:val="00113CAD"/>
    <w:rsid w:val="00113DD4"/>
    <w:rsid w:val="00113F29"/>
    <w:rsid w:val="00113FB2"/>
    <w:rsid w:val="00113FC5"/>
    <w:rsid w:val="00114061"/>
    <w:rsid w:val="00114152"/>
    <w:rsid w:val="0011418F"/>
    <w:rsid w:val="0011423E"/>
    <w:rsid w:val="00114259"/>
    <w:rsid w:val="0011431D"/>
    <w:rsid w:val="0011441C"/>
    <w:rsid w:val="00114440"/>
    <w:rsid w:val="001144AC"/>
    <w:rsid w:val="001145C9"/>
    <w:rsid w:val="001145FD"/>
    <w:rsid w:val="00114623"/>
    <w:rsid w:val="0011479D"/>
    <w:rsid w:val="001147AE"/>
    <w:rsid w:val="00114855"/>
    <w:rsid w:val="001148E6"/>
    <w:rsid w:val="001148E9"/>
    <w:rsid w:val="00114961"/>
    <w:rsid w:val="001149D3"/>
    <w:rsid w:val="001149DF"/>
    <w:rsid w:val="00114A07"/>
    <w:rsid w:val="00114A41"/>
    <w:rsid w:val="00114B2F"/>
    <w:rsid w:val="00114C5B"/>
    <w:rsid w:val="00114CD8"/>
    <w:rsid w:val="00114DE8"/>
    <w:rsid w:val="00114F31"/>
    <w:rsid w:val="00115021"/>
    <w:rsid w:val="00115047"/>
    <w:rsid w:val="001150C4"/>
    <w:rsid w:val="001150D5"/>
    <w:rsid w:val="0011523E"/>
    <w:rsid w:val="00115301"/>
    <w:rsid w:val="001153C7"/>
    <w:rsid w:val="00115421"/>
    <w:rsid w:val="0011568E"/>
    <w:rsid w:val="0011572D"/>
    <w:rsid w:val="00115771"/>
    <w:rsid w:val="0011578C"/>
    <w:rsid w:val="001158FF"/>
    <w:rsid w:val="00115A66"/>
    <w:rsid w:val="00115A75"/>
    <w:rsid w:val="00115B00"/>
    <w:rsid w:val="00115BF7"/>
    <w:rsid w:val="00115C18"/>
    <w:rsid w:val="00115F3F"/>
    <w:rsid w:val="00115F5B"/>
    <w:rsid w:val="00116165"/>
    <w:rsid w:val="00116253"/>
    <w:rsid w:val="0011627E"/>
    <w:rsid w:val="001162A6"/>
    <w:rsid w:val="00116300"/>
    <w:rsid w:val="001163C2"/>
    <w:rsid w:val="001164F5"/>
    <w:rsid w:val="0011658F"/>
    <w:rsid w:val="00116618"/>
    <w:rsid w:val="001166CD"/>
    <w:rsid w:val="0011670B"/>
    <w:rsid w:val="001167CC"/>
    <w:rsid w:val="001168C8"/>
    <w:rsid w:val="00116988"/>
    <w:rsid w:val="001169B4"/>
    <w:rsid w:val="00116B8D"/>
    <w:rsid w:val="00116C33"/>
    <w:rsid w:val="00116F21"/>
    <w:rsid w:val="00116FD3"/>
    <w:rsid w:val="00117060"/>
    <w:rsid w:val="00117076"/>
    <w:rsid w:val="001170F9"/>
    <w:rsid w:val="001171AB"/>
    <w:rsid w:val="001172FC"/>
    <w:rsid w:val="0011734F"/>
    <w:rsid w:val="00117A41"/>
    <w:rsid w:val="00117A8E"/>
    <w:rsid w:val="00117B55"/>
    <w:rsid w:val="00117B7A"/>
    <w:rsid w:val="00117C8F"/>
    <w:rsid w:val="00117CC9"/>
    <w:rsid w:val="00117D35"/>
    <w:rsid w:val="00117D56"/>
    <w:rsid w:val="00117D5C"/>
    <w:rsid w:val="00117D8E"/>
    <w:rsid w:val="00117ED2"/>
    <w:rsid w:val="00117F86"/>
    <w:rsid w:val="00117FB5"/>
    <w:rsid w:val="00120009"/>
    <w:rsid w:val="00120047"/>
    <w:rsid w:val="001200A8"/>
    <w:rsid w:val="0012010A"/>
    <w:rsid w:val="001201B8"/>
    <w:rsid w:val="0012027A"/>
    <w:rsid w:val="001202E0"/>
    <w:rsid w:val="001204B7"/>
    <w:rsid w:val="0012056C"/>
    <w:rsid w:val="0012058F"/>
    <w:rsid w:val="0012063F"/>
    <w:rsid w:val="0012066C"/>
    <w:rsid w:val="00120704"/>
    <w:rsid w:val="0012070E"/>
    <w:rsid w:val="00120857"/>
    <w:rsid w:val="00120A27"/>
    <w:rsid w:val="00120B04"/>
    <w:rsid w:val="00120C48"/>
    <w:rsid w:val="00120D79"/>
    <w:rsid w:val="00120F13"/>
    <w:rsid w:val="0012104E"/>
    <w:rsid w:val="0012105D"/>
    <w:rsid w:val="0012115D"/>
    <w:rsid w:val="0012116A"/>
    <w:rsid w:val="001215B2"/>
    <w:rsid w:val="00121727"/>
    <w:rsid w:val="0012174C"/>
    <w:rsid w:val="0012187B"/>
    <w:rsid w:val="00121ACC"/>
    <w:rsid w:val="00121BBE"/>
    <w:rsid w:val="00121C5B"/>
    <w:rsid w:val="00121D1B"/>
    <w:rsid w:val="00121D2A"/>
    <w:rsid w:val="00121E00"/>
    <w:rsid w:val="00121E16"/>
    <w:rsid w:val="00121E36"/>
    <w:rsid w:val="00121F0E"/>
    <w:rsid w:val="00121F2D"/>
    <w:rsid w:val="001222DA"/>
    <w:rsid w:val="00122328"/>
    <w:rsid w:val="00122381"/>
    <w:rsid w:val="00122448"/>
    <w:rsid w:val="00122459"/>
    <w:rsid w:val="00122461"/>
    <w:rsid w:val="001225A1"/>
    <w:rsid w:val="00122690"/>
    <w:rsid w:val="001227EE"/>
    <w:rsid w:val="0012289F"/>
    <w:rsid w:val="001228CC"/>
    <w:rsid w:val="00122903"/>
    <w:rsid w:val="001229C5"/>
    <w:rsid w:val="00122A35"/>
    <w:rsid w:val="00122B08"/>
    <w:rsid w:val="00122BCA"/>
    <w:rsid w:val="00122CD1"/>
    <w:rsid w:val="00122D8C"/>
    <w:rsid w:val="00122F0A"/>
    <w:rsid w:val="00122F13"/>
    <w:rsid w:val="00122F6A"/>
    <w:rsid w:val="0012307B"/>
    <w:rsid w:val="001230A1"/>
    <w:rsid w:val="001231C1"/>
    <w:rsid w:val="001232C7"/>
    <w:rsid w:val="0012332A"/>
    <w:rsid w:val="001233A0"/>
    <w:rsid w:val="00123448"/>
    <w:rsid w:val="001237F9"/>
    <w:rsid w:val="0012382C"/>
    <w:rsid w:val="00123898"/>
    <w:rsid w:val="00123990"/>
    <w:rsid w:val="001239CF"/>
    <w:rsid w:val="00123B3D"/>
    <w:rsid w:val="00123C01"/>
    <w:rsid w:val="00123C77"/>
    <w:rsid w:val="00123D2C"/>
    <w:rsid w:val="00123F18"/>
    <w:rsid w:val="00124159"/>
    <w:rsid w:val="001241BA"/>
    <w:rsid w:val="001241FA"/>
    <w:rsid w:val="001242E1"/>
    <w:rsid w:val="001242FC"/>
    <w:rsid w:val="001243A8"/>
    <w:rsid w:val="001243FE"/>
    <w:rsid w:val="00124429"/>
    <w:rsid w:val="0012455F"/>
    <w:rsid w:val="0012472C"/>
    <w:rsid w:val="0012486C"/>
    <w:rsid w:val="00124902"/>
    <w:rsid w:val="00124A60"/>
    <w:rsid w:val="00124AB4"/>
    <w:rsid w:val="00124ACF"/>
    <w:rsid w:val="00124BA0"/>
    <w:rsid w:val="00124BB7"/>
    <w:rsid w:val="00124C2C"/>
    <w:rsid w:val="00124DC9"/>
    <w:rsid w:val="00125016"/>
    <w:rsid w:val="0012508B"/>
    <w:rsid w:val="001250D9"/>
    <w:rsid w:val="001251AA"/>
    <w:rsid w:val="001252A1"/>
    <w:rsid w:val="0012530D"/>
    <w:rsid w:val="0012532B"/>
    <w:rsid w:val="001253D3"/>
    <w:rsid w:val="001254BF"/>
    <w:rsid w:val="0012565C"/>
    <w:rsid w:val="00125682"/>
    <w:rsid w:val="00125970"/>
    <w:rsid w:val="00125A1F"/>
    <w:rsid w:val="00125BF4"/>
    <w:rsid w:val="00125C0F"/>
    <w:rsid w:val="00125E1B"/>
    <w:rsid w:val="00125E46"/>
    <w:rsid w:val="00125E7E"/>
    <w:rsid w:val="001260AD"/>
    <w:rsid w:val="00126112"/>
    <w:rsid w:val="0012623C"/>
    <w:rsid w:val="0012628E"/>
    <w:rsid w:val="001263E2"/>
    <w:rsid w:val="001263EB"/>
    <w:rsid w:val="00126488"/>
    <w:rsid w:val="001265CD"/>
    <w:rsid w:val="001265F3"/>
    <w:rsid w:val="0012663E"/>
    <w:rsid w:val="00126718"/>
    <w:rsid w:val="001268A2"/>
    <w:rsid w:val="00126A5C"/>
    <w:rsid w:val="00126ACC"/>
    <w:rsid w:val="00126B2D"/>
    <w:rsid w:val="00126B32"/>
    <w:rsid w:val="00126B55"/>
    <w:rsid w:val="00126D73"/>
    <w:rsid w:val="00126D8F"/>
    <w:rsid w:val="00126EE1"/>
    <w:rsid w:val="00126FAA"/>
    <w:rsid w:val="00127116"/>
    <w:rsid w:val="00127142"/>
    <w:rsid w:val="00127156"/>
    <w:rsid w:val="0012724E"/>
    <w:rsid w:val="00127368"/>
    <w:rsid w:val="0012741E"/>
    <w:rsid w:val="00127567"/>
    <w:rsid w:val="00127650"/>
    <w:rsid w:val="001277BD"/>
    <w:rsid w:val="00127855"/>
    <w:rsid w:val="00127903"/>
    <w:rsid w:val="00127946"/>
    <w:rsid w:val="00127954"/>
    <w:rsid w:val="00127987"/>
    <w:rsid w:val="00127ADC"/>
    <w:rsid w:val="00127BF7"/>
    <w:rsid w:val="00127E2A"/>
    <w:rsid w:val="00127E7E"/>
    <w:rsid w:val="00127FB3"/>
    <w:rsid w:val="0013011C"/>
    <w:rsid w:val="0013020E"/>
    <w:rsid w:val="00130435"/>
    <w:rsid w:val="00130470"/>
    <w:rsid w:val="00130776"/>
    <w:rsid w:val="001308CB"/>
    <w:rsid w:val="00130A57"/>
    <w:rsid w:val="00130A6A"/>
    <w:rsid w:val="00130AAF"/>
    <w:rsid w:val="00130B6F"/>
    <w:rsid w:val="00130BE7"/>
    <w:rsid w:val="00130BF1"/>
    <w:rsid w:val="00130C2B"/>
    <w:rsid w:val="00130CD5"/>
    <w:rsid w:val="00130F30"/>
    <w:rsid w:val="00130F5B"/>
    <w:rsid w:val="00130FC3"/>
    <w:rsid w:val="001310F9"/>
    <w:rsid w:val="001311C9"/>
    <w:rsid w:val="0013141D"/>
    <w:rsid w:val="0013147F"/>
    <w:rsid w:val="001315C8"/>
    <w:rsid w:val="001316F3"/>
    <w:rsid w:val="001318AC"/>
    <w:rsid w:val="00131905"/>
    <w:rsid w:val="0013198A"/>
    <w:rsid w:val="00131BF0"/>
    <w:rsid w:val="00131C78"/>
    <w:rsid w:val="00131D19"/>
    <w:rsid w:val="00131DD2"/>
    <w:rsid w:val="00132078"/>
    <w:rsid w:val="00132086"/>
    <w:rsid w:val="00132176"/>
    <w:rsid w:val="00132245"/>
    <w:rsid w:val="0013229C"/>
    <w:rsid w:val="001322D6"/>
    <w:rsid w:val="001322F9"/>
    <w:rsid w:val="001323FC"/>
    <w:rsid w:val="001324D3"/>
    <w:rsid w:val="00132518"/>
    <w:rsid w:val="00132606"/>
    <w:rsid w:val="00132627"/>
    <w:rsid w:val="00132662"/>
    <w:rsid w:val="00132704"/>
    <w:rsid w:val="0013278A"/>
    <w:rsid w:val="001327BD"/>
    <w:rsid w:val="001327EA"/>
    <w:rsid w:val="00132837"/>
    <w:rsid w:val="001328F4"/>
    <w:rsid w:val="001329B3"/>
    <w:rsid w:val="001329E9"/>
    <w:rsid w:val="001329FA"/>
    <w:rsid w:val="00132A45"/>
    <w:rsid w:val="00132BFF"/>
    <w:rsid w:val="00132CF8"/>
    <w:rsid w:val="00132D1E"/>
    <w:rsid w:val="00132DA8"/>
    <w:rsid w:val="00132E37"/>
    <w:rsid w:val="00132F48"/>
    <w:rsid w:val="00132FA9"/>
    <w:rsid w:val="00133022"/>
    <w:rsid w:val="00133208"/>
    <w:rsid w:val="0013330E"/>
    <w:rsid w:val="001336A9"/>
    <w:rsid w:val="001336B4"/>
    <w:rsid w:val="001336F0"/>
    <w:rsid w:val="001337AC"/>
    <w:rsid w:val="00133B6F"/>
    <w:rsid w:val="00133BF3"/>
    <w:rsid w:val="00133C97"/>
    <w:rsid w:val="00133CBB"/>
    <w:rsid w:val="00133EE0"/>
    <w:rsid w:val="00133EF6"/>
    <w:rsid w:val="00134045"/>
    <w:rsid w:val="00134049"/>
    <w:rsid w:val="001340A8"/>
    <w:rsid w:val="001341D0"/>
    <w:rsid w:val="00134221"/>
    <w:rsid w:val="001342E0"/>
    <w:rsid w:val="001345EE"/>
    <w:rsid w:val="001346C5"/>
    <w:rsid w:val="001348C1"/>
    <w:rsid w:val="0013498A"/>
    <w:rsid w:val="00134B0E"/>
    <w:rsid w:val="00134C95"/>
    <w:rsid w:val="00134E53"/>
    <w:rsid w:val="00134F28"/>
    <w:rsid w:val="001350F0"/>
    <w:rsid w:val="001351CC"/>
    <w:rsid w:val="0013520E"/>
    <w:rsid w:val="0013522A"/>
    <w:rsid w:val="00135292"/>
    <w:rsid w:val="001354CD"/>
    <w:rsid w:val="0013575B"/>
    <w:rsid w:val="00135773"/>
    <w:rsid w:val="00135786"/>
    <w:rsid w:val="001357C0"/>
    <w:rsid w:val="0013592A"/>
    <w:rsid w:val="00135C34"/>
    <w:rsid w:val="00135EAC"/>
    <w:rsid w:val="00135F2F"/>
    <w:rsid w:val="00135FAD"/>
    <w:rsid w:val="001360E5"/>
    <w:rsid w:val="00136124"/>
    <w:rsid w:val="00136136"/>
    <w:rsid w:val="001361C2"/>
    <w:rsid w:val="0013623B"/>
    <w:rsid w:val="001365CA"/>
    <w:rsid w:val="001366B3"/>
    <w:rsid w:val="00136884"/>
    <w:rsid w:val="001368C6"/>
    <w:rsid w:val="00136B31"/>
    <w:rsid w:val="00136B64"/>
    <w:rsid w:val="00136C05"/>
    <w:rsid w:val="00136C1C"/>
    <w:rsid w:val="00136D2C"/>
    <w:rsid w:val="00136E59"/>
    <w:rsid w:val="00136EC2"/>
    <w:rsid w:val="00137198"/>
    <w:rsid w:val="00137289"/>
    <w:rsid w:val="00137307"/>
    <w:rsid w:val="00137311"/>
    <w:rsid w:val="00137322"/>
    <w:rsid w:val="0013767E"/>
    <w:rsid w:val="0013772F"/>
    <w:rsid w:val="00137784"/>
    <w:rsid w:val="00137827"/>
    <w:rsid w:val="00137AB9"/>
    <w:rsid w:val="00137B04"/>
    <w:rsid w:val="00137D3A"/>
    <w:rsid w:val="00137D89"/>
    <w:rsid w:val="00137DBA"/>
    <w:rsid w:val="00137DE0"/>
    <w:rsid w:val="00137E80"/>
    <w:rsid w:val="00137ECC"/>
    <w:rsid w:val="00137EDA"/>
    <w:rsid w:val="00140087"/>
    <w:rsid w:val="001401A7"/>
    <w:rsid w:val="001402FD"/>
    <w:rsid w:val="0014033E"/>
    <w:rsid w:val="0014044C"/>
    <w:rsid w:val="0014062B"/>
    <w:rsid w:val="00140638"/>
    <w:rsid w:val="001406A4"/>
    <w:rsid w:val="00140715"/>
    <w:rsid w:val="0014072C"/>
    <w:rsid w:val="00140752"/>
    <w:rsid w:val="0014085C"/>
    <w:rsid w:val="0014087C"/>
    <w:rsid w:val="00140A21"/>
    <w:rsid w:val="00140BF1"/>
    <w:rsid w:val="00140C82"/>
    <w:rsid w:val="00140C9D"/>
    <w:rsid w:val="00140DB4"/>
    <w:rsid w:val="00140E07"/>
    <w:rsid w:val="00140E10"/>
    <w:rsid w:val="00140EDA"/>
    <w:rsid w:val="00141092"/>
    <w:rsid w:val="001410C0"/>
    <w:rsid w:val="001410DB"/>
    <w:rsid w:val="00141102"/>
    <w:rsid w:val="0014113B"/>
    <w:rsid w:val="00141317"/>
    <w:rsid w:val="00141399"/>
    <w:rsid w:val="0014157A"/>
    <w:rsid w:val="0014157C"/>
    <w:rsid w:val="00141676"/>
    <w:rsid w:val="00141679"/>
    <w:rsid w:val="0014176A"/>
    <w:rsid w:val="0014192C"/>
    <w:rsid w:val="001419E8"/>
    <w:rsid w:val="00141A3A"/>
    <w:rsid w:val="00141C34"/>
    <w:rsid w:val="00141D0E"/>
    <w:rsid w:val="00141EBE"/>
    <w:rsid w:val="00141EFB"/>
    <w:rsid w:val="00141F45"/>
    <w:rsid w:val="00141F8C"/>
    <w:rsid w:val="001420E5"/>
    <w:rsid w:val="001422C9"/>
    <w:rsid w:val="0014241A"/>
    <w:rsid w:val="00142485"/>
    <w:rsid w:val="001425F2"/>
    <w:rsid w:val="001426AE"/>
    <w:rsid w:val="001426CE"/>
    <w:rsid w:val="0014278C"/>
    <w:rsid w:val="001427E6"/>
    <w:rsid w:val="00142A0E"/>
    <w:rsid w:val="00142A10"/>
    <w:rsid w:val="00142A4C"/>
    <w:rsid w:val="00142B6D"/>
    <w:rsid w:val="00142B70"/>
    <w:rsid w:val="00142B9B"/>
    <w:rsid w:val="00142D22"/>
    <w:rsid w:val="001430C1"/>
    <w:rsid w:val="0014317D"/>
    <w:rsid w:val="001431B2"/>
    <w:rsid w:val="00143281"/>
    <w:rsid w:val="001432D7"/>
    <w:rsid w:val="00143301"/>
    <w:rsid w:val="001433B5"/>
    <w:rsid w:val="00143547"/>
    <w:rsid w:val="00143711"/>
    <w:rsid w:val="001437DD"/>
    <w:rsid w:val="00143839"/>
    <w:rsid w:val="00143842"/>
    <w:rsid w:val="0014388C"/>
    <w:rsid w:val="00143912"/>
    <w:rsid w:val="00143942"/>
    <w:rsid w:val="001439BD"/>
    <w:rsid w:val="001439DA"/>
    <w:rsid w:val="00143B47"/>
    <w:rsid w:val="00143CFA"/>
    <w:rsid w:val="00143D0C"/>
    <w:rsid w:val="00143DA6"/>
    <w:rsid w:val="00143FA9"/>
    <w:rsid w:val="001440F2"/>
    <w:rsid w:val="00144115"/>
    <w:rsid w:val="0014419B"/>
    <w:rsid w:val="00144219"/>
    <w:rsid w:val="0014431A"/>
    <w:rsid w:val="001443C8"/>
    <w:rsid w:val="001443EC"/>
    <w:rsid w:val="0014449A"/>
    <w:rsid w:val="0014466B"/>
    <w:rsid w:val="001448C3"/>
    <w:rsid w:val="00144984"/>
    <w:rsid w:val="00144A36"/>
    <w:rsid w:val="00144A72"/>
    <w:rsid w:val="00144C38"/>
    <w:rsid w:val="00144D1F"/>
    <w:rsid w:val="00144DB1"/>
    <w:rsid w:val="00144F74"/>
    <w:rsid w:val="001451AD"/>
    <w:rsid w:val="001452E6"/>
    <w:rsid w:val="001454FD"/>
    <w:rsid w:val="0014551E"/>
    <w:rsid w:val="001455B9"/>
    <w:rsid w:val="0014567C"/>
    <w:rsid w:val="001458A2"/>
    <w:rsid w:val="001458C6"/>
    <w:rsid w:val="00145B2F"/>
    <w:rsid w:val="00145B97"/>
    <w:rsid w:val="00145BCD"/>
    <w:rsid w:val="00145CDF"/>
    <w:rsid w:val="00145DF6"/>
    <w:rsid w:val="00145E77"/>
    <w:rsid w:val="0014607E"/>
    <w:rsid w:val="0014639A"/>
    <w:rsid w:val="001463CE"/>
    <w:rsid w:val="00146472"/>
    <w:rsid w:val="00146536"/>
    <w:rsid w:val="00146557"/>
    <w:rsid w:val="00146732"/>
    <w:rsid w:val="00146758"/>
    <w:rsid w:val="00146798"/>
    <w:rsid w:val="001467A9"/>
    <w:rsid w:val="001469D5"/>
    <w:rsid w:val="00146AEE"/>
    <w:rsid w:val="00146B03"/>
    <w:rsid w:val="00146B47"/>
    <w:rsid w:val="00146B94"/>
    <w:rsid w:val="00146E20"/>
    <w:rsid w:val="00146F64"/>
    <w:rsid w:val="0014714E"/>
    <w:rsid w:val="0014725F"/>
    <w:rsid w:val="001473B6"/>
    <w:rsid w:val="001473CB"/>
    <w:rsid w:val="001474D2"/>
    <w:rsid w:val="001475D9"/>
    <w:rsid w:val="001475DC"/>
    <w:rsid w:val="00147602"/>
    <w:rsid w:val="001476D3"/>
    <w:rsid w:val="00147810"/>
    <w:rsid w:val="00147874"/>
    <w:rsid w:val="00147CC8"/>
    <w:rsid w:val="00147D28"/>
    <w:rsid w:val="00147D82"/>
    <w:rsid w:val="00147DFE"/>
    <w:rsid w:val="001500D3"/>
    <w:rsid w:val="00150108"/>
    <w:rsid w:val="001501AD"/>
    <w:rsid w:val="00150273"/>
    <w:rsid w:val="00150307"/>
    <w:rsid w:val="00150329"/>
    <w:rsid w:val="00150371"/>
    <w:rsid w:val="00150401"/>
    <w:rsid w:val="00150535"/>
    <w:rsid w:val="001505E8"/>
    <w:rsid w:val="001506A6"/>
    <w:rsid w:val="001506B8"/>
    <w:rsid w:val="001506FF"/>
    <w:rsid w:val="001509E6"/>
    <w:rsid w:val="00150A48"/>
    <w:rsid w:val="00150DE2"/>
    <w:rsid w:val="00150DE4"/>
    <w:rsid w:val="00150ED2"/>
    <w:rsid w:val="00150F25"/>
    <w:rsid w:val="00151184"/>
    <w:rsid w:val="0015118B"/>
    <w:rsid w:val="001513D1"/>
    <w:rsid w:val="001514B3"/>
    <w:rsid w:val="00151565"/>
    <w:rsid w:val="001515E6"/>
    <w:rsid w:val="001516B9"/>
    <w:rsid w:val="001516D3"/>
    <w:rsid w:val="0015174B"/>
    <w:rsid w:val="0015187A"/>
    <w:rsid w:val="00151920"/>
    <w:rsid w:val="00151A95"/>
    <w:rsid w:val="00151AB9"/>
    <w:rsid w:val="00151C9A"/>
    <w:rsid w:val="00151D40"/>
    <w:rsid w:val="00151D6C"/>
    <w:rsid w:val="00151D93"/>
    <w:rsid w:val="00151F5C"/>
    <w:rsid w:val="00151F64"/>
    <w:rsid w:val="00151F6E"/>
    <w:rsid w:val="00151F90"/>
    <w:rsid w:val="00152069"/>
    <w:rsid w:val="0015222E"/>
    <w:rsid w:val="001522A6"/>
    <w:rsid w:val="00152396"/>
    <w:rsid w:val="0015244C"/>
    <w:rsid w:val="0015249D"/>
    <w:rsid w:val="001524CF"/>
    <w:rsid w:val="0015251C"/>
    <w:rsid w:val="00152550"/>
    <w:rsid w:val="00152554"/>
    <w:rsid w:val="001525F9"/>
    <w:rsid w:val="00152619"/>
    <w:rsid w:val="00152AB7"/>
    <w:rsid w:val="00152B53"/>
    <w:rsid w:val="00152BD7"/>
    <w:rsid w:val="00152BF2"/>
    <w:rsid w:val="00152CCB"/>
    <w:rsid w:val="00152D00"/>
    <w:rsid w:val="00152DA7"/>
    <w:rsid w:val="00153051"/>
    <w:rsid w:val="001530D5"/>
    <w:rsid w:val="001532A4"/>
    <w:rsid w:val="0015334B"/>
    <w:rsid w:val="001533F8"/>
    <w:rsid w:val="001533FA"/>
    <w:rsid w:val="0015345A"/>
    <w:rsid w:val="00153A6D"/>
    <w:rsid w:val="00153A8E"/>
    <w:rsid w:val="00153AE0"/>
    <w:rsid w:val="00153C4F"/>
    <w:rsid w:val="00153C7C"/>
    <w:rsid w:val="00153D47"/>
    <w:rsid w:val="00153E56"/>
    <w:rsid w:val="00153E73"/>
    <w:rsid w:val="00153E7A"/>
    <w:rsid w:val="00153FD0"/>
    <w:rsid w:val="0015402F"/>
    <w:rsid w:val="001541BD"/>
    <w:rsid w:val="00154288"/>
    <w:rsid w:val="00154304"/>
    <w:rsid w:val="00154357"/>
    <w:rsid w:val="001543C3"/>
    <w:rsid w:val="0015441C"/>
    <w:rsid w:val="001544E9"/>
    <w:rsid w:val="00154535"/>
    <w:rsid w:val="001545ED"/>
    <w:rsid w:val="001546E5"/>
    <w:rsid w:val="0015481A"/>
    <w:rsid w:val="0015493F"/>
    <w:rsid w:val="001549DB"/>
    <w:rsid w:val="00154A4A"/>
    <w:rsid w:val="00154B2D"/>
    <w:rsid w:val="00154BD7"/>
    <w:rsid w:val="00154D9A"/>
    <w:rsid w:val="00154DBE"/>
    <w:rsid w:val="00154E60"/>
    <w:rsid w:val="00154F71"/>
    <w:rsid w:val="00154FB3"/>
    <w:rsid w:val="00155007"/>
    <w:rsid w:val="001550A1"/>
    <w:rsid w:val="0015515B"/>
    <w:rsid w:val="001551F1"/>
    <w:rsid w:val="00155262"/>
    <w:rsid w:val="001552E1"/>
    <w:rsid w:val="0015536D"/>
    <w:rsid w:val="001553EC"/>
    <w:rsid w:val="00155487"/>
    <w:rsid w:val="0015561A"/>
    <w:rsid w:val="001556A5"/>
    <w:rsid w:val="0015591D"/>
    <w:rsid w:val="0015593C"/>
    <w:rsid w:val="00155974"/>
    <w:rsid w:val="001559B2"/>
    <w:rsid w:val="00155AFC"/>
    <w:rsid w:val="00155B5F"/>
    <w:rsid w:val="00155B9C"/>
    <w:rsid w:val="00155C9E"/>
    <w:rsid w:val="00155E52"/>
    <w:rsid w:val="00155F8F"/>
    <w:rsid w:val="0015613F"/>
    <w:rsid w:val="001561FA"/>
    <w:rsid w:val="0015644A"/>
    <w:rsid w:val="0015645B"/>
    <w:rsid w:val="00156482"/>
    <w:rsid w:val="00156608"/>
    <w:rsid w:val="0015661F"/>
    <w:rsid w:val="00156681"/>
    <w:rsid w:val="0015672B"/>
    <w:rsid w:val="0015674C"/>
    <w:rsid w:val="00156811"/>
    <w:rsid w:val="0015689F"/>
    <w:rsid w:val="00156922"/>
    <w:rsid w:val="001569C5"/>
    <w:rsid w:val="00156A40"/>
    <w:rsid w:val="00156A7A"/>
    <w:rsid w:val="00156B02"/>
    <w:rsid w:val="00156B0F"/>
    <w:rsid w:val="00156B1E"/>
    <w:rsid w:val="00156B48"/>
    <w:rsid w:val="00156C7D"/>
    <w:rsid w:val="00156EE1"/>
    <w:rsid w:val="00156F6E"/>
    <w:rsid w:val="00156FCD"/>
    <w:rsid w:val="001571D4"/>
    <w:rsid w:val="00157200"/>
    <w:rsid w:val="00157254"/>
    <w:rsid w:val="0015729F"/>
    <w:rsid w:val="001576EE"/>
    <w:rsid w:val="001578CE"/>
    <w:rsid w:val="001579B2"/>
    <w:rsid w:val="001579D0"/>
    <w:rsid w:val="00157AB6"/>
    <w:rsid w:val="00157AF3"/>
    <w:rsid w:val="00157AF7"/>
    <w:rsid w:val="00157B1F"/>
    <w:rsid w:val="00157C1D"/>
    <w:rsid w:val="00157C8A"/>
    <w:rsid w:val="00157D48"/>
    <w:rsid w:val="00157DDA"/>
    <w:rsid w:val="00157E5B"/>
    <w:rsid w:val="00157FE5"/>
    <w:rsid w:val="0016003D"/>
    <w:rsid w:val="00160072"/>
    <w:rsid w:val="0016012C"/>
    <w:rsid w:val="00160167"/>
    <w:rsid w:val="001601D4"/>
    <w:rsid w:val="001601D9"/>
    <w:rsid w:val="00160278"/>
    <w:rsid w:val="0016028B"/>
    <w:rsid w:val="001604D4"/>
    <w:rsid w:val="0016054C"/>
    <w:rsid w:val="00160790"/>
    <w:rsid w:val="0016096A"/>
    <w:rsid w:val="00160A6F"/>
    <w:rsid w:val="00160B48"/>
    <w:rsid w:val="00160BF0"/>
    <w:rsid w:val="00160C16"/>
    <w:rsid w:val="00160D18"/>
    <w:rsid w:val="00160DAC"/>
    <w:rsid w:val="00160E04"/>
    <w:rsid w:val="00160E3E"/>
    <w:rsid w:val="00160E79"/>
    <w:rsid w:val="00160F5E"/>
    <w:rsid w:val="00160F7E"/>
    <w:rsid w:val="00160FA0"/>
    <w:rsid w:val="001610F1"/>
    <w:rsid w:val="00161109"/>
    <w:rsid w:val="001611B3"/>
    <w:rsid w:val="001612D6"/>
    <w:rsid w:val="0016132E"/>
    <w:rsid w:val="0016137D"/>
    <w:rsid w:val="001613FA"/>
    <w:rsid w:val="001615F4"/>
    <w:rsid w:val="0016160A"/>
    <w:rsid w:val="00161666"/>
    <w:rsid w:val="00161C1F"/>
    <w:rsid w:val="00161C32"/>
    <w:rsid w:val="00161DA8"/>
    <w:rsid w:val="00161E15"/>
    <w:rsid w:val="00161EB8"/>
    <w:rsid w:val="00161ED1"/>
    <w:rsid w:val="00161F69"/>
    <w:rsid w:val="00161FDD"/>
    <w:rsid w:val="0016201C"/>
    <w:rsid w:val="00162189"/>
    <w:rsid w:val="0016222B"/>
    <w:rsid w:val="001623B1"/>
    <w:rsid w:val="001624AD"/>
    <w:rsid w:val="001626D8"/>
    <w:rsid w:val="001628F1"/>
    <w:rsid w:val="00162B06"/>
    <w:rsid w:val="00162B46"/>
    <w:rsid w:val="00162CAF"/>
    <w:rsid w:val="00162E2A"/>
    <w:rsid w:val="00162FCC"/>
    <w:rsid w:val="0016311A"/>
    <w:rsid w:val="00163144"/>
    <w:rsid w:val="00163334"/>
    <w:rsid w:val="0016343E"/>
    <w:rsid w:val="0016345B"/>
    <w:rsid w:val="0016357C"/>
    <w:rsid w:val="00163903"/>
    <w:rsid w:val="00163A57"/>
    <w:rsid w:val="00163D70"/>
    <w:rsid w:val="00163D76"/>
    <w:rsid w:val="00163E69"/>
    <w:rsid w:val="00163EB2"/>
    <w:rsid w:val="00164007"/>
    <w:rsid w:val="00164350"/>
    <w:rsid w:val="00164440"/>
    <w:rsid w:val="0016465F"/>
    <w:rsid w:val="0016468E"/>
    <w:rsid w:val="001646DC"/>
    <w:rsid w:val="0016480D"/>
    <w:rsid w:val="00164856"/>
    <w:rsid w:val="0016488E"/>
    <w:rsid w:val="001648D5"/>
    <w:rsid w:val="0016492C"/>
    <w:rsid w:val="0016493C"/>
    <w:rsid w:val="00164A1A"/>
    <w:rsid w:val="00164C27"/>
    <w:rsid w:val="00164CC4"/>
    <w:rsid w:val="00164CD0"/>
    <w:rsid w:val="00164CFF"/>
    <w:rsid w:val="00164DAF"/>
    <w:rsid w:val="00164DB9"/>
    <w:rsid w:val="00164DC7"/>
    <w:rsid w:val="00164DFE"/>
    <w:rsid w:val="00164EEA"/>
    <w:rsid w:val="00164F0B"/>
    <w:rsid w:val="0016505E"/>
    <w:rsid w:val="00165234"/>
    <w:rsid w:val="00165397"/>
    <w:rsid w:val="00165471"/>
    <w:rsid w:val="00165533"/>
    <w:rsid w:val="0016559E"/>
    <w:rsid w:val="0016572E"/>
    <w:rsid w:val="00165795"/>
    <w:rsid w:val="001658AB"/>
    <w:rsid w:val="00165999"/>
    <w:rsid w:val="00165AEB"/>
    <w:rsid w:val="00165C44"/>
    <w:rsid w:val="00165C4D"/>
    <w:rsid w:val="00165C73"/>
    <w:rsid w:val="00165C95"/>
    <w:rsid w:val="00165CFC"/>
    <w:rsid w:val="00165D62"/>
    <w:rsid w:val="00166200"/>
    <w:rsid w:val="001664FD"/>
    <w:rsid w:val="00166597"/>
    <w:rsid w:val="00166608"/>
    <w:rsid w:val="001666EB"/>
    <w:rsid w:val="00166703"/>
    <w:rsid w:val="00166722"/>
    <w:rsid w:val="00166744"/>
    <w:rsid w:val="001667AB"/>
    <w:rsid w:val="001669F0"/>
    <w:rsid w:val="00166ABD"/>
    <w:rsid w:val="00166BB5"/>
    <w:rsid w:val="00166C83"/>
    <w:rsid w:val="00166CFE"/>
    <w:rsid w:val="00166EB9"/>
    <w:rsid w:val="00166F7D"/>
    <w:rsid w:val="00166F96"/>
    <w:rsid w:val="00167109"/>
    <w:rsid w:val="001671FB"/>
    <w:rsid w:val="00167323"/>
    <w:rsid w:val="001673B3"/>
    <w:rsid w:val="0016753B"/>
    <w:rsid w:val="0016768C"/>
    <w:rsid w:val="001676CB"/>
    <w:rsid w:val="00167747"/>
    <w:rsid w:val="0016784F"/>
    <w:rsid w:val="00167911"/>
    <w:rsid w:val="00167934"/>
    <w:rsid w:val="00167AC7"/>
    <w:rsid w:val="00167CA7"/>
    <w:rsid w:val="00167D3A"/>
    <w:rsid w:val="00167DF3"/>
    <w:rsid w:val="00167DFD"/>
    <w:rsid w:val="00167E9F"/>
    <w:rsid w:val="00167FEA"/>
    <w:rsid w:val="0017004B"/>
    <w:rsid w:val="00170164"/>
    <w:rsid w:val="001704AB"/>
    <w:rsid w:val="001705E4"/>
    <w:rsid w:val="0017062E"/>
    <w:rsid w:val="001707C8"/>
    <w:rsid w:val="00170920"/>
    <w:rsid w:val="0017095E"/>
    <w:rsid w:val="00170ABB"/>
    <w:rsid w:val="00170C58"/>
    <w:rsid w:val="00170C98"/>
    <w:rsid w:val="00170CA6"/>
    <w:rsid w:val="00170D5B"/>
    <w:rsid w:val="00170D69"/>
    <w:rsid w:val="00170FA5"/>
    <w:rsid w:val="00170FDA"/>
    <w:rsid w:val="00171019"/>
    <w:rsid w:val="00171198"/>
    <w:rsid w:val="00171257"/>
    <w:rsid w:val="00171283"/>
    <w:rsid w:val="00171306"/>
    <w:rsid w:val="00171378"/>
    <w:rsid w:val="0017166A"/>
    <w:rsid w:val="00171768"/>
    <w:rsid w:val="0017179B"/>
    <w:rsid w:val="0017189A"/>
    <w:rsid w:val="001718D8"/>
    <w:rsid w:val="001719BF"/>
    <w:rsid w:val="00171B73"/>
    <w:rsid w:val="00171D6C"/>
    <w:rsid w:val="00171E10"/>
    <w:rsid w:val="00171E5E"/>
    <w:rsid w:val="00171F4C"/>
    <w:rsid w:val="00171F5F"/>
    <w:rsid w:val="001720E1"/>
    <w:rsid w:val="0017218E"/>
    <w:rsid w:val="00172454"/>
    <w:rsid w:val="00172468"/>
    <w:rsid w:val="0017250B"/>
    <w:rsid w:val="0017256B"/>
    <w:rsid w:val="00172646"/>
    <w:rsid w:val="00172677"/>
    <w:rsid w:val="00172703"/>
    <w:rsid w:val="001727BC"/>
    <w:rsid w:val="00172938"/>
    <w:rsid w:val="00172A8B"/>
    <w:rsid w:val="00172B4B"/>
    <w:rsid w:val="00172D21"/>
    <w:rsid w:val="00172DA1"/>
    <w:rsid w:val="00172E24"/>
    <w:rsid w:val="00172F70"/>
    <w:rsid w:val="0017302A"/>
    <w:rsid w:val="001730F6"/>
    <w:rsid w:val="001731B4"/>
    <w:rsid w:val="00173380"/>
    <w:rsid w:val="0017357F"/>
    <w:rsid w:val="00173583"/>
    <w:rsid w:val="00173594"/>
    <w:rsid w:val="00173728"/>
    <w:rsid w:val="00173747"/>
    <w:rsid w:val="00173756"/>
    <w:rsid w:val="00173767"/>
    <w:rsid w:val="00173781"/>
    <w:rsid w:val="00173802"/>
    <w:rsid w:val="0017382B"/>
    <w:rsid w:val="00173A84"/>
    <w:rsid w:val="00173B13"/>
    <w:rsid w:val="00173CBA"/>
    <w:rsid w:val="00173E88"/>
    <w:rsid w:val="00173EA5"/>
    <w:rsid w:val="00173FD4"/>
    <w:rsid w:val="00174041"/>
    <w:rsid w:val="0017449E"/>
    <w:rsid w:val="0017476C"/>
    <w:rsid w:val="00174782"/>
    <w:rsid w:val="001747AC"/>
    <w:rsid w:val="001749CC"/>
    <w:rsid w:val="00174BF7"/>
    <w:rsid w:val="00174D6D"/>
    <w:rsid w:val="00174E2A"/>
    <w:rsid w:val="00174EBC"/>
    <w:rsid w:val="00174EE0"/>
    <w:rsid w:val="00174EE3"/>
    <w:rsid w:val="00174EF1"/>
    <w:rsid w:val="00174F41"/>
    <w:rsid w:val="001751F5"/>
    <w:rsid w:val="00175372"/>
    <w:rsid w:val="001753C7"/>
    <w:rsid w:val="001753EA"/>
    <w:rsid w:val="001754B4"/>
    <w:rsid w:val="0017560C"/>
    <w:rsid w:val="00175695"/>
    <w:rsid w:val="00175716"/>
    <w:rsid w:val="001757C9"/>
    <w:rsid w:val="001758BD"/>
    <w:rsid w:val="001758DC"/>
    <w:rsid w:val="001759A0"/>
    <w:rsid w:val="001759E0"/>
    <w:rsid w:val="00175A1C"/>
    <w:rsid w:val="00175BD4"/>
    <w:rsid w:val="00175CF5"/>
    <w:rsid w:val="00175D21"/>
    <w:rsid w:val="00175D4F"/>
    <w:rsid w:val="00175DC8"/>
    <w:rsid w:val="00175EB4"/>
    <w:rsid w:val="00175FB9"/>
    <w:rsid w:val="00175FCA"/>
    <w:rsid w:val="00175FD9"/>
    <w:rsid w:val="00175FFF"/>
    <w:rsid w:val="00176146"/>
    <w:rsid w:val="001762C3"/>
    <w:rsid w:val="00176336"/>
    <w:rsid w:val="0017634F"/>
    <w:rsid w:val="00176390"/>
    <w:rsid w:val="001763E5"/>
    <w:rsid w:val="001767E7"/>
    <w:rsid w:val="0017681C"/>
    <w:rsid w:val="00176822"/>
    <w:rsid w:val="0017684A"/>
    <w:rsid w:val="00176875"/>
    <w:rsid w:val="001768D1"/>
    <w:rsid w:val="001768D6"/>
    <w:rsid w:val="00176931"/>
    <w:rsid w:val="001769A4"/>
    <w:rsid w:val="00176A9E"/>
    <w:rsid w:val="00176B69"/>
    <w:rsid w:val="00176B6F"/>
    <w:rsid w:val="00176CD2"/>
    <w:rsid w:val="00176E07"/>
    <w:rsid w:val="00176FA6"/>
    <w:rsid w:val="001770B3"/>
    <w:rsid w:val="001770CE"/>
    <w:rsid w:val="001771CB"/>
    <w:rsid w:val="001772A2"/>
    <w:rsid w:val="0017733A"/>
    <w:rsid w:val="0017739F"/>
    <w:rsid w:val="001773EE"/>
    <w:rsid w:val="00177424"/>
    <w:rsid w:val="00177430"/>
    <w:rsid w:val="00177483"/>
    <w:rsid w:val="00177541"/>
    <w:rsid w:val="001775A9"/>
    <w:rsid w:val="0017767B"/>
    <w:rsid w:val="001776A5"/>
    <w:rsid w:val="001776B1"/>
    <w:rsid w:val="0017770C"/>
    <w:rsid w:val="00177713"/>
    <w:rsid w:val="00177AD1"/>
    <w:rsid w:val="00177AFE"/>
    <w:rsid w:val="00177B54"/>
    <w:rsid w:val="00177BDC"/>
    <w:rsid w:val="00177C91"/>
    <w:rsid w:val="00177CBB"/>
    <w:rsid w:val="00177D9E"/>
    <w:rsid w:val="00177EAF"/>
    <w:rsid w:val="00177F12"/>
    <w:rsid w:val="00180020"/>
    <w:rsid w:val="00180320"/>
    <w:rsid w:val="001804C6"/>
    <w:rsid w:val="001805CA"/>
    <w:rsid w:val="0018064B"/>
    <w:rsid w:val="001806A4"/>
    <w:rsid w:val="00180715"/>
    <w:rsid w:val="001807A4"/>
    <w:rsid w:val="001808D4"/>
    <w:rsid w:val="001809C1"/>
    <w:rsid w:val="00180A06"/>
    <w:rsid w:val="00180A30"/>
    <w:rsid w:val="00180BED"/>
    <w:rsid w:val="00180C5D"/>
    <w:rsid w:val="00180D2A"/>
    <w:rsid w:val="00180DE4"/>
    <w:rsid w:val="00181041"/>
    <w:rsid w:val="00181128"/>
    <w:rsid w:val="0018115A"/>
    <w:rsid w:val="001813CD"/>
    <w:rsid w:val="00181456"/>
    <w:rsid w:val="00181498"/>
    <w:rsid w:val="001815F6"/>
    <w:rsid w:val="001816B5"/>
    <w:rsid w:val="001817F2"/>
    <w:rsid w:val="00181959"/>
    <w:rsid w:val="00181A75"/>
    <w:rsid w:val="00181A91"/>
    <w:rsid w:val="00181BA5"/>
    <w:rsid w:val="00181CB7"/>
    <w:rsid w:val="00181CF9"/>
    <w:rsid w:val="00181D37"/>
    <w:rsid w:val="00181E00"/>
    <w:rsid w:val="00181F67"/>
    <w:rsid w:val="0018200C"/>
    <w:rsid w:val="00182026"/>
    <w:rsid w:val="00182379"/>
    <w:rsid w:val="00182422"/>
    <w:rsid w:val="0018243F"/>
    <w:rsid w:val="0018254C"/>
    <w:rsid w:val="00182702"/>
    <w:rsid w:val="001827F8"/>
    <w:rsid w:val="001828B0"/>
    <w:rsid w:val="00182A1E"/>
    <w:rsid w:val="00182BD4"/>
    <w:rsid w:val="00182C10"/>
    <w:rsid w:val="00182CCE"/>
    <w:rsid w:val="00182DC5"/>
    <w:rsid w:val="00182E40"/>
    <w:rsid w:val="001830FD"/>
    <w:rsid w:val="00183123"/>
    <w:rsid w:val="001831CC"/>
    <w:rsid w:val="00183226"/>
    <w:rsid w:val="001832EB"/>
    <w:rsid w:val="0018360B"/>
    <w:rsid w:val="0018364D"/>
    <w:rsid w:val="001836E4"/>
    <w:rsid w:val="0018376E"/>
    <w:rsid w:val="00183884"/>
    <w:rsid w:val="001838E8"/>
    <w:rsid w:val="001838FA"/>
    <w:rsid w:val="0018394E"/>
    <w:rsid w:val="00183ABD"/>
    <w:rsid w:val="00183AC9"/>
    <w:rsid w:val="00183ACC"/>
    <w:rsid w:val="00183BC3"/>
    <w:rsid w:val="00183BE9"/>
    <w:rsid w:val="00183C0F"/>
    <w:rsid w:val="00183CD1"/>
    <w:rsid w:val="00183DB1"/>
    <w:rsid w:val="00183DE8"/>
    <w:rsid w:val="00183F66"/>
    <w:rsid w:val="0018419F"/>
    <w:rsid w:val="0018438A"/>
    <w:rsid w:val="001843C0"/>
    <w:rsid w:val="001843C3"/>
    <w:rsid w:val="001845F9"/>
    <w:rsid w:val="00184615"/>
    <w:rsid w:val="00184649"/>
    <w:rsid w:val="0018464B"/>
    <w:rsid w:val="001846EE"/>
    <w:rsid w:val="0018470B"/>
    <w:rsid w:val="001847C2"/>
    <w:rsid w:val="001848C2"/>
    <w:rsid w:val="001849D1"/>
    <w:rsid w:val="00184A69"/>
    <w:rsid w:val="00184A78"/>
    <w:rsid w:val="00184ACA"/>
    <w:rsid w:val="00184AE0"/>
    <w:rsid w:val="00184B99"/>
    <w:rsid w:val="00184DAB"/>
    <w:rsid w:val="00184E57"/>
    <w:rsid w:val="00184E59"/>
    <w:rsid w:val="00184EF5"/>
    <w:rsid w:val="00185000"/>
    <w:rsid w:val="0018507F"/>
    <w:rsid w:val="001852D1"/>
    <w:rsid w:val="00185372"/>
    <w:rsid w:val="0018538F"/>
    <w:rsid w:val="001854F3"/>
    <w:rsid w:val="00185547"/>
    <w:rsid w:val="00185A1B"/>
    <w:rsid w:val="00185BF5"/>
    <w:rsid w:val="00185C0B"/>
    <w:rsid w:val="00185D83"/>
    <w:rsid w:val="00185DF7"/>
    <w:rsid w:val="00185F74"/>
    <w:rsid w:val="001861C5"/>
    <w:rsid w:val="001862BB"/>
    <w:rsid w:val="001863D7"/>
    <w:rsid w:val="00186592"/>
    <w:rsid w:val="001866A7"/>
    <w:rsid w:val="001867F4"/>
    <w:rsid w:val="001868C6"/>
    <w:rsid w:val="00186A02"/>
    <w:rsid w:val="00186A7D"/>
    <w:rsid w:val="00186B5D"/>
    <w:rsid w:val="00186BF6"/>
    <w:rsid w:val="00186C28"/>
    <w:rsid w:val="00186C33"/>
    <w:rsid w:val="00186D4B"/>
    <w:rsid w:val="00186D75"/>
    <w:rsid w:val="00186E67"/>
    <w:rsid w:val="00186EF8"/>
    <w:rsid w:val="0018703C"/>
    <w:rsid w:val="001870A7"/>
    <w:rsid w:val="0018717C"/>
    <w:rsid w:val="001873BF"/>
    <w:rsid w:val="00187581"/>
    <w:rsid w:val="00187597"/>
    <w:rsid w:val="00187633"/>
    <w:rsid w:val="0018769D"/>
    <w:rsid w:val="0018776D"/>
    <w:rsid w:val="001877A6"/>
    <w:rsid w:val="00187A06"/>
    <w:rsid w:val="00187B05"/>
    <w:rsid w:val="00187C03"/>
    <w:rsid w:val="00187FBE"/>
    <w:rsid w:val="00187FFD"/>
    <w:rsid w:val="001900BB"/>
    <w:rsid w:val="0019016F"/>
    <w:rsid w:val="0019018D"/>
    <w:rsid w:val="0019034A"/>
    <w:rsid w:val="001903CD"/>
    <w:rsid w:val="00190405"/>
    <w:rsid w:val="0019052D"/>
    <w:rsid w:val="001906E1"/>
    <w:rsid w:val="001907B2"/>
    <w:rsid w:val="001907F1"/>
    <w:rsid w:val="001908A0"/>
    <w:rsid w:val="00190921"/>
    <w:rsid w:val="001909AA"/>
    <w:rsid w:val="00190A80"/>
    <w:rsid w:val="00190AEF"/>
    <w:rsid w:val="00190B38"/>
    <w:rsid w:val="00190B7B"/>
    <w:rsid w:val="00190BCC"/>
    <w:rsid w:val="00190BD3"/>
    <w:rsid w:val="00190C1D"/>
    <w:rsid w:val="00190CB5"/>
    <w:rsid w:val="00190E61"/>
    <w:rsid w:val="00190F33"/>
    <w:rsid w:val="00190F69"/>
    <w:rsid w:val="00190F6B"/>
    <w:rsid w:val="00191006"/>
    <w:rsid w:val="00191092"/>
    <w:rsid w:val="00191193"/>
    <w:rsid w:val="001911B2"/>
    <w:rsid w:val="0019120E"/>
    <w:rsid w:val="001913A0"/>
    <w:rsid w:val="001914F0"/>
    <w:rsid w:val="0019151E"/>
    <w:rsid w:val="0019155E"/>
    <w:rsid w:val="001915A1"/>
    <w:rsid w:val="00191736"/>
    <w:rsid w:val="00191747"/>
    <w:rsid w:val="00191A7E"/>
    <w:rsid w:val="00191B78"/>
    <w:rsid w:val="00191D1F"/>
    <w:rsid w:val="00191D5F"/>
    <w:rsid w:val="00191DA4"/>
    <w:rsid w:val="00191DF9"/>
    <w:rsid w:val="00191E0F"/>
    <w:rsid w:val="00191F71"/>
    <w:rsid w:val="0019206F"/>
    <w:rsid w:val="001920AC"/>
    <w:rsid w:val="001920F4"/>
    <w:rsid w:val="00192493"/>
    <w:rsid w:val="001924F2"/>
    <w:rsid w:val="0019256D"/>
    <w:rsid w:val="00192A4D"/>
    <w:rsid w:val="00192C46"/>
    <w:rsid w:val="00192DC5"/>
    <w:rsid w:val="00192EA7"/>
    <w:rsid w:val="00192EDD"/>
    <w:rsid w:val="00192FCA"/>
    <w:rsid w:val="0019304C"/>
    <w:rsid w:val="00193052"/>
    <w:rsid w:val="00193265"/>
    <w:rsid w:val="001932E0"/>
    <w:rsid w:val="0019334E"/>
    <w:rsid w:val="00193427"/>
    <w:rsid w:val="001934FF"/>
    <w:rsid w:val="0019357C"/>
    <w:rsid w:val="0019359A"/>
    <w:rsid w:val="001935F4"/>
    <w:rsid w:val="00193845"/>
    <w:rsid w:val="0019390B"/>
    <w:rsid w:val="0019394C"/>
    <w:rsid w:val="00193B2B"/>
    <w:rsid w:val="00193B57"/>
    <w:rsid w:val="00193BAA"/>
    <w:rsid w:val="00193C59"/>
    <w:rsid w:val="00193D0E"/>
    <w:rsid w:val="00193D23"/>
    <w:rsid w:val="00194093"/>
    <w:rsid w:val="00194261"/>
    <w:rsid w:val="0019433A"/>
    <w:rsid w:val="00194374"/>
    <w:rsid w:val="0019445C"/>
    <w:rsid w:val="001945AF"/>
    <w:rsid w:val="00194687"/>
    <w:rsid w:val="001948CE"/>
    <w:rsid w:val="001949D6"/>
    <w:rsid w:val="001949D7"/>
    <w:rsid w:val="00194A08"/>
    <w:rsid w:val="00194A42"/>
    <w:rsid w:val="00194BA5"/>
    <w:rsid w:val="00194C83"/>
    <w:rsid w:val="00194CA0"/>
    <w:rsid w:val="00194CA4"/>
    <w:rsid w:val="00194E0C"/>
    <w:rsid w:val="00195095"/>
    <w:rsid w:val="00195172"/>
    <w:rsid w:val="001952A8"/>
    <w:rsid w:val="0019541D"/>
    <w:rsid w:val="001955AF"/>
    <w:rsid w:val="001955B3"/>
    <w:rsid w:val="001955B8"/>
    <w:rsid w:val="0019565F"/>
    <w:rsid w:val="00195A95"/>
    <w:rsid w:val="00195BF5"/>
    <w:rsid w:val="00195C32"/>
    <w:rsid w:val="00195F92"/>
    <w:rsid w:val="00196152"/>
    <w:rsid w:val="001963A0"/>
    <w:rsid w:val="001963FB"/>
    <w:rsid w:val="0019644D"/>
    <w:rsid w:val="001964EA"/>
    <w:rsid w:val="001965B4"/>
    <w:rsid w:val="001965F1"/>
    <w:rsid w:val="00196632"/>
    <w:rsid w:val="0019664E"/>
    <w:rsid w:val="0019665A"/>
    <w:rsid w:val="00196840"/>
    <w:rsid w:val="001968C9"/>
    <w:rsid w:val="001968DC"/>
    <w:rsid w:val="00196914"/>
    <w:rsid w:val="0019693A"/>
    <w:rsid w:val="00196962"/>
    <w:rsid w:val="00196A8F"/>
    <w:rsid w:val="00196BDC"/>
    <w:rsid w:val="00196C01"/>
    <w:rsid w:val="00196C72"/>
    <w:rsid w:val="00196CB1"/>
    <w:rsid w:val="00196D36"/>
    <w:rsid w:val="00196E1B"/>
    <w:rsid w:val="00196E99"/>
    <w:rsid w:val="00196ED6"/>
    <w:rsid w:val="00196EF8"/>
    <w:rsid w:val="00196F6A"/>
    <w:rsid w:val="00196FE1"/>
    <w:rsid w:val="0019703A"/>
    <w:rsid w:val="001970D1"/>
    <w:rsid w:val="001970D7"/>
    <w:rsid w:val="001970E6"/>
    <w:rsid w:val="00197120"/>
    <w:rsid w:val="001971E3"/>
    <w:rsid w:val="001972AE"/>
    <w:rsid w:val="0019756F"/>
    <w:rsid w:val="00197611"/>
    <w:rsid w:val="0019766B"/>
    <w:rsid w:val="00197A14"/>
    <w:rsid w:val="00197AA5"/>
    <w:rsid w:val="00197AB7"/>
    <w:rsid w:val="00197BDC"/>
    <w:rsid w:val="00197D4F"/>
    <w:rsid w:val="00197E30"/>
    <w:rsid w:val="0019CA6C"/>
    <w:rsid w:val="001A001F"/>
    <w:rsid w:val="001A0123"/>
    <w:rsid w:val="001A0266"/>
    <w:rsid w:val="001A02C8"/>
    <w:rsid w:val="001A04F2"/>
    <w:rsid w:val="001A0513"/>
    <w:rsid w:val="001A06A8"/>
    <w:rsid w:val="001A073A"/>
    <w:rsid w:val="001A0806"/>
    <w:rsid w:val="001A083A"/>
    <w:rsid w:val="001A093B"/>
    <w:rsid w:val="001A0946"/>
    <w:rsid w:val="001A0A1A"/>
    <w:rsid w:val="001A0AB2"/>
    <w:rsid w:val="001A0B2B"/>
    <w:rsid w:val="001A0CC1"/>
    <w:rsid w:val="001A0D04"/>
    <w:rsid w:val="001A0D1E"/>
    <w:rsid w:val="001A0DD3"/>
    <w:rsid w:val="001A0DFB"/>
    <w:rsid w:val="001A0E8F"/>
    <w:rsid w:val="001A0F00"/>
    <w:rsid w:val="001A101E"/>
    <w:rsid w:val="001A108F"/>
    <w:rsid w:val="001A10E9"/>
    <w:rsid w:val="001A10F0"/>
    <w:rsid w:val="001A1200"/>
    <w:rsid w:val="001A1486"/>
    <w:rsid w:val="001A155A"/>
    <w:rsid w:val="001A1657"/>
    <w:rsid w:val="001A1672"/>
    <w:rsid w:val="001A16DC"/>
    <w:rsid w:val="001A1B3C"/>
    <w:rsid w:val="001A1B59"/>
    <w:rsid w:val="001A1C58"/>
    <w:rsid w:val="001A1D0A"/>
    <w:rsid w:val="001A1D24"/>
    <w:rsid w:val="001A1F2A"/>
    <w:rsid w:val="001A204C"/>
    <w:rsid w:val="001A208F"/>
    <w:rsid w:val="001A20DB"/>
    <w:rsid w:val="001A2152"/>
    <w:rsid w:val="001A2160"/>
    <w:rsid w:val="001A2231"/>
    <w:rsid w:val="001A2296"/>
    <w:rsid w:val="001A22AD"/>
    <w:rsid w:val="001A23CE"/>
    <w:rsid w:val="001A255A"/>
    <w:rsid w:val="001A26B1"/>
    <w:rsid w:val="001A26D5"/>
    <w:rsid w:val="001A273E"/>
    <w:rsid w:val="001A297E"/>
    <w:rsid w:val="001A2A15"/>
    <w:rsid w:val="001A2B52"/>
    <w:rsid w:val="001A2BBF"/>
    <w:rsid w:val="001A2C5A"/>
    <w:rsid w:val="001A2E5E"/>
    <w:rsid w:val="001A2EA3"/>
    <w:rsid w:val="001A3030"/>
    <w:rsid w:val="001A30BA"/>
    <w:rsid w:val="001A314F"/>
    <w:rsid w:val="001A3310"/>
    <w:rsid w:val="001A332B"/>
    <w:rsid w:val="001A33D8"/>
    <w:rsid w:val="001A34B9"/>
    <w:rsid w:val="001A3541"/>
    <w:rsid w:val="001A3923"/>
    <w:rsid w:val="001A3CBE"/>
    <w:rsid w:val="001A3E0F"/>
    <w:rsid w:val="001A3E9F"/>
    <w:rsid w:val="001A3F9A"/>
    <w:rsid w:val="001A4369"/>
    <w:rsid w:val="001A4468"/>
    <w:rsid w:val="001A4473"/>
    <w:rsid w:val="001A4524"/>
    <w:rsid w:val="001A45C8"/>
    <w:rsid w:val="001A4666"/>
    <w:rsid w:val="001A4740"/>
    <w:rsid w:val="001A4978"/>
    <w:rsid w:val="001A49B4"/>
    <w:rsid w:val="001A4A62"/>
    <w:rsid w:val="001A4B54"/>
    <w:rsid w:val="001A4C2A"/>
    <w:rsid w:val="001A4C50"/>
    <w:rsid w:val="001A4C5F"/>
    <w:rsid w:val="001A4CBF"/>
    <w:rsid w:val="001A4D25"/>
    <w:rsid w:val="001A4F1D"/>
    <w:rsid w:val="001A50E5"/>
    <w:rsid w:val="001A5196"/>
    <w:rsid w:val="001A519C"/>
    <w:rsid w:val="001A5475"/>
    <w:rsid w:val="001A54E2"/>
    <w:rsid w:val="001A5528"/>
    <w:rsid w:val="001A55C1"/>
    <w:rsid w:val="001A5691"/>
    <w:rsid w:val="001A5714"/>
    <w:rsid w:val="001A5759"/>
    <w:rsid w:val="001A5773"/>
    <w:rsid w:val="001A597D"/>
    <w:rsid w:val="001A5A34"/>
    <w:rsid w:val="001A5AD7"/>
    <w:rsid w:val="001A5B18"/>
    <w:rsid w:val="001A5B45"/>
    <w:rsid w:val="001A6030"/>
    <w:rsid w:val="001A6072"/>
    <w:rsid w:val="001A60E2"/>
    <w:rsid w:val="001A621E"/>
    <w:rsid w:val="001A621F"/>
    <w:rsid w:val="001A6266"/>
    <w:rsid w:val="001A63A6"/>
    <w:rsid w:val="001A6483"/>
    <w:rsid w:val="001A6559"/>
    <w:rsid w:val="001A66C6"/>
    <w:rsid w:val="001A673E"/>
    <w:rsid w:val="001A683B"/>
    <w:rsid w:val="001A6CFE"/>
    <w:rsid w:val="001A6DFE"/>
    <w:rsid w:val="001A6E67"/>
    <w:rsid w:val="001A6E75"/>
    <w:rsid w:val="001A6EFC"/>
    <w:rsid w:val="001A71B3"/>
    <w:rsid w:val="001A71E3"/>
    <w:rsid w:val="001A72C3"/>
    <w:rsid w:val="001A730F"/>
    <w:rsid w:val="001A73AD"/>
    <w:rsid w:val="001A7537"/>
    <w:rsid w:val="001A753A"/>
    <w:rsid w:val="001A7596"/>
    <w:rsid w:val="001A769B"/>
    <w:rsid w:val="001A76E4"/>
    <w:rsid w:val="001A7765"/>
    <w:rsid w:val="001A77FE"/>
    <w:rsid w:val="001A7850"/>
    <w:rsid w:val="001A7A89"/>
    <w:rsid w:val="001A7C85"/>
    <w:rsid w:val="001A7CC8"/>
    <w:rsid w:val="001A7F1B"/>
    <w:rsid w:val="001B0008"/>
    <w:rsid w:val="001B0064"/>
    <w:rsid w:val="001B02D9"/>
    <w:rsid w:val="001B02E8"/>
    <w:rsid w:val="001B0379"/>
    <w:rsid w:val="001B04D4"/>
    <w:rsid w:val="001B0583"/>
    <w:rsid w:val="001B05FF"/>
    <w:rsid w:val="001B0608"/>
    <w:rsid w:val="001B0616"/>
    <w:rsid w:val="001B063F"/>
    <w:rsid w:val="001B075E"/>
    <w:rsid w:val="001B0805"/>
    <w:rsid w:val="001B0858"/>
    <w:rsid w:val="001B086B"/>
    <w:rsid w:val="001B098B"/>
    <w:rsid w:val="001B0B05"/>
    <w:rsid w:val="001B0B6E"/>
    <w:rsid w:val="001B0C2E"/>
    <w:rsid w:val="001B0DA7"/>
    <w:rsid w:val="001B0ED4"/>
    <w:rsid w:val="001B0F1E"/>
    <w:rsid w:val="001B0FAB"/>
    <w:rsid w:val="001B10F5"/>
    <w:rsid w:val="001B1170"/>
    <w:rsid w:val="001B120E"/>
    <w:rsid w:val="001B134A"/>
    <w:rsid w:val="001B1392"/>
    <w:rsid w:val="001B142E"/>
    <w:rsid w:val="001B1474"/>
    <w:rsid w:val="001B14D5"/>
    <w:rsid w:val="001B161D"/>
    <w:rsid w:val="001B1716"/>
    <w:rsid w:val="001B17C7"/>
    <w:rsid w:val="001B17DB"/>
    <w:rsid w:val="001B1854"/>
    <w:rsid w:val="001B1943"/>
    <w:rsid w:val="001B19D4"/>
    <w:rsid w:val="001B1A0F"/>
    <w:rsid w:val="001B1C2B"/>
    <w:rsid w:val="001B1C62"/>
    <w:rsid w:val="001B1D0F"/>
    <w:rsid w:val="001B1EF9"/>
    <w:rsid w:val="001B2004"/>
    <w:rsid w:val="001B2090"/>
    <w:rsid w:val="001B2199"/>
    <w:rsid w:val="001B2349"/>
    <w:rsid w:val="001B237D"/>
    <w:rsid w:val="001B2390"/>
    <w:rsid w:val="001B23D2"/>
    <w:rsid w:val="001B24B8"/>
    <w:rsid w:val="001B24F4"/>
    <w:rsid w:val="001B2520"/>
    <w:rsid w:val="001B2756"/>
    <w:rsid w:val="001B285B"/>
    <w:rsid w:val="001B2874"/>
    <w:rsid w:val="001B2BE2"/>
    <w:rsid w:val="001B2DA7"/>
    <w:rsid w:val="001B2DDC"/>
    <w:rsid w:val="001B2ECD"/>
    <w:rsid w:val="001B2F77"/>
    <w:rsid w:val="001B300F"/>
    <w:rsid w:val="001B3035"/>
    <w:rsid w:val="001B3560"/>
    <w:rsid w:val="001B3576"/>
    <w:rsid w:val="001B3581"/>
    <w:rsid w:val="001B359E"/>
    <w:rsid w:val="001B35CD"/>
    <w:rsid w:val="001B3765"/>
    <w:rsid w:val="001B376E"/>
    <w:rsid w:val="001B379D"/>
    <w:rsid w:val="001B37BD"/>
    <w:rsid w:val="001B37DD"/>
    <w:rsid w:val="001B37DE"/>
    <w:rsid w:val="001B3834"/>
    <w:rsid w:val="001B389C"/>
    <w:rsid w:val="001B3939"/>
    <w:rsid w:val="001B3DEB"/>
    <w:rsid w:val="001B3EBC"/>
    <w:rsid w:val="001B3EE5"/>
    <w:rsid w:val="001B3F8C"/>
    <w:rsid w:val="001B3FAB"/>
    <w:rsid w:val="001B3FE9"/>
    <w:rsid w:val="001B403B"/>
    <w:rsid w:val="001B426B"/>
    <w:rsid w:val="001B43F1"/>
    <w:rsid w:val="001B4605"/>
    <w:rsid w:val="001B471B"/>
    <w:rsid w:val="001B48A8"/>
    <w:rsid w:val="001B492F"/>
    <w:rsid w:val="001B49F7"/>
    <w:rsid w:val="001B4C96"/>
    <w:rsid w:val="001B4C9B"/>
    <w:rsid w:val="001B4CBC"/>
    <w:rsid w:val="001B4E21"/>
    <w:rsid w:val="001B4E5B"/>
    <w:rsid w:val="001B4F40"/>
    <w:rsid w:val="001B4FC6"/>
    <w:rsid w:val="001B5089"/>
    <w:rsid w:val="001B50CE"/>
    <w:rsid w:val="001B515A"/>
    <w:rsid w:val="001B51CA"/>
    <w:rsid w:val="001B520E"/>
    <w:rsid w:val="001B5332"/>
    <w:rsid w:val="001B537E"/>
    <w:rsid w:val="001B5382"/>
    <w:rsid w:val="001B53DF"/>
    <w:rsid w:val="001B5467"/>
    <w:rsid w:val="001B54D6"/>
    <w:rsid w:val="001B55D6"/>
    <w:rsid w:val="001B56E0"/>
    <w:rsid w:val="001B56F4"/>
    <w:rsid w:val="001B56FB"/>
    <w:rsid w:val="001B5744"/>
    <w:rsid w:val="001B58DA"/>
    <w:rsid w:val="001B5919"/>
    <w:rsid w:val="001B5CD6"/>
    <w:rsid w:val="001B5D24"/>
    <w:rsid w:val="001B5D78"/>
    <w:rsid w:val="001B5D7D"/>
    <w:rsid w:val="001B5DFC"/>
    <w:rsid w:val="001B5E3D"/>
    <w:rsid w:val="001B5F09"/>
    <w:rsid w:val="001B604E"/>
    <w:rsid w:val="001B607B"/>
    <w:rsid w:val="001B61A1"/>
    <w:rsid w:val="001B61CE"/>
    <w:rsid w:val="001B6293"/>
    <w:rsid w:val="001B637F"/>
    <w:rsid w:val="001B6595"/>
    <w:rsid w:val="001B659B"/>
    <w:rsid w:val="001B6642"/>
    <w:rsid w:val="001B66C6"/>
    <w:rsid w:val="001B677A"/>
    <w:rsid w:val="001B67AD"/>
    <w:rsid w:val="001B6A44"/>
    <w:rsid w:val="001B6D8A"/>
    <w:rsid w:val="001B6DEC"/>
    <w:rsid w:val="001B6E83"/>
    <w:rsid w:val="001B7029"/>
    <w:rsid w:val="001B709A"/>
    <w:rsid w:val="001B7106"/>
    <w:rsid w:val="001B712E"/>
    <w:rsid w:val="001B7253"/>
    <w:rsid w:val="001B728B"/>
    <w:rsid w:val="001B734E"/>
    <w:rsid w:val="001B73C7"/>
    <w:rsid w:val="001B742E"/>
    <w:rsid w:val="001B7708"/>
    <w:rsid w:val="001B7799"/>
    <w:rsid w:val="001B77FA"/>
    <w:rsid w:val="001B7871"/>
    <w:rsid w:val="001B788C"/>
    <w:rsid w:val="001B78C4"/>
    <w:rsid w:val="001B791D"/>
    <w:rsid w:val="001B79A0"/>
    <w:rsid w:val="001B79CE"/>
    <w:rsid w:val="001B7A79"/>
    <w:rsid w:val="001B7A94"/>
    <w:rsid w:val="001B7AA9"/>
    <w:rsid w:val="001B7C83"/>
    <w:rsid w:val="001B7DC0"/>
    <w:rsid w:val="001B7F71"/>
    <w:rsid w:val="001C0056"/>
    <w:rsid w:val="001C00CD"/>
    <w:rsid w:val="001C021F"/>
    <w:rsid w:val="001C0261"/>
    <w:rsid w:val="001C03FD"/>
    <w:rsid w:val="001C05B6"/>
    <w:rsid w:val="001C060C"/>
    <w:rsid w:val="001C07C9"/>
    <w:rsid w:val="001C0816"/>
    <w:rsid w:val="001C0842"/>
    <w:rsid w:val="001C09AB"/>
    <w:rsid w:val="001C0A1F"/>
    <w:rsid w:val="001C0A63"/>
    <w:rsid w:val="001C0C51"/>
    <w:rsid w:val="001C0D53"/>
    <w:rsid w:val="001C0DB6"/>
    <w:rsid w:val="001C0DBE"/>
    <w:rsid w:val="001C0E1C"/>
    <w:rsid w:val="001C0EED"/>
    <w:rsid w:val="001C0FD2"/>
    <w:rsid w:val="001C0FDA"/>
    <w:rsid w:val="001C1002"/>
    <w:rsid w:val="001C100B"/>
    <w:rsid w:val="001C1149"/>
    <w:rsid w:val="001C11A5"/>
    <w:rsid w:val="001C1216"/>
    <w:rsid w:val="001C1290"/>
    <w:rsid w:val="001C1385"/>
    <w:rsid w:val="001C13F3"/>
    <w:rsid w:val="001C146E"/>
    <w:rsid w:val="001C14C6"/>
    <w:rsid w:val="001C1547"/>
    <w:rsid w:val="001C1624"/>
    <w:rsid w:val="001C18E7"/>
    <w:rsid w:val="001C196F"/>
    <w:rsid w:val="001C199E"/>
    <w:rsid w:val="001C1A5B"/>
    <w:rsid w:val="001C1A71"/>
    <w:rsid w:val="001C1B09"/>
    <w:rsid w:val="001C1B6C"/>
    <w:rsid w:val="001C1C09"/>
    <w:rsid w:val="001C1E33"/>
    <w:rsid w:val="001C1F0C"/>
    <w:rsid w:val="001C220C"/>
    <w:rsid w:val="001C2256"/>
    <w:rsid w:val="001C22A8"/>
    <w:rsid w:val="001C22E5"/>
    <w:rsid w:val="001C2403"/>
    <w:rsid w:val="001C2446"/>
    <w:rsid w:val="001C25CC"/>
    <w:rsid w:val="001C25F4"/>
    <w:rsid w:val="001C2702"/>
    <w:rsid w:val="001C2A34"/>
    <w:rsid w:val="001C2B38"/>
    <w:rsid w:val="001C2C06"/>
    <w:rsid w:val="001C2C84"/>
    <w:rsid w:val="001C2D69"/>
    <w:rsid w:val="001C2F32"/>
    <w:rsid w:val="001C2FB1"/>
    <w:rsid w:val="001C3043"/>
    <w:rsid w:val="001C3194"/>
    <w:rsid w:val="001C319F"/>
    <w:rsid w:val="001C3244"/>
    <w:rsid w:val="001C38E4"/>
    <w:rsid w:val="001C3917"/>
    <w:rsid w:val="001C3B1A"/>
    <w:rsid w:val="001C3B75"/>
    <w:rsid w:val="001C3B9C"/>
    <w:rsid w:val="001C3C71"/>
    <w:rsid w:val="001C3D8F"/>
    <w:rsid w:val="001C3D92"/>
    <w:rsid w:val="001C3E3D"/>
    <w:rsid w:val="001C3F0D"/>
    <w:rsid w:val="001C3F43"/>
    <w:rsid w:val="001C4133"/>
    <w:rsid w:val="001C4210"/>
    <w:rsid w:val="001C4212"/>
    <w:rsid w:val="001C42A0"/>
    <w:rsid w:val="001C436A"/>
    <w:rsid w:val="001C44AC"/>
    <w:rsid w:val="001C44F8"/>
    <w:rsid w:val="001C45A1"/>
    <w:rsid w:val="001C464B"/>
    <w:rsid w:val="001C46E2"/>
    <w:rsid w:val="001C483D"/>
    <w:rsid w:val="001C4896"/>
    <w:rsid w:val="001C4A04"/>
    <w:rsid w:val="001C4B4C"/>
    <w:rsid w:val="001C4BB0"/>
    <w:rsid w:val="001C4C2C"/>
    <w:rsid w:val="001C4D26"/>
    <w:rsid w:val="001C4FF2"/>
    <w:rsid w:val="001C512C"/>
    <w:rsid w:val="001C51C7"/>
    <w:rsid w:val="001C5362"/>
    <w:rsid w:val="001C5371"/>
    <w:rsid w:val="001C548D"/>
    <w:rsid w:val="001C55C5"/>
    <w:rsid w:val="001C5759"/>
    <w:rsid w:val="001C581A"/>
    <w:rsid w:val="001C5AF7"/>
    <w:rsid w:val="001C5B6A"/>
    <w:rsid w:val="001C5C39"/>
    <w:rsid w:val="001C5CB4"/>
    <w:rsid w:val="001C5DA2"/>
    <w:rsid w:val="001C5E6C"/>
    <w:rsid w:val="001C5F11"/>
    <w:rsid w:val="001C5F1A"/>
    <w:rsid w:val="001C5F36"/>
    <w:rsid w:val="001C5F89"/>
    <w:rsid w:val="001C6019"/>
    <w:rsid w:val="001C601A"/>
    <w:rsid w:val="001C603B"/>
    <w:rsid w:val="001C60D6"/>
    <w:rsid w:val="001C618F"/>
    <w:rsid w:val="001C6460"/>
    <w:rsid w:val="001C65EE"/>
    <w:rsid w:val="001C6602"/>
    <w:rsid w:val="001C6782"/>
    <w:rsid w:val="001C67C9"/>
    <w:rsid w:val="001C6968"/>
    <w:rsid w:val="001C69AD"/>
    <w:rsid w:val="001C6A2E"/>
    <w:rsid w:val="001C6BE1"/>
    <w:rsid w:val="001C6CCF"/>
    <w:rsid w:val="001C6D6F"/>
    <w:rsid w:val="001C6D76"/>
    <w:rsid w:val="001C6DFB"/>
    <w:rsid w:val="001C6EE8"/>
    <w:rsid w:val="001C707A"/>
    <w:rsid w:val="001C709D"/>
    <w:rsid w:val="001C70A2"/>
    <w:rsid w:val="001C714C"/>
    <w:rsid w:val="001C725A"/>
    <w:rsid w:val="001C72A2"/>
    <w:rsid w:val="001C72E4"/>
    <w:rsid w:val="001C7531"/>
    <w:rsid w:val="001C76A5"/>
    <w:rsid w:val="001C791D"/>
    <w:rsid w:val="001C7949"/>
    <w:rsid w:val="001C7958"/>
    <w:rsid w:val="001C79A9"/>
    <w:rsid w:val="001C7A02"/>
    <w:rsid w:val="001C7AD3"/>
    <w:rsid w:val="001C7B0E"/>
    <w:rsid w:val="001C7B67"/>
    <w:rsid w:val="001C7EB0"/>
    <w:rsid w:val="001D0060"/>
    <w:rsid w:val="001D0151"/>
    <w:rsid w:val="001D018A"/>
    <w:rsid w:val="001D0299"/>
    <w:rsid w:val="001D0383"/>
    <w:rsid w:val="001D0389"/>
    <w:rsid w:val="001D039A"/>
    <w:rsid w:val="001D0495"/>
    <w:rsid w:val="001D04D9"/>
    <w:rsid w:val="001D04DC"/>
    <w:rsid w:val="001D0514"/>
    <w:rsid w:val="001D059B"/>
    <w:rsid w:val="001D05AC"/>
    <w:rsid w:val="001D062F"/>
    <w:rsid w:val="001D063C"/>
    <w:rsid w:val="001D06A0"/>
    <w:rsid w:val="001D093A"/>
    <w:rsid w:val="001D0A85"/>
    <w:rsid w:val="001D0BDB"/>
    <w:rsid w:val="001D0D81"/>
    <w:rsid w:val="001D0DBB"/>
    <w:rsid w:val="001D0E82"/>
    <w:rsid w:val="001D0E9E"/>
    <w:rsid w:val="001D0ECF"/>
    <w:rsid w:val="001D0EE0"/>
    <w:rsid w:val="001D0F3F"/>
    <w:rsid w:val="001D0FD1"/>
    <w:rsid w:val="001D1000"/>
    <w:rsid w:val="001D114F"/>
    <w:rsid w:val="001D120A"/>
    <w:rsid w:val="001D1362"/>
    <w:rsid w:val="001D15DA"/>
    <w:rsid w:val="001D162B"/>
    <w:rsid w:val="001D16F9"/>
    <w:rsid w:val="001D17D9"/>
    <w:rsid w:val="001D1810"/>
    <w:rsid w:val="001D181B"/>
    <w:rsid w:val="001D199F"/>
    <w:rsid w:val="001D19D9"/>
    <w:rsid w:val="001D1BF9"/>
    <w:rsid w:val="001D1D19"/>
    <w:rsid w:val="001D1D6C"/>
    <w:rsid w:val="001D1F1C"/>
    <w:rsid w:val="001D1F4F"/>
    <w:rsid w:val="001D1F6D"/>
    <w:rsid w:val="001D1F9B"/>
    <w:rsid w:val="001D1FA1"/>
    <w:rsid w:val="001D1FAF"/>
    <w:rsid w:val="001D2077"/>
    <w:rsid w:val="001D22EC"/>
    <w:rsid w:val="001D27EE"/>
    <w:rsid w:val="001D2814"/>
    <w:rsid w:val="001D28A3"/>
    <w:rsid w:val="001D2981"/>
    <w:rsid w:val="001D29E1"/>
    <w:rsid w:val="001D2A06"/>
    <w:rsid w:val="001D2BD4"/>
    <w:rsid w:val="001D2BF1"/>
    <w:rsid w:val="001D2D48"/>
    <w:rsid w:val="001D2E48"/>
    <w:rsid w:val="001D31D1"/>
    <w:rsid w:val="001D3242"/>
    <w:rsid w:val="001D329E"/>
    <w:rsid w:val="001D3392"/>
    <w:rsid w:val="001D3406"/>
    <w:rsid w:val="001D341C"/>
    <w:rsid w:val="001D3497"/>
    <w:rsid w:val="001D36E8"/>
    <w:rsid w:val="001D3891"/>
    <w:rsid w:val="001D39C1"/>
    <w:rsid w:val="001D39F4"/>
    <w:rsid w:val="001D3BA8"/>
    <w:rsid w:val="001D3DB3"/>
    <w:rsid w:val="001D3DF0"/>
    <w:rsid w:val="001D3ED6"/>
    <w:rsid w:val="001D3EDA"/>
    <w:rsid w:val="001D403D"/>
    <w:rsid w:val="001D4300"/>
    <w:rsid w:val="001D4309"/>
    <w:rsid w:val="001D439B"/>
    <w:rsid w:val="001D448C"/>
    <w:rsid w:val="001D448E"/>
    <w:rsid w:val="001D44BB"/>
    <w:rsid w:val="001D44C4"/>
    <w:rsid w:val="001D45EB"/>
    <w:rsid w:val="001D464C"/>
    <w:rsid w:val="001D4664"/>
    <w:rsid w:val="001D4697"/>
    <w:rsid w:val="001D4711"/>
    <w:rsid w:val="001D4720"/>
    <w:rsid w:val="001D4722"/>
    <w:rsid w:val="001D476F"/>
    <w:rsid w:val="001D48E9"/>
    <w:rsid w:val="001D496F"/>
    <w:rsid w:val="001D4DDB"/>
    <w:rsid w:val="001D4F52"/>
    <w:rsid w:val="001D507C"/>
    <w:rsid w:val="001D518E"/>
    <w:rsid w:val="001D5347"/>
    <w:rsid w:val="001D5399"/>
    <w:rsid w:val="001D54D7"/>
    <w:rsid w:val="001D5894"/>
    <w:rsid w:val="001D589F"/>
    <w:rsid w:val="001D5ACB"/>
    <w:rsid w:val="001D5CD1"/>
    <w:rsid w:val="001D5CF9"/>
    <w:rsid w:val="001D5D20"/>
    <w:rsid w:val="001D5D93"/>
    <w:rsid w:val="001D5DD1"/>
    <w:rsid w:val="001D5E19"/>
    <w:rsid w:val="001D5E41"/>
    <w:rsid w:val="001D605E"/>
    <w:rsid w:val="001D60DA"/>
    <w:rsid w:val="001D625E"/>
    <w:rsid w:val="001D634D"/>
    <w:rsid w:val="001D6353"/>
    <w:rsid w:val="001D63CA"/>
    <w:rsid w:val="001D646B"/>
    <w:rsid w:val="001D64D3"/>
    <w:rsid w:val="001D6535"/>
    <w:rsid w:val="001D6590"/>
    <w:rsid w:val="001D65D5"/>
    <w:rsid w:val="001D6608"/>
    <w:rsid w:val="001D6647"/>
    <w:rsid w:val="001D67F3"/>
    <w:rsid w:val="001D6802"/>
    <w:rsid w:val="001D693D"/>
    <w:rsid w:val="001D6985"/>
    <w:rsid w:val="001D6B58"/>
    <w:rsid w:val="001D6B9E"/>
    <w:rsid w:val="001D6C12"/>
    <w:rsid w:val="001D6C8D"/>
    <w:rsid w:val="001D6DCF"/>
    <w:rsid w:val="001D6E33"/>
    <w:rsid w:val="001D6F2B"/>
    <w:rsid w:val="001D6F99"/>
    <w:rsid w:val="001D6FF4"/>
    <w:rsid w:val="001D70BB"/>
    <w:rsid w:val="001D7231"/>
    <w:rsid w:val="001D7241"/>
    <w:rsid w:val="001D736D"/>
    <w:rsid w:val="001D759D"/>
    <w:rsid w:val="001D75F2"/>
    <w:rsid w:val="001D76B1"/>
    <w:rsid w:val="001D77A4"/>
    <w:rsid w:val="001D77C0"/>
    <w:rsid w:val="001D77E4"/>
    <w:rsid w:val="001D7967"/>
    <w:rsid w:val="001D7A1B"/>
    <w:rsid w:val="001D7A94"/>
    <w:rsid w:val="001D7B20"/>
    <w:rsid w:val="001D7B7F"/>
    <w:rsid w:val="001D7BFF"/>
    <w:rsid w:val="001D7C1A"/>
    <w:rsid w:val="001D7CD1"/>
    <w:rsid w:val="001D7CD8"/>
    <w:rsid w:val="001D7DC4"/>
    <w:rsid w:val="001D7E62"/>
    <w:rsid w:val="001D7F82"/>
    <w:rsid w:val="001E002D"/>
    <w:rsid w:val="001E0050"/>
    <w:rsid w:val="001E005B"/>
    <w:rsid w:val="001E00B0"/>
    <w:rsid w:val="001E0270"/>
    <w:rsid w:val="001E02AF"/>
    <w:rsid w:val="001E0351"/>
    <w:rsid w:val="001E0389"/>
    <w:rsid w:val="001E041B"/>
    <w:rsid w:val="001E0573"/>
    <w:rsid w:val="001E05B9"/>
    <w:rsid w:val="001E05BE"/>
    <w:rsid w:val="001E0792"/>
    <w:rsid w:val="001E0794"/>
    <w:rsid w:val="001E079E"/>
    <w:rsid w:val="001E07F9"/>
    <w:rsid w:val="001E0938"/>
    <w:rsid w:val="001E097F"/>
    <w:rsid w:val="001E0A3F"/>
    <w:rsid w:val="001E0A4F"/>
    <w:rsid w:val="001E0ABF"/>
    <w:rsid w:val="001E0CB4"/>
    <w:rsid w:val="001E0E0B"/>
    <w:rsid w:val="001E10C8"/>
    <w:rsid w:val="001E1196"/>
    <w:rsid w:val="001E1263"/>
    <w:rsid w:val="001E128B"/>
    <w:rsid w:val="001E13D8"/>
    <w:rsid w:val="001E1495"/>
    <w:rsid w:val="001E1550"/>
    <w:rsid w:val="001E1701"/>
    <w:rsid w:val="001E17E2"/>
    <w:rsid w:val="001E1A51"/>
    <w:rsid w:val="001E1A86"/>
    <w:rsid w:val="001E1A8A"/>
    <w:rsid w:val="001E1B53"/>
    <w:rsid w:val="001E1CA8"/>
    <w:rsid w:val="001E1D82"/>
    <w:rsid w:val="001E1E21"/>
    <w:rsid w:val="001E1ED0"/>
    <w:rsid w:val="001E20B0"/>
    <w:rsid w:val="001E222D"/>
    <w:rsid w:val="001E22A1"/>
    <w:rsid w:val="001E24CE"/>
    <w:rsid w:val="001E264D"/>
    <w:rsid w:val="001E2734"/>
    <w:rsid w:val="001E27B5"/>
    <w:rsid w:val="001E27CC"/>
    <w:rsid w:val="001E2C0C"/>
    <w:rsid w:val="001E2EA3"/>
    <w:rsid w:val="001E2F1D"/>
    <w:rsid w:val="001E2FD5"/>
    <w:rsid w:val="001E3037"/>
    <w:rsid w:val="001E322F"/>
    <w:rsid w:val="001E3284"/>
    <w:rsid w:val="001E3383"/>
    <w:rsid w:val="001E33DB"/>
    <w:rsid w:val="001E3455"/>
    <w:rsid w:val="001E345A"/>
    <w:rsid w:val="001E36B7"/>
    <w:rsid w:val="001E3725"/>
    <w:rsid w:val="001E376C"/>
    <w:rsid w:val="001E377E"/>
    <w:rsid w:val="001E37A0"/>
    <w:rsid w:val="001E3857"/>
    <w:rsid w:val="001E387C"/>
    <w:rsid w:val="001E393C"/>
    <w:rsid w:val="001E3BAC"/>
    <w:rsid w:val="001E3CA6"/>
    <w:rsid w:val="001E3D7C"/>
    <w:rsid w:val="001E3E7D"/>
    <w:rsid w:val="001E3FBF"/>
    <w:rsid w:val="001E415E"/>
    <w:rsid w:val="001E42AB"/>
    <w:rsid w:val="001E439A"/>
    <w:rsid w:val="001E4438"/>
    <w:rsid w:val="001E449E"/>
    <w:rsid w:val="001E4802"/>
    <w:rsid w:val="001E48D1"/>
    <w:rsid w:val="001E48E9"/>
    <w:rsid w:val="001E499C"/>
    <w:rsid w:val="001E49DA"/>
    <w:rsid w:val="001E4A7E"/>
    <w:rsid w:val="001E4AA0"/>
    <w:rsid w:val="001E4C42"/>
    <w:rsid w:val="001E4C82"/>
    <w:rsid w:val="001E4D0D"/>
    <w:rsid w:val="001E4F27"/>
    <w:rsid w:val="001E507F"/>
    <w:rsid w:val="001E5197"/>
    <w:rsid w:val="001E51BA"/>
    <w:rsid w:val="001E5303"/>
    <w:rsid w:val="001E5388"/>
    <w:rsid w:val="001E53EB"/>
    <w:rsid w:val="001E53EE"/>
    <w:rsid w:val="001E5478"/>
    <w:rsid w:val="001E55EF"/>
    <w:rsid w:val="001E58E9"/>
    <w:rsid w:val="001E59A9"/>
    <w:rsid w:val="001E59F8"/>
    <w:rsid w:val="001E5A36"/>
    <w:rsid w:val="001E5A78"/>
    <w:rsid w:val="001E5B94"/>
    <w:rsid w:val="001E5D32"/>
    <w:rsid w:val="001E5E2A"/>
    <w:rsid w:val="001E5E40"/>
    <w:rsid w:val="001E5EB2"/>
    <w:rsid w:val="001E5F99"/>
    <w:rsid w:val="001E6096"/>
    <w:rsid w:val="001E6106"/>
    <w:rsid w:val="001E6107"/>
    <w:rsid w:val="001E6192"/>
    <w:rsid w:val="001E6470"/>
    <w:rsid w:val="001E667B"/>
    <w:rsid w:val="001E66BE"/>
    <w:rsid w:val="001E67EC"/>
    <w:rsid w:val="001E67F1"/>
    <w:rsid w:val="001E69A2"/>
    <w:rsid w:val="001E6B2E"/>
    <w:rsid w:val="001E6BEB"/>
    <w:rsid w:val="001E6BF5"/>
    <w:rsid w:val="001E6C04"/>
    <w:rsid w:val="001E6CE5"/>
    <w:rsid w:val="001E6CF2"/>
    <w:rsid w:val="001E6E9B"/>
    <w:rsid w:val="001E6EA8"/>
    <w:rsid w:val="001E6ED1"/>
    <w:rsid w:val="001E71E9"/>
    <w:rsid w:val="001E7439"/>
    <w:rsid w:val="001E74D8"/>
    <w:rsid w:val="001E7894"/>
    <w:rsid w:val="001E796B"/>
    <w:rsid w:val="001E7AD3"/>
    <w:rsid w:val="001E7B48"/>
    <w:rsid w:val="001E7B5C"/>
    <w:rsid w:val="001E7C45"/>
    <w:rsid w:val="001E7CCE"/>
    <w:rsid w:val="001E7D0B"/>
    <w:rsid w:val="001E7D1E"/>
    <w:rsid w:val="001E7EAB"/>
    <w:rsid w:val="001E7F10"/>
    <w:rsid w:val="001E7FCB"/>
    <w:rsid w:val="001F0066"/>
    <w:rsid w:val="001F00EE"/>
    <w:rsid w:val="001F011C"/>
    <w:rsid w:val="001F041B"/>
    <w:rsid w:val="001F045A"/>
    <w:rsid w:val="001F0506"/>
    <w:rsid w:val="001F05E2"/>
    <w:rsid w:val="001F0603"/>
    <w:rsid w:val="001F08A7"/>
    <w:rsid w:val="001F0964"/>
    <w:rsid w:val="001F0A3E"/>
    <w:rsid w:val="001F0AA8"/>
    <w:rsid w:val="001F0B30"/>
    <w:rsid w:val="001F0BD1"/>
    <w:rsid w:val="001F0C37"/>
    <w:rsid w:val="001F0C71"/>
    <w:rsid w:val="001F0D89"/>
    <w:rsid w:val="001F0DF3"/>
    <w:rsid w:val="001F0F3E"/>
    <w:rsid w:val="001F0F62"/>
    <w:rsid w:val="001F0F7E"/>
    <w:rsid w:val="001F0FD9"/>
    <w:rsid w:val="001F1019"/>
    <w:rsid w:val="001F10E2"/>
    <w:rsid w:val="001F1178"/>
    <w:rsid w:val="001F1200"/>
    <w:rsid w:val="001F1244"/>
    <w:rsid w:val="001F135B"/>
    <w:rsid w:val="001F13A0"/>
    <w:rsid w:val="001F14A4"/>
    <w:rsid w:val="001F14DF"/>
    <w:rsid w:val="001F1502"/>
    <w:rsid w:val="001F1543"/>
    <w:rsid w:val="001F15B5"/>
    <w:rsid w:val="001F16F7"/>
    <w:rsid w:val="001F1714"/>
    <w:rsid w:val="001F17A5"/>
    <w:rsid w:val="001F1910"/>
    <w:rsid w:val="001F1917"/>
    <w:rsid w:val="001F1B1B"/>
    <w:rsid w:val="001F1B23"/>
    <w:rsid w:val="001F1B2C"/>
    <w:rsid w:val="001F1D54"/>
    <w:rsid w:val="001F1DD3"/>
    <w:rsid w:val="001F1EAC"/>
    <w:rsid w:val="001F1F70"/>
    <w:rsid w:val="001F209E"/>
    <w:rsid w:val="001F20AF"/>
    <w:rsid w:val="001F20F7"/>
    <w:rsid w:val="001F2192"/>
    <w:rsid w:val="001F2244"/>
    <w:rsid w:val="001F227E"/>
    <w:rsid w:val="001F2335"/>
    <w:rsid w:val="001F247A"/>
    <w:rsid w:val="001F24A9"/>
    <w:rsid w:val="001F25AA"/>
    <w:rsid w:val="001F25C6"/>
    <w:rsid w:val="001F2666"/>
    <w:rsid w:val="001F28E9"/>
    <w:rsid w:val="001F28FB"/>
    <w:rsid w:val="001F291B"/>
    <w:rsid w:val="001F2B78"/>
    <w:rsid w:val="001F2C14"/>
    <w:rsid w:val="001F2C19"/>
    <w:rsid w:val="001F2DF1"/>
    <w:rsid w:val="001F2EDB"/>
    <w:rsid w:val="001F2F12"/>
    <w:rsid w:val="001F2F44"/>
    <w:rsid w:val="001F2F9A"/>
    <w:rsid w:val="001F31E9"/>
    <w:rsid w:val="001F3228"/>
    <w:rsid w:val="001F325D"/>
    <w:rsid w:val="001F343E"/>
    <w:rsid w:val="001F346E"/>
    <w:rsid w:val="001F3474"/>
    <w:rsid w:val="001F352A"/>
    <w:rsid w:val="001F3584"/>
    <w:rsid w:val="001F360F"/>
    <w:rsid w:val="001F3699"/>
    <w:rsid w:val="001F3726"/>
    <w:rsid w:val="001F3764"/>
    <w:rsid w:val="001F3AA9"/>
    <w:rsid w:val="001F3AB5"/>
    <w:rsid w:val="001F3B8E"/>
    <w:rsid w:val="001F3CCB"/>
    <w:rsid w:val="001F3D59"/>
    <w:rsid w:val="001F3DD1"/>
    <w:rsid w:val="001F406B"/>
    <w:rsid w:val="001F4138"/>
    <w:rsid w:val="001F414F"/>
    <w:rsid w:val="001F4189"/>
    <w:rsid w:val="001F4378"/>
    <w:rsid w:val="001F4468"/>
    <w:rsid w:val="001F449D"/>
    <w:rsid w:val="001F4519"/>
    <w:rsid w:val="001F45AD"/>
    <w:rsid w:val="001F45F4"/>
    <w:rsid w:val="001F45FC"/>
    <w:rsid w:val="001F4672"/>
    <w:rsid w:val="001F4688"/>
    <w:rsid w:val="001F4892"/>
    <w:rsid w:val="001F48DD"/>
    <w:rsid w:val="001F4B28"/>
    <w:rsid w:val="001F4B4A"/>
    <w:rsid w:val="001F4B5B"/>
    <w:rsid w:val="001F4BDD"/>
    <w:rsid w:val="001F4C0D"/>
    <w:rsid w:val="001F4D67"/>
    <w:rsid w:val="001F4D98"/>
    <w:rsid w:val="001F4DC6"/>
    <w:rsid w:val="001F4E98"/>
    <w:rsid w:val="001F4ED9"/>
    <w:rsid w:val="001F4EF8"/>
    <w:rsid w:val="001F4F4A"/>
    <w:rsid w:val="001F50E1"/>
    <w:rsid w:val="001F524A"/>
    <w:rsid w:val="001F524E"/>
    <w:rsid w:val="001F5252"/>
    <w:rsid w:val="001F525A"/>
    <w:rsid w:val="001F53FE"/>
    <w:rsid w:val="001F54FE"/>
    <w:rsid w:val="001F56B3"/>
    <w:rsid w:val="001F5AC2"/>
    <w:rsid w:val="001F5BFB"/>
    <w:rsid w:val="001F5C2A"/>
    <w:rsid w:val="001F5C56"/>
    <w:rsid w:val="001F5D0F"/>
    <w:rsid w:val="001F5D4F"/>
    <w:rsid w:val="001F5D8F"/>
    <w:rsid w:val="001F5ECB"/>
    <w:rsid w:val="001F5F2F"/>
    <w:rsid w:val="001F5F98"/>
    <w:rsid w:val="001F6017"/>
    <w:rsid w:val="001F6443"/>
    <w:rsid w:val="001F649D"/>
    <w:rsid w:val="001F64D7"/>
    <w:rsid w:val="001F64DE"/>
    <w:rsid w:val="001F659E"/>
    <w:rsid w:val="001F66FD"/>
    <w:rsid w:val="001F6993"/>
    <w:rsid w:val="001F6BA7"/>
    <w:rsid w:val="001F6D8B"/>
    <w:rsid w:val="001F6DDB"/>
    <w:rsid w:val="001F6E05"/>
    <w:rsid w:val="001F6EF9"/>
    <w:rsid w:val="001F6FEE"/>
    <w:rsid w:val="001F7012"/>
    <w:rsid w:val="001F710A"/>
    <w:rsid w:val="001F7349"/>
    <w:rsid w:val="001F738E"/>
    <w:rsid w:val="001F739A"/>
    <w:rsid w:val="001F73A0"/>
    <w:rsid w:val="001F749A"/>
    <w:rsid w:val="001F74A8"/>
    <w:rsid w:val="001F74FD"/>
    <w:rsid w:val="001F751F"/>
    <w:rsid w:val="001F752E"/>
    <w:rsid w:val="001F7641"/>
    <w:rsid w:val="001F764C"/>
    <w:rsid w:val="001F7709"/>
    <w:rsid w:val="001F799D"/>
    <w:rsid w:val="001F79CE"/>
    <w:rsid w:val="001F79FD"/>
    <w:rsid w:val="001F7A1E"/>
    <w:rsid w:val="001F7E2D"/>
    <w:rsid w:val="001F7E60"/>
    <w:rsid w:val="001F7E83"/>
    <w:rsid w:val="001F7ECC"/>
    <w:rsid w:val="001F7F4F"/>
    <w:rsid w:val="0020022C"/>
    <w:rsid w:val="002002CB"/>
    <w:rsid w:val="00200454"/>
    <w:rsid w:val="002004B8"/>
    <w:rsid w:val="002004ED"/>
    <w:rsid w:val="002005BD"/>
    <w:rsid w:val="002005D8"/>
    <w:rsid w:val="00200720"/>
    <w:rsid w:val="00200811"/>
    <w:rsid w:val="00200912"/>
    <w:rsid w:val="0020091F"/>
    <w:rsid w:val="00200A84"/>
    <w:rsid w:val="00200A97"/>
    <w:rsid w:val="00200ACA"/>
    <w:rsid w:val="00200B4E"/>
    <w:rsid w:val="00200B55"/>
    <w:rsid w:val="00200CFB"/>
    <w:rsid w:val="00200D30"/>
    <w:rsid w:val="00200DA9"/>
    <w:rsid w:val="00200DAF"/>
    <w:rsid w:val="00200ECD"/>
    <w:rsid w:val="00200FDE"/>
    <w:rsid w:val="0020106F"/>
    <w:rsid w:val="00201214"/>
    <w:rsid w:val="002013BF"/>
    <w:rsid w:val="002013C6"/>
    <w:rsid w:val="002015BA"/>
    <w:rsid w:val="00201673"/>
    <w:rsid w:val="00201796"/>
    <w:rsid w:val="002017AB"/>
    <w:rsid w:val="00201804"/>
    <w:rsid w:val="00201836"/>
    <w:rsid w:val="00201842"/>
    <w:rsid w:val="00201A23"/>
    <w:rsid w:val="00201B3A"/>
    <w:rsid w:val="00201BBD"/>
    <w:rsid w:val="00201F0F"/>
    <w:rsid w:val="00201F9D"/>
    <w:rsid w:val="00201FD2"/>
    <w:rsid w:val="00201FFC"/>
    <w:rsid w:val="00202038"/>
    <w:rsid w:val="00202113"/>
    <w:rsid w:val="00202158"/>
    <w:rsid w:val="002023A1"/>
    <w:rsid w:val="002023BD"/>
    <w:rsid w:val="00202473"/>
    <w:rsid w:val="002025B1"/>
    <w:rsid w:val="0020268D"/>
    <w:rsid w:val="002026E1"/>
    <w:rsid w:val="00202859"/>
    <w:rsid w:val="0020294F"/>
    <w:rsid w:val="00202B1E"/>
    <w:rsid w:val="00202CAB"/>
    <w:rsid w:val="00202CCA"/>
    <w:rsid w:val="00202D07"/>
    <w:rsid w:val="00202EC1"/>
    <w:rsid w:val="00203092"/>
    <w:rsid w:val="00203176"/>
    <w:rsid w:val="00203226"/>
    <w:rsid w:val="0020332E"/>
    <w:rsid w:val="0020338F"/>
    <w:rsid w:val="002034AB"/>
    <w:rsid w:val="0020361A"/>
    <w:rsid w:val="0020366B"/>
    <w:rsid w:val="002036A2"/>
    <w:rsid w:val="00203760"/>
    <w:rsid w:val="0020378C"/>
    <w:rsid w:val="002037A6"/>
    <w:rsid w:val="00203A07"/>
    <w:rsid w:val="00203B3B"/>
    <w:rsid w:val="00203CC8"/>
    <w:rsid w:val="00203CD0"/>
    <w:rsid w:val="00203CE7"/>
    <w:rsid w:val="00203E37"/>
    <w:rsid w:val="00203EAC"/>
    <w:rsid w:val="00203F9C"/>
    <w:rsid w:val="00203FCC"/>
    <w:rsid w:val="0020401D"/>
    <w:rsid w:val="0020440F"/>
    <w:rsid w:val="0020468F"/>
    <w:rsid w:val="0020475A"/>
    <w:rsid w:val="00204772"/>
    <w:rsid w:val="00204876"/>
    <w:rsid w:val="0020488E"/>
    <w:rsid w:val="00204A84"/>
    <w:rsid w:val="00204B5F"/>
    <w:rsid w:val="00204C54"/>
    <w:rsid w:val="00204C89"/>
    <w:rsid w:val="00204CC9"/>
    <w:rsid w:val="00204E64"/>
    <w:rsid w:val="00204E7B"/>
    <w:rsid w:val="00204F45"/>
    <w:rsid w:val="00204FE3"/>
    <w:rsid w:val="00205101"/>
    <w:rsid w:val="00205141"/>
    <w:rsid w:val="002051E3"/>
    <w:rsid w:val="00205229"/>
    <w:rsid w:val="00205329"/>
    <w:rsid w:val="002053A9"/>
    <w:rsid w:val="00205435"/>
    <w:rsid w:val="002056E4"/>
    <w:rsid w:val="0020575A"/>
    <w:rsid w:val="00205769"/>
    <w:rsid w:val="0020593A"/>
    <w:rsid w:val="00205A5E"/>
    <w:rsid w:val="00205B8E"/>
    <w:rsid w:val="00205F7D"/>
    <w:rsid w:val="00206039"/>
    <w:rsid w:val="0020615C"/>
    <w:rsid w:val="002061FD"/>
    <w:rsid w:val="0020635A"/>
    <w:rsid w:val="00206497"/>
    <w:rsid w:val="00206582"/>
    <w:rsid w:val="00206651"/>
    <w:rsid w:val="002066FB"/>
    <w:rsid w:val="0020689A"/>
    <w:rsid w:val="0020689F"/>
    <w:rsid w:val="00206972"/>
    <w:rsid w:val="00206987"/>
    <w:rsid w:val="002069E9"/>
    <w:rsid w:val="00206AF9"/>
    <w:rsid w:val="00206BA9"/>
    <w:rsid w:val="00206EF0"/>
    <w:rsid w:val="002070F1"/>
    <w:rsid w:val="0020718D"/>
    <w:rsid w:val="002072A8"/>
    <w:rsid w:val="002073AE"/>
    <w:rsid w:val="002074D5"/>
    <w:rsid w:val="002075D0"/>
    <w:rsid w:val="00207941"/>
    <w:rsid w:val="0020794E"/>
    <w:rsid w:val="00207957"/>
    <w:rsid w:val="00207D57"/>
    <w:rsid w:val="00207E0D"/>
    <w:rsid w:val="00207F60"/>
    <w:rsid w:val="00207FAE"/>
    <w:rsid w:val="00207FC4"/>
    <w:rsid w:val="00210090"/>
    <w:rsid w:val="00210458"/>
    <w:rsid w:val="002104AB"/>
    <w:rsid w:val="0021051F"/>
    <w:rsid w:val="0021058A"/>
    <w:rsid w:val="002105CC"/>
    <w:rsid w:val="002106EB"/>
    <w:rsid w:val="002108B6"/>
    <w:rsid w:val="0021093F"/>
    <w:rsid w:val="002109F4"/>
    <w:rsid w:val="00210B6C"/>
    <w:rsid w:val="00210BA3"/>
    <w:rsid w:val="00210C6E"/>
    <w:rsid w:val="00210D9A"/>
    <w:rsid w:val="00210DF3"/>
    <w:rsid w:val="00210F54"/>
    <w:rsid w:val="00210F61"/>
    <w:rsid w:val="00211080"/>
    <w:rsid w:val="002110BD"/>
    <w:rsid w:val="00211104"/>
    <w:rsid w:val="00211243"/>
    <w:rsid w:val="00211248"/>
    <w:rsid w:val="0021131C"/>
    <w:rsid w:val="002113A3"/>
    <w:rsid w:val="002113D7"/>
    <w:rsid w:val="0021152E"/>
    <w:rsid w:val="00211607"/>
    <w:rsid w:val="00211692"/>
    <w:rsid w:val="00211696"/>
    <w:rsid w:val="002116BC"/>
    <w:rsid w:val="00211707"/>
    <w:rsid w:val="0021179E"/>
    <w:rsid w:val="002117DF"/>
    <w:rsid w:val="002117EA"/>
    <w:rsid w:val="00211BEC"/>
    <w:rsid w:val="00211C14"/>
    <w:rsid w:val="00211EBB"/>
    <w:rsid w:val="00211F21"/>
    <w:rsid w:val="00212042"/>
    <w:rsid w:val="00212086"/>
    <w:rsid w:val="00212131"/>
    <w:rsid w:val="002121B7"/>
    <w:rsid w:val="002123F3"/>
    <w:rsid w:val="00212406"/>
    <w:rsid w:val="0021241B"/>
    <w:rsid w:val="00212668"/>
    <w:rsid w:val="002126F4"/>
    <w:rsid w:val="002127F0"/>
    <w:rsid w:val="00212819"/>
    <w:rsid w:val="00212925"/>
    <w:rsid w:val="00212935"/>
    <w:rsid w:val="00212961"/>
    <w:rsid w:val="002129AA"/>
    <w:rsid w:val="002129E9"/>
    <w:rsid w:val="00212A34"/>
    <w:rsid w:val="00212AA5"/>
    <w:rsid w:val="00212B7C"/>
    <w:rsid w:val="00212D4A"/>
    <w:rsid w:val="00212D83"/>
    <w:rsid w:val="00212E50"/>
    <w:rsid w:val="00212EA9"/>
    <w:rsid w:val="00212EE8"/>
    <w:rsid w:val="00212F58"/>
    <w:rsid w:val="00212FE1"/>
    <w:rsid w:val="00213130"/>
    <w:rsid w:val="002132A5"/>
    <w:rsid w:val="002133A8"/>
    <w:rsid w:val="00213819"/>
    <w:rsid w:val="002138FD"/>
    <w:rsid w:val="00213ADC"/>
    <w:rsid w:val="00213B50"/>
    <w:rsid w:val="00213C57"/>
    <w:rsid w:val="00213F7E"/>
    <w:rsid w:val="00214085"/>
    <w:rsid w:val="002141AB"/>
    <w:rsid w:val="002141CB"/>
    <w:rsid w:val="002142C2"/>
    <w:rsid w:val="002142F0"/>
    <w:rsid w:val="00214311"/>
    <w:rsid w:val="002147F5"/>
    <w:rsid w:val="0021481A"/>
    <w:rsid w:val="00214854"/>
    <w:rsid w:val="00214C0F"/>
    <w:rsid w:val="00214DFA"/>
    <w:rsid w:val="00214EC8"/>
    <w:rsid w:val="00214F4A"/>
    <w:rsid w:val="00214FB8"/>
    <w:rsid w:val="00215025"/>
    <w:rsid w:val="00215052"/>
    <w:rsid w:val="0021543E"/>
    <w:rsid w:val="002155C1"/>
    <w:rsid w:val="002156E1"/>
    <w:rsid w:val="00215748"/>
    <w:rsid w:val="00215851"/>
    <w:rsid w:val="0021593A"/>
    <w:rsid w:val="00215946"/>
    <w:rsid w:val="00215A21"/>
    <w:rsid w:val="00215AFE"/>
    <w:rsid w:val="00215B8F"/>
    <w:rsid w:val="00215CD1"/>
    <w:rsid w:val="00215CEE"/>
    <w:rsid w:val="00215D2F"/>
    <w:rsid w:val="00215DDF"/>
    <w:rsid w:val="00216034"/>
    <w:rsid w:val="0021608E"/>
    <w:rsid w:val="00216120"/>
    <w:rsid w:val="0021633C"/>
    <w:rsid w:val="00216345"/>
    <w:rsid w:val="0021654C"/>
    <w:rsid w:val="00216767"/>
    <w:rsid w:val="00216824"/>
    <w:rsid w:val="0021682F"/>
    <w:rsid w:val="002168CB"/>
    <w:rsid w:val="00216A04"/>
    <w:rsid w:val="00216D27"/>
    <w:rsid w:val="00216EE7"/>
    <w:rsid w:val="00216F0A"/>
    <w:rsid w:val="00216F9D"/>
    <w:rsid w:val="0021704E"/>
    <w:rsid w:val="0021716B"/>
    <w:rsid w:val="00217175"/>
    <w:rsid w:val="0021717C"/>
    <w:rsid w:val="002172D2"/>
    <w:rsid w:val="00217515"/>
    <w:rsid w:val="0021754D"/>
    <w:rsid w:val="002175E8"/>
    <w:rsid w:val="00217730"/>
    <w:rsid w:val="002177A7"/>
    <w:rsid w:val="002177C2"/>
    <w:rsid w:val="002178CB"/>
    <w:rsid w:val="002178FA"/>
    <w:rsid w:val="00217A3D"/>
    <w:rsid w:val="00217DE0"/>
    <w:rsid w:val="00217E84"/>
    <w:rsid w:val="00217E8B"/>
    <w:rsid w:val="00220052"/>
    <w:rsid w:val="00220088"/>
    <w:rsid w:val="00220358"/>
    <w:rsid w:val="00220360"/>
    <w:rsid w:val="002204CB"/>
    <w:rsid w:val="00220546"/>
    <w:rsid w:val="00220584"/>
    <w:rsid w:val="002205F5"/>
    <w:rsid w:val="0022077D"/>
    <w:rsid w:val="0022084B"/>
    <w:rsid w:val="002208BA"/>
    <w:rsid w:val="002208CA"/>
    <w:rsid w:val="0022091E"/>
    <w:rsid w:val="00220926"/>
    <w:rsid w:val="00220A34"/>
    <w:rsid w:val="00220AD9"/>
    <w:rsid w:val="00220C05"/>
    <w:rsid w:val="00220D9A"/>
    <w:rsid w:val="00221015"/>
    <w:rsid w:val="002210C2"/>
    <w:rsid w:val="002210E2"/>
    <w:rsid w:val="002211F8"/>
    <w:rsid w:val="00221282"/>
    <w:rsid w:val="00221297"/>
    <w:rsid w:val="0022134C"/>
    <w:rsid w:val="00221374"/>
    <w:rsid w:val="00221503"/>
    <w:rsid w:val="002219A5"/>
    <w:rsid w:val="00221A2D"/>
    <w:rsid w:val="00221A45"/>
    <w:rsid w:val="00221A4F"/>
    <w:rsid w:val="00221A9D"/>
    <w:rsid w:val="00221AA1"/>
    <w:rsid w:val="00221AE6"/>
    <w:rsid w:val="00221B76"/>
    <w:rsid w:val="00221CAD"/>
    <w:rsid w:val="00221E85"/>
    <w:rsid w:val="00221FCC"/>
    <w:rsid w:val="0022215D"/>
    <w:rsid w:val="00222339"/>
    <w:rsid w:val="00222664"/>
    <w:rsid w:val="002226AC"/>
    <w:rsid w:val="002226C0"/>
    <w:rsid w:val="00222727"/>
    <w:rsid w:val="00222975"/>
    <w:rsid w:val="002229E4"/>
    <w:rsid w:val="00222A36"/>
    <w:rsid w:val="00222B17"/>
    <w:rsid w:val="00222C62"/>
    <w:rsid w:val="00222CF6"/>
    <w:rsid w:val="00222D05"/>
    <w:rsid w:val="00222D49"/>
    <w:rsid w:val="00222D6F"/>
    <w:rsid w:val="00222DD0"/>
    <w:rsid w:val="00222DD3"/>
    <w:rsid w:val="00222F5B"/>
    <w:rsid w:val="00223212"/>
    <w:rsid w:val="00223254"/>
    <w:rsid w:val="0022326E"/>
    <w:rsid w:val="0022328A"/>
    <w:rsid w:val="002232A6"/>
    <w:rsid w:val="002232C3"/>
    <w:rsid w:val="002232CB"/>
    <w:rsid w:val="00223392"/>
    <w:rsid w:val="00223404"/>
    <w:rsid w:val="002234B7"/>
    <w:rsid w:val="0022356A"/>
    <w:rsid w:val="0022368C"/>
    <w:rsid w:val="002236E6"/>
    <w:rsid w:val="00223836"/>
    <w:rsid w:val="00223891"/>
    <w:rsid w:val="002238B3"/>
    <w:rsid w:val="00223908"/>
    <w:rsid w:val="00223A33"/>
    <w:rsid w:val="00223AEF"/>
    <w:rsid w:val="00223BF5"/>
    <w:rsid w:val="00223C69"/>
    <w:rsid w:val="00223D79"/>
    <w:rsid w:val="00223F20"/>
    <w:rsid w:val="00223F8D"/>
    <w:rsid w:val="002241D8"/>
    <w:rsid w:val="0022421A"/>
    <w:rsid w:val="002243E4"/>
    <w:rsid w:val="0022440E"/>
    <w:rsid w:val="0022448D"/>
    <w:rsid w:val="0022453E"/>
    <w:rsid w:val="002245D5"/>
    <w:rsid w:val="00224635"/>
    <w:rsid w:val="002246AD"/>
    <w:rsid w:val="002246D6"/>
    <w:rsid w:val="002246FF"/>
    <w:rsid w:val="00224733"/>
    <w:rsid w:val="002247E3"/>
    <w:rsid w:val="002247FE"/>
    <w:rsid w:val="0022487D"/>
    <w:rsid w:val="0022488D"/>
    <w:rsid w:val="002248A7"/>
    <w:rsid w:val="00224B94"/>
    <w:rsid w:val="00224C16"/>
    <w:rsid w:val="00224E14"/>
    <w:rsid w:val="00224F85"/>
    <w:rsid w:val="0022500E"/>
    <w:rsid w:val="00225157"/>
    <w:rsid w:val="002254B5"/>
    <w:rsid w:val="002254CF"/>
    <w:rsid w:val="002256DB"/>
    <w:rsid w:val="00225739"/>
    <w:rsid w:val="00225750"/>
    <w:rsid w:val="002258C4"/>
    <w:rsid w:val="002258EB"/>
    <w:rsid w:val="002258FA"/>
    <w:rsid w:val="00225920"/>
    <w:rsid w:val="002259B2"/>
    <w:rsid w:val="00225AAE"/>
    <w:rsid w:val="00225B2D"/>
    <w:rsid w:val="00225BDD"/>
    <w:rsid w:val="00225C39"/>
    <w:rsid w:val="00225CC9"/>
    <w:rsid w:val="00225E68"/>
    <w:rsid w:val="0022608B"/>
    <w:rsid w:val="002262C8"/>
    <w:rsid w:val="002264D3"/>
    <w:rsid w:val="0022682E"/>
    <w:rsid w:val="0022693E"/>
    <w:rsid w:val="00226A12"/>
    <w:rsid w:val="00226A99"/>
    <w:rsid w:val="00226B0E"/>
    <w:rsid w:val="00226B37"/>
    <w:rsid w:val="00226BCF"/>
    <w:rsid w:val="00226C81"/>
    <w:rsid w:val="00226D11"/>
    <w:rsid w:val="00226D89"/>
    <w:rsid w:val="00226DED"/>
    <w:rsid w:val="00226E25"/>
    <w:rsid w:val="00226E91"/>
    <w:rsid w:val="00226EBA"/>
    <w:rsid w:val="00226ECE"/>
    <w:rsid w:val="00227077"/>
    <w:rsid w:val="00227122"/>
    <w:rsid w:val="0022721D"/>
    <w:rsid w:val="002272A9"/>
    <w:rsid w:val="00227371"/>
    <w:rsid w:val="002273C0"/>
    <w:rsid w:val="002273CB"/>
    <w:rsid w:val="002274DD"/>
    <w:rsid w:val="002276C1"/>
    <w:rsid w:val="0022770B"/>
    <w:rsid w:val="0022770C"/>
    <w:rsid w:val="00227AFE"/>
    <w:rsid w:val="00227B59"/>
    <w:rsid w:val="00227C36"/>
    <w:rsid w:val="00227D93"/>
    <w:rsid w:val="00230017"/>
    <w:rsid w:val="0023003D"/>
    <w:rsid w:val="002300E4"/>
    <w:rsid w:val="0023018E"/>
    <w:rsid w:val="00230232"/>
    <w:rsid w:val="00230286"/>
    <w:rsid w:val="0023030F"/>
    <w:rsid w:val="00230390"/>
    <w:rsid w:val="002303C6"/>
    <w:rsid w:val="0023051C"/>
    <w:rsid w:val="002305A7"/>
    <w:rsid w:val="002305C4"/>
    <w:rsid w:val="0023063A"/>
    <w:rsid w:val="002306F8"/>
    <w:rsid w:val="0023084A"/>
    <w:rsid w:val="00230866"/>
    <w:rsid w:val="002308E3"/>
    <w:rsid w:val="00230906"/>
    <w:rsid w:val="0023096C"/>
    <w:rsid w:val="002309F1"/>
    <w:rsid w:val="00230A1A"/>
    <w:rsid w:val="00230B7C"/>
    <w:rsid w:val="00230C47"/>
    <w:rsid w:val="00230CA0"/>
    <w:rsid w:val="00230CB7"/>
    <w:rsid w:val="00230E78"/>
    <w:rsid w:val="0023106C"/>
    <w:rsid w:val="00231076"/>
    <w:rsid w:val="002311D6"/>
    <w:rsid w:val="00231343"/>
    <w:rsid w:val="0023150C"/>
    <w:rsid w:val="00231648"/>
    <w:rsid w:val="002317E8"/>
    <w:rsid w:val="0023184F"/>
    <w:rsid w:val="00231879"/>
    <w:rsid w:val="00231B48"/>
    <w:rsid w:val="00231B79"/>
    <w:rsid w:val="00231C41"/>
    <w:rsid w:val="00231D5A"/>
    <w:rsid w:val="0023201A"/>
    <w:rsid w:val="002320DA"/>
    <w:rsid w:val="00232149"/>
    <w:rsid w:val="0023223A"/>
    <w:rsid w:val="002322AD"/>
    <w:rsid w:val="00232407"/>
    <w:rsid w:val="002324C7"/>
    <w:rsid w:val="002324FE"/>
    <w:rsid w:val="0023257A"/>
    <w:rsid w:val="002326BE"/>
    <w:rsid w:val="002326D1"/>
    <w:rsid w:val="002326F4"/>
    <w:rsid w:val="002327C0"/>
    <w:rsid w:val="00232843"/>
    <w:rsid w:val="00232928"/>
    <w:rsid w:val="002329BC"/>
    <w:rsid w:val="00232A0D"/>
    <w:rsid w:val="00232A71"/>
    <w:rsid w:val="00232C82"/>
    <w:rsid w:val="00232D2C"/>
    <w:rsid w:val="00232D87"/>
    <w:rsid w:val="00232E30"/>
    <w:rsid w:val="00232E34"/>
    <w:rsid w:val="00232E75"/>
    <w:rsid w:val="00232FC1"/>
    <w:rsid w:val="002330AB"/>
    <w:rsid w:val="0023310C"/>
    <w:rsid w:val="002332F4"/>
    <w:rsid w:val="00233300"/>
    <w:rsid w:val="00233413"/>
    <w:rsid w:val="00233450"/>
    <w:rsid w:val="002334E0"/>
    <w:rsid w:val="0023354A"/>
    <w:rsid w:val="0023354D"/>
    <w:rsid w:val="00233553"/>
    <w:rsid w:val="002335F8"/>
    <w:rsid w:val="00233606"/>
    <w:rsid w:val="00233654"/>
    <w:rsid w:val="002337FE"/>
    <w:rsid w:val="00233A79"/>
    <w:rsid w:val="00233BF7"/>
    <w:rsid w:val="00233C70"/>
    <w:rsid w:val="00233D88"/>
    <w:rsid w:val="00233D92"/>
    <w:rsid w:val="00233E66"/>
    <w:rsid w:val="00233EEE"/>
    <w:rsid w:val="00233FD8"/>
    <w:rsid w:val="0023404F"/>
    <w:rsid w:val="0023405E"/>
    <w:rsid w:val="00234165"/>
    <w:rsid w:val="00234371"/>
    <w:rsid w:val="00234454"/>
    <w:rsid w:val="00234460"/>
    <w:rsid w:val="00234507"/>
    <w:rsid w:val="0023451A"/>
    <w:rsid w:val="002345F8"/>
    <w:rsid w:val="00234993"/>
    <w:rsid w:val="00234AF9"/>
    <w:rsid w:val="00234B36"/>
    <w:rsid w:val="00234B6E"/>
    <w:rsid w:val="00234C25"/>
    <w:rsid w:val="00234E4A"/>
    <w:rsid w:val="00234FB4"/>
    <w:rsid w:val="00234FB5"/>
    <w:rsid w:val="002350B0"/>
    <w:rsid w:val="0023524D"/>
    <w:rsid w:val="00235382"/>
    <w:rsid w:val="00235406"/>
    <w:rsid w:val="002354B5"/>
    <w:rsid w:val="002354BB"/>
    <w:rsid w:val="002355B2"/>
    <w:rsid w:val="002355C7"/>
    <w:rsid w:val="0023561E"/>
    <w:rsid w:val="00235743"/>
    <w:rsid w:val="0023583F"/>
    <w:rsid w:val="0023586A"/>
    <w:rsid w:val="002358AC"/>
    <w:rsid w:val="0023596C"/>
    <w:rsid w:val="0023597F"/>
    <w:rsid w:val="00235AF0"/>
    <w:rsid w:val="00235B8F"/>
    <w:rsid w:val="00235C02"/>
    <w:rsid w:val="00235C33"/>
    <w:rsid w:val="00235C5D"/>
    <w:rsid w:val="00235C67"/>
    <w:rsid w:val="00235DC4"/>
    <w:rsid w:val="00235DE8"/>
    <w:rsid w:val="00235F3F"/>
    <w:rsid w:val="00236077"/>
    <w:rsid w:val="002360DD"/>
    <w:rsid w:val="0023617D"/>
    <w:rsid w:val="002361E4"/>
    <w:rsid w:val="00236212"/>
    <w:rsid w:val="00236260"/>
    <w:rsid w:val="00236349"/>
    <w:rsid w:val="002363AD"/>
    <w:rsid w:val="002363B9"/>
    <w:rsid w:val="00236515"/>
    <w:rsid w:val="00236582"/>
    <w:rsid w:val="00236616"/>
    <w:rsid w:val="00236681"/>
    <w:rsid w:val="00236882"/>
    <w:rsid w:val="002368E6"/>
    <w:rsid w:val="002368ED"/>
    <w:rsid w:val="002368F3"/>
    <w:rsid w:val="0023698E"/>
    <w:rsid w:val="002369E7"/>
    <w:rsid w:val="00236A63"/>
    <w:rsid w:val="00236A82"/>
    <w:rsid w:val="00236B43"/>
    <w:rsid w:val="00236BCB"/>
    <w:rsid w:val="00236C1C"/>
    <w:rsid w:val="00236E07"/>
    <w:rsid w:val="00236E6F"/>
    <w:rsid w:val="0023713B"/>
    <w:rsid w:val="00237227"/>
    <w:rsid w:val="00237259"/>
    <w:rsid w:val="00237481"/>
    <w:rsid w:val="002376B0"/>
    <w:rsid w:val="002376E6"/>
    <w:rsid w:val="00237770"/>
    <w:rsid w:val="00237786"/>
    <w:rsid w:val="0023784D"/>
    <w:rsid w:val="00237A47"/>
    <w:rsid w:val="00237A7A"/>
    <w:rsid w:val="00237ABC"/>
    <w:rsid w:val="00237B8A"/>
    <w:rsid w:val="00237DD0"/>
    <w:rsid w:val="00237EFC"/>
    <w:rsid w:val="00237F7A"/>
    <w:rsid w:val="00240045"/>
    <w:rsid w:val="0024020F"/>
    <w:rsid w:val="00240274"/>
    <w:rsid w:val="0024046B"/>
    <w:rsid w:val="0024070D"/>
    <w:rsid w:val="0024079F"/>
    <w:rsid w:val="002408DE"/>
    <w:rsid w:val="002409AB"/>
    <w:rsid w:val="00240A11"/>
    <w:rsid w:val="00240ADB"/>
    <w:rsid w:val="00240AFF"/>
    <w:rsid w:val="00240B68"/>
    <w:rsid w:val="00240B6D"/>
    <w:rsid w:val="00240BEE"/>
    <w:rsid w:val="00240C80"/>
    <w:rsid w:val="00240C9F"/>
    <w:rsid w:val="00240D9F"/>
    <w:rsid w:val="00240DAB"/>
    <w:rsid w:val="00240E0B"/>
    <w:rsid w:val="00240EF0"/>
    <w:rsid w:val="00240EFB"/>
    <w:rsid w:val="00240FF7"/>
    <w:rsid w:val="00241122"/>
    <w:rsid w:val="00241163"/>
    <w:rsid w:val="00241280"/>
    <w:rsid w:val="00241292"/>
    <w:rsid w:val="0024138C"/>
    <w:rsid w:val="00241505"/>
    <w:rsid w:val="0024159E"/>
    <w:rsid w:val="002416FE"/>
    <w:rsid w:val="00241901"/>
    <w:rsid w:val="0024199C"/>
    <w:rsid w:val="00241CC9"/>
    <w:rsid w:val="00241D70"/>
    <w:rsid w:val="00241F88"/>
    <w:rsid w:val="002420C9"/>
    <w:rsid w:val="00242230"/>
    <w:rsid w:val="002422A9"/>
    <w:rsid w:val="0024253A"/>
    <w:rsid w:val="00242697"/>
    <w:rsid w:val="00242740"/>
    <w:rsid w:val="002429DF"/>
    <w:rsid w:val="00242A29"/>
    <w:rsid w:val="00242A84"/>
    <w:rsid w:val="00242AA8"/>
    <w:rsid w:val="00242BE9"/>
    <w:rsid w:val="00242C32"/>
    <w:rsid w:val="00242CA8"/>
    <w:rsid w:val="00242F47"/>
    <w:rsid w:val="002430C1"/>
    <w:rsid w:val="002430CE"/>
    <w:rsid w:val="002431BC"/>
    <w:rsid w:val="0024321A"/>
    <w:rsid w:val="0024346C"/>
    <w:rsid w:val="002436D3"/>
    <w:rsid w:val="0024373C"/>
    <w:rsid w:val="002437AE"/>
    <w:rsid w:val="00243858"/>
    <w:rsid w:val="00243870"/>
    <w:rsid w:val="002438D7"/>
    <w:rsid w:val="00243946"/>
    <w:rsid w:val="002439B4"/>
    <w:rsid w:val="002439BB"/>
    <w:rsid w:val="00243B6E"/>
    <w:rsid w:val="00243BA8"/>
    <w:rsid w:val="00243C1E"/>
    <w:rsid w:val="00243D8B"/>
    <w:rsid w:val="00243ED7"/>
    <w:rsid w:val="00244084"/>
    <w:rsid w:val="002440C0"/>
    <w:rsid w:val="00244129"/>
    <w:rsid w:val="0024413A"/>
    <w:rsid w:val="00244149"/>
    <w:rsid w:val="002442C9"/>
    <w:rsid w:val="00244304"/>
    <w:rsid w:val="00244375"/>
    <w:rsid w:val="002445B3"/>
    <w:rsid w:val="002446A6"/>
    <w:rsid w:val="002446BE"/>
    <w:rsid w:val="00244884"/>
    <w:rsid w:val="0024496B"/>
    <w:rsid w:val="0024496C"/>
    <w:rsid w:val="00244B4D"/>
    <w:rsid w:val="00244C24"/>
    <w:rsid w:val="00244D70"/>
    <w:rsid w:val="00244DD2"/>
    <w:rsid w:val="00244E01"/>
    <w:rsid w:val="00244F28"/>
    <w:rsid w:val="00244FE8"/>
    <w:rsid w:val="002450B5"/>
    <w:rsid w:val="00245142"/>
    <w:rsid w:val="0024527C"/>
    <w:rsid w:val="002454D3"/>
    <w:rsid w:val="0024565B"/>
    <w:rsid w:val="00245749"/>
    <w:rsid w:val="002457C6"/>
    <w:rsid w:val="0024593B"/>
    <w:rsid w:val="00245C80"/>
    <w:rsid w:val="00245CB4"/>
    <w:rsid w:val="00245D24"/>
    <w:rsid w:val="00245D95"/>
    <w:rsid w:val="00245E41"/>
    <w:rsid w:val="00245EA5"/>
    <w:rsid w:val="00245EC8"/>
    <w:rsid w:val="00245ED6"/>
    <w:rsid w:val="00245F5B"/>
    <w:rsid w:val="00246149"/>
    <w:rsid w:val="002461FC"/>
    <w:rsid w:val="002462B6"/>
    <w:rsid w:val="002463EF"/>
    <w:rsid w:val="002465FD"/>
    <w:rsid w:val="002466C4"/>
    <w:rsid w:val="002466F9"/>
    <w:rsid w:val="0024675D"/>
    <w:rsid w:val="00246769"/>
    <w:rsid w:val="0024679E"/>
    <w:rsid w:val="00246966"/>
    <w:rsid w:val="00246AC7"/>
    <w:rsid w:val="00246B51"/>
    <w:rsid w:val="00246BAC"/>
    <w:rsid w:val="00246D14"/>
    <w:rsid w:val="00246D6B"/>
    <w:rsid w:val="00246D9E"/>
    <w:rsid w:val="00246E69"/>
    <w:rsid w:val="00246E8A"/>
    <w:rsid w:val="002470A3"/>
    <w:rsid w:val="00247115"/>
    <w:rsid w:val="00247198"/>
    <w:rsid w:val="002471BE"/>
    <w:rsid w:val="002472B3"/>
    <w:rsid w:val="002472D0"/>
    <w:rsid w:val="00247384"/>
    <w:rsid w:val="002475E1"/>
    <w:rsid w:val="0024760A"/>
    <w:rsid w:val="00247853"/>
    <w:rsid w:val="00247862"/>
    <w:rsid w:val="00247867"/>
    <w:rsid w:val="002478BF"/>
    <w:rsid w:val="0024792F"/>
    <w:rsid w:val="00247A47"/>
    <w:rsid w:val="00247AB7"/>
    <w:rsid w:val="00247CA8"/>
    <w:rsid w:val="00247DAD"/>
    <w:rsid w:val="00247DDD"/>
    <w:rsid w:val="00247DF9"/>
    <w:rsid w:val="00247F2E"/>
    <w:rsid w:val="00247F3A"/>
    <w:rsid w:val="0025021F"/>
    <w:rsid w:val="00250226"/>
    <w:rsid w:val="0025024D"/>
    <w:rsid w:val="002502F1"/>
    <w:rsid w:val="00250395"/>
    <w:rsid w:val="0025055E"/>
    <w:rsid w:val="00250579"/>
    <w:rsid w:val="00250671"/>
    <w:rsid w:val="0025082B"/>
    <w:rsid w:val="00250888"/>
    <w:rsid w:val="0025090A"/>
    <w:rsid w:val="00250A7C"/>
    <w:rsid w:val="00250A86"/>
    <w:rsid w:val="00250B68"/>
    <w:rsid w:val="00250BAF"/>
    <w:rsid w:val="00250D61"/>
    <w:rsid w:val="00250EC3"/>
    <w:rsid w:val="00250FBB"/>
    <w:rsid w:val="00251166"/>
    <w:rsid w:val="00251259"/>
    <w:rsid w:val="0025152C"/>
    <w:rsid w:val="00251570"/>
    <w:rsid w:val="00251677"/>
    <w:rsid w:val="002518C5"/>
    <w:rsid w:val="002518E4"/>
    <w:rsid w:val="002519CD"/>
    <w:rsid w:val="00251AC2"/>
    <w:rsid w:val="00251BB1"/>
    <w:rsid w:val="00251C38"/>
    <w:rsid w:val="00251C7C"/>
    <w:rsid w:val="00251D7C"/>
    <w:rsid w:val="00251E12"/>
    <w:rsid w:val="00251ED9"/>
    <w:rsid w:val="00251FA0"/>
    <w:rsid w:val="00251FBE"/>
    <w:rsid w:val="00252004"/>
    <w:rsid w:val="0025203B"/>
    <w:rsid w:val="00252068"/>
    <w:rsid w:val="00252095"/>
    <w:rsid w:val="002520E3"/>
    <w:rsid w:val="0025217E"/>
    <w:rsid w:val="002521F5"/>
    <w:rsid w:val="00252217"/>
    <w:rsid w:val="0025225D"/>
    <w:rsid w:val="0025229D"/>
    <w:rsid w:val="00252307"/>
    <w:rsid w:val="0025237F"/>
    <w:rsid w:val="002523C9"/>
    <w:rsid w:val="002524B1"/>
    <w:rsid w:val="0025262D"/>
    <w:rsid w:val="00252636"/>
    <w:rsid w:val="002526C6"/>
    <w:rsid w:val="00252714"/>
    <w:rsid w:val="002527B2"/>
    <w:rsid w:val="00252871"/>
    <w:rsid w:val="00252BE4"/>
    <w:rsid w:val="00252D89"/>
    <w:rsid w:val="00252D94"/>
    <w:rsid w:val="00252DA9"/>
    <w:rsid w:val="00252EA5"/>
    <w:rsid w:val="00253078"/>
    <w:rsid w:val="00253187"/>
    <w:rsid w:val="002532D8"/>
    <w:rsid w:val="0025338C"/>
    <w:rsid w:val="0025338E"/>
    <w:rsid w:val="00253439"/>
    <w:rsid w:val="00253497"/>
    <w:rsid w:val="002536D3"/>
    <w:rsid w:val="002537B6"/>
    <w:rsid w:val="002538C8"/>
    <w:rsid w:val="002539DB"/>
    <w:rsid w:val="00253B16"/>
    <w:rsid w:val="00253BF2"/>
    <w:rsid w:val="00253CFB"/>
    <w:rsid w:val="00253F01"/>
    <w:rsid w:val="00253F2A"/>
    <w:rsid w:val="0025406C"/>
    <w:rsid w:val="0025417F"/>
    <w:rsid w:val="00254275"/>
    <w:rsid w:val="0025427A"/>
    <w:rsid w:val="002542C8"/>
    <w:rsid w:val="002543EB"/>
    <w:rsid w:val="0025445E"/>
    <w:rsid w:val="002545A3"/>
    <w:rsid w:val="00254706"/>
    <w:rsid w:val="0025471B"/>
    <w:rsid w:val="00254727"/>
    <w:rsid w:val="00254728"/>
    <w:rsid w:val="0025483B"/>
    <w:rsid w:val="00254920"/>
    <w:rsid w:val="0025497B"/>
    <w:rsid w:val="00254A72"/>
    <w:rsid w:val="00254A8E"/>
    <w:rsid w:val="00254BFC"/>
    <w:rsid w:val="00254CBC"/>
    <w:rsid w:val="00254DBA"/>
    <w:rsid w:val="00255037"/>
    <w:rsid w:val="00255122"/>
    <w:rsid w:val="00255138"/>
    <w:rsid w:val="00255163"/>
    <w:rsid w:val="002551FE"/>
    <w:rsid w:val="002552B8"/>
    <w:rsid w:val="002552F9"/>
    <w:rsid w:val="002553E1"/>
    <w:rsid w:val="002553F1"/>
    <w:rsid w:val="002554B4"/>
    <w:rsid w:val="00255684"/>
    <w:rsid w:val="002556F3"/>
    <w:rsid w:val="002557ED"/>
    <w:rsid w:val="0025587E"/>
    <w:rsid w:val="002558CA"/>
    <w:rsid w:val="0025593B"/>
    <w:rsid w:val="00255A62"/>
    <w:rsid w:val="00255AB9"/>
    <w:rsid w:val="00255BEF"/>
    <w:rsid w:val="00255D10"/>
    <w:rsid w:val="00255D31"/>
    <w:rsid w:val="00255EFD"/>
    <w:rsid w:val="00255FE3"/>
    <w:rsid w:val="00255FEA"/>
    <w:rsid w:val="00255FFC"/>
    <w:rsid w:val="00256127"/>
    <w:rsid w:val="00256246"/>
    <w:rsid w:val="00256312"/>
    <w:rsid w:val="0025631A"/>
    <w:rsid w:val="00256354"/>
    <w:rsid w:val="002563CF"/>
    <w:rsid w:val="002565E8"/>
    <w:rsid w:val="00256882"/>
    <w:rsid w:val="002568BA"/>
    <w:rsid w:val="002568FB"/>
    <w:rsid w:val="00256A6A"/>
    <w:rsid w:val="00256CC3"/>
    <w:rsid w:val="00256D68"/>
    <w:rsid w:val="00256D76"/>
    <w:rsid w:val="00256F66"/>
    <w:rsid w:val="00256FDA"/>
    <w:rsid w:val="002570AE"/>
    <w:rsid w:val="002571E8"/>
    <w:rsid w:val="002572D2"/>
    <w:rsid w:val="00257335"/>
    <w:rsid w:val="00257413"/>
    <w:rsid w:val="00257494"/>
    <w:rsid w:val="0025776A"/>
    <w:rsid w:val="00257950"/>
    <w:rsid w:val="0025795A"/>
    <w:rsid w:val="002579A4"/>
    <w:rsid w:val="00257A7C"/>
    <w:rsid w:val="00257B0F"/>
    <w:rsid w:val="00257B70"/>
    <w:rsid w:val="00257CA9"/>
    <w:rsid w:val="00257D17"/>
    <w:rsid w:val="00257D9E"/>
    <w:rsid w:val="00257FAE"/>
    <w:rsid w:val="00257FBB"/>
    <w:rsid w:val="00260121"/>
    <w:rsid w:val="00260160"/>
    <w:rsid w:val="00260261"/>
    <w:rsid w:val="002602DA"/>
    <w:rsid w:val="00260381"/>
    <w:rsid w:val="002604A2"/>
    <w:rsid w:val="0026055B"/>
    <w:rsid w:val="00260645"/>
    <w:rsid w:val="0026069C"/>
    <w:rsid w:val="0026076B"/>
    <w:rsid w:val="00260821"/>
    <w:rsid w:val="002608A6"/>
    <w:rsid w:val="0026092F"/>
    <w:rsid w:val="00260936"/>
    <w:rsid w:val="00260A71"/>
    <w:rsid w:val="00260C00"/>
    <w:rsid w:val="00261021"/>
    <w:rsid w:val="00261376"/>
    <w:rsid w:val="00261416"/>
    <w:rsid w:val="00261621"/>
    <w:rsid w:val="002617E7"/>
    <w:rsid w:val="002617FE"/>
    <w:rsid w:val="0026190A"/>
    <w:rsid w:val="002619A5"/>
    <w:rsid w:val="002619F5"/>
    <w:rsid w:val="00261AE3"/>
    <w:rsid w:val="00261B22"/>
    <w:rsid w:val="00261B3C"/>
    <w:rsid w:val="00261BCD"/>
    <w:rsid w:val="00261D38"/>
    <w:rsid w:val="00261EC7"/>
    <w:rsid w:val="00261F97"/>
    <w:rsid w:val="00261FEB"/>
    <w:rsid w:val="00261FF7"/>
    <w:rsid w:val="00262062"/>
    <w:rsid w:val="00262112"/>
    <w:rsid w:val="00262114"/>
    <w:rsid w:val="00262148"/>
    <w:rsid w:val="00262207"/>
    <w:rsid w:val="002622A6"/>
    <w:rsid w:val="0026237E"/>
    <w:rsid w:val="002623BE"/>
    <w:rsid w:val="002623D9"/>
    <w:rsid w:val="002623EA"/>
    <w:rsid w:val="0026245E"/>
    <w:rsid w:val="00262557"/>
    <w:rsid w:val="0026264C"/>
    <w:rsid w:val="0026279B"/>
    <w:rsid w:val="00262A47"/>
    <w:rsid w:val="00262AC0"/>
    <w:rsid w:val="00262C32"/>
    <w:rsid w:val="00262C50"/>
    <w:rsid w:val="00262E54"/>
    <w:rsid w:val="00262EA0"/>
    <w:rsid w:val="00262F20"/>
    <w:rsid w:val="00263024"/>
    <w:rsid w:val="00263061"/>
    <w:rsid w:val="00263066"/>
    <w:rsid w:val="0026315A"/>
    <w:rsid w:val="0026315B"/>
    <w:rsid w:val="002631EF"/>
    <w:rsid w:val="002632BB"/>
    <w:rsid w:val="002633F6"/>
    <w:rsid w:val="0026343D"/>
    <w:rsid w:val="00263494"/>
    <w:rsid w:val="00263528"/>
    <w:rsid w:val="00263536"/>
    <w:rsid w:val="00263546"/>
    <w:rsid w:val="00263642"/>
    <w:rsid w:val="00263655"/>
    <w:rsid w:val="002637A9"/>
    <w:rsid w:val="002639EC"/>
    <w:rsid w:val="00263A30"/>
    <w:rsid w:val="00263E48"/>
    <w:rsid w:val="00263EF7"/>
    <w:rsid w:val="00263F1E"/>
    <w:rsid w:val="00264111"/>
    <w:rsid w:val="002641D1"/>
    <w:rsid w:val="0026435D"/>
    <w:rsid w:val="00264375"/>
    <w:rsid w:val="002643E7"/>
    <w:rsid w:val="00264413"/>
    <w:rsid w:val="00264528"/>
    <w:rsid w:val="00264569"/>
    <w:rsid w:val="00264572"/>
    <w:rsid w:val="0026464F"/>
    <w:rsid w:val="00264685"/>
    <w:rsid w:val="00264692"/>
    <w:rsid w:val="00264865"/>
    <w:rsid w:val="00264A44"/>
    <w:rsid w:val="00264A84"/>
    <w:rsid w:val="00264ADD"/>
    <w:rsid w:val="00264B60"/>
    <w:rsid w:val="00264BAF"/>
    <w:rsid w:val="00264D2D"/>
    <w:rsid w:val="00264DDD"/>
    <w:rsid w:val="00264EDF"/>
    <w:rsid w:val="00265097"/>
    <w:rsid w:val="0026510F"/>
    <w:rsid w:val="00265182"/>
    <w:rsid w:val="00265252"/>
    <w:rsid w:val="0026544A"/>
    <w:rsid w:val="002654BB"/>
    <w:rsid w:val="002654CD"/>
    <w:rsid w:val="002655A8"/>
    <w:rsid w:val="002656E4"/>
    <w:rsid w:val="0026586D"/>
    <w:rsid w:val="00265882"/>
    <w:rsid w:val="00265938"/>
    <w:rsid w:val="002659A5"/>
    <w:rsid w:val="002659C5"/>
    <w:rsid w:val="002659CE"/>
    <w:rsid w:val="00265A37"/>
    <w:rsid w:val="00265A56"/>
    <w:rsid w:val="00265B74"/>
    <w:rsid w:val="00265BA7"/>
    <w:rsid w:val="00265C15"/>
    <w:rsid w:val="00265ED2"/>
    <w:rsid w:val="00265F8C"/>
    <w:rsid w:val="00265FFB"/>
    <w:rsid w:val="0026606A"/>
    <w:rsid w:val="002660FC"/>
    <w:rsid w:val="002661A2"/>
    <w:rsid w:val="002662EB"/>
    <w:rsid w:val="00266375"/>
    <w:rsid w:val="002663B6"/>
    <w:rsid w:val="00266472"/>
    <w:rsid w:val="00266475"/>
    <w:rsid w:val="002665C3"/>
    <w:rsid w:val="002665DD"/>
    <w:rsid w:val="0026660B"/>
    <w:rsid w:val="00266653"/>
    <w:rsid w:val="002667FD"/>
    <w:rsid w:val="00266875"/>
    <w:rsid w:val="00266946"/>
    <w:rsid w:val="00266A2F"/>
    <w:rsid w:val="00266AEB"/>
    <w:rsid w:val="00266E82"/>
    <w:rsid w:val="00266F48"/>
    <w:rsid w:val="00266F92"/>
    <w:rsid w:val="00266FF9"/>
    <w:rsid w:val="00267038"/>
    <w:rsid w:val="00267053"/>
    <w:rsid w:val="00267071"/>
    <w:rsid w:val="00267118"/>
    <w:rsid w:val="00267560"/>
    <w:rsid w:val="00267651"/>
    <w:rsid w:val="002676DF"/>
    <w:rsid w:val="00267763"/>
    <w:rsid w:val="0026777B"/>
    <w:rsid w:val="00267793"/>
    <w:rsid w:val="002678A1"/>
    <w:rsid w:val="002678E1"/>
    <w:rsid w:val="00267A6F"/>
    <w:rsid w:val="00267BBA"/>
    <w:rsid w:val="00267DCB"/>
    <w:rsid w:val="00267E38"/>
    <w:rsid w:val="00267FB4"/>
    <w:rsid w:val="0027001F"/>
    <w:rsid w:val="00270112"/>
    <w:rsid w:val="00270174"/>
    <w:rsid w:val="00270245"/>
    <w:rsid w:val="0027033B"/>
    <w:rsid w:val="0027041A"/>
    <w:rsid w:val="0027042B"/>
    <w:rsid w:val="00270464"/>
    <w:rsid w:val="00270620"/>
    <w:rsid w:val="00270662"/>
    <w:rsid w:val="002706AF"/>
    <w:rsid w:val="0027070C"/>
    <w:rsid w:val="00270795"/>
    <w:rsid w:val="002709CE"/>
    <w:rsid w:val="00270A17"/>
    <w:rsid w:val="00270A1C"/>
    <w:rsid w:val="00270B6D"/>
    <w:rsid w:val="00270B9C"/>
    <w:rsid w:val="00270DB5"/>
    <w:rsid w:val="00270EF8"/>
    <w:rsid w:val="00270FCE"/>
    <w:rsid w:val="00271184"/>
    <w:rsid w:val="00271192"/>
    <w:rsid w:val="0027120B"/>
    <w:rsid w:val="00271238"/>
    <w:rsid w:val="0027124C"/>
    <w:rsid w:val="002712C3"/>
    <w:rsid w:val="0027131E"/>
    <w:rsid w:val="002714EC"/>
    <w:rsid w:val="0027156B"/>
    <w:rsid w:val="00271666"/>
    <w:rsid w:val="00271717"/>
    <w:rsid w:val="002717BD"/>
    <w:rsid w:val="00271840"/>
    <w:rsid w:val="00271889"/>
    <w:rsid w:val="00271892"/>
    <w:rsid w:val="002718FA"/>
    <w:rsid w:val="002719C1"/>
    <w:rsid w:val="00271AFE"/>
    <w:rsid w:val="00271B7A"/>
    <w:rsid w:val="00271C99"/>
    <w:rsid w:val="00271CFB"/>
    <w:rsid w:val="00271E04"/>
    <w:rsid w:val="00271EB4"/>
    <w:rsid w:val="00271EC4"/>
    <w:rsid w:val="00271FE3"/>
    <w:rsid w:val="0027209D"/>
    <w:rsid w:val="002720A2"/>
    <w:rsid w:val="002720C8"/>
    <w:rsid w:val="00272211"/>
    <w:rsid w:val="0027224A"/>
    <w:rsid w:val="00272441"/>
    <w:rsid w:val="00272448"/>
    <w:rsid w:val="00272453"/>
    <w:rsid w:val="002724B9"/>
    <w:rsid w:val="0027273C"/>
    <w:rsid w:val="00272845"/>
    <w:rsid w:val="002729E1"/>
    <w:rsid w:val="00272B28"/>
    <w:rsid w:val="00272C22"/>
    <w:rsid w:val="00272EC8"/>
    <w:rsid w:val="00273027"/>
    <w:rsid w:val="0027307B"/>
    <w:rsid w:val="00273141"/>
    <w:rsid w:val="00273335"/>
    <w:rsid w:val="00273353"/>
    <w:rsid w:val="002734E8"/>
    <w:rsid w:val="002735B8"/>
    <w:rsid w:val="002736A3"/>
    <w:rsid w:val="00273895"/>
    <w:rsid w:val="00273992"/>
    <w:rsid w:val="002739D2"/>
    <w:rsid w:val="00273B31"/>
    <w:rsid w:val="00273BD6"/>
    <w:rsid w:val="00273D8F"/>
    <w:rsid w:val="00273DE6"/>
    <w:rsid w:val="0027400C"/>
    <w:rsid w:val="0027406E"/>
    <w:rsid w:val="002740F4"/>
    <w:rsid w:val="00274137"/>
    <w:rsid w:val="0027414E"/>
    <w:rsid w:val="00274203"/>
    <w:rsid w:val="00274243"/>
    <w:rsid w:val="002742BF"/>
    <w:rsid w:val="0027436B"/>
    <w:rsid w:val="002743D0"/>
    <w:rsid w:val="00274401"/>
    <w:rsid w:val="00274469"/>
    <w:rsid w:val="002746BC"/>
    <w:rsid w:val="0027486C"/>
    <w:rsid w:val="002748EA"/>
    <w:rsid w:val="0027498C"/>
    <w:rsid w:val="00274A89"/>
    <w:rsid w:val="00274ACF"/>
    <w:rsid w:val="00274C8E"/>
    <w:rsid w:val="00274CBE"/>
    <w:rsid w:val="00274D47"/>
    <w:rsid w:val="00274D7F"/>
    <w:rsid w:val="00274EA6"/>
    <w:rsid w:val="00274F5A"/>
    <w:rsid w:val="00274FF9"/>
    <w:rsid w:val="00275023"/>
    <w:rsid w:val="00275342"/>
    <w:rsid w:val="002753D8"/>
    <w:rsid w:val="00275785"/>
    <w:rsid w:val="002757DE"/>
    <w:rsid w:val="00275821"/>
    <w:rsid w:val="002758DC"/>
    <w:rsid w:val="002759CF"/>
    <w:rsid w:val="00275C58"/>
    <w:rsid w:val="00275D14"/>
    <w:rsid w:val="00275D16"/>
    <w:rsid w:val="00275D99"/>
    <w:rsid w:val="00275DBF"/>
    <w:rsid w:val="00275E4B"/>
    <w:rsid w:val="00276070"/>
    <w:rsid w:val="002760BF"/>
    <w:rsid w:val="002760D7"/>
    <w:rsid w:val="00276169"/>
    <w:rsid w:val="002761E8"/>
    <w:rsid w:val="0027639C"/>
    <w:rsid w:val="002764B2"/>
    <w:rsid w:val="002764D4"/>
    <w:rsid w:val="00276619"/>
    <w:rsid w:val="00276630"/>
    <w:rsid w:val="00276846"/>
    <w:rsid w:val="00276A37"/>
    <w:rsid w:val="00276BD8"/>
    <w:rsid w:val="00276C1E"/>
    <w:rsid w:val="00276E4A"/>
    <w:rsid w:val="00276FD2"/>
    <w:rsid w:val="002770DD"/>
    <w:rsid w:val="0027723D"/>
    <w:rsid w:val="002774B5"/>
    <w:rsid w:val="0027756B"/>
    <w:rsid w:val="002776E4"/>
    <w:rsid w:val="00277714"/>
    <w:rsid w:val="0027775D"/>
    <w:rsid w:val="0027778E"/>
    <w:rsid w:val="00277840"/>
    <w:rsid w:val="00277876"/>
    <w:rsid w:val="002778A2"/>
    <w:rsid w:val="002778DA"/>
    <w:rsid w:val="00277927"/>
    <w:rsid w:val="00277942"/>
    <w:rsid w:val="00277952"/>
    <w:rsid w:val="00277AEE"/>
    <w:rsid w:val="00277D86"/>
    <w:rsid w:val="00277E30"/>
    <w:rsid w:val="00277E8A"/>
    <w:rsid w:val="002800E6"/>
    <w:rsid w:val="00280172"/>
    <w:rsid w:val="00280269"/>
    <w:rsid w:val="00280279"/>
    <w:rsid w:val="002802FE"/>
    <w:rsid w:val="00280370"/>
    <w:rsid w:val="0028041F"/>
    <w:rsid w:val="00280469"/>
    <w:rsid w:val="00280476"/>
    <w:rsid w:val="00280580"/>
    <w:rsid w:val="0028059D"/>
    <w:rsid w:val="0028063F"/>
    <w:rsid w:val="0028068F"/>
    <w:rsid w:val="002807D0"/>
    <w:rsid w:val="00280807"/>
    <w:rsid w:val="002808C8"/>
    <w:rsid w:val="00280958"/>
    <w:rsid w:val="00280AA8"/>
    <w:rsid w:val="00280AED"/>
    <w:rsid w:val="00280C68"/>
    <w:rsid w:val="00280C7F"/>
    <w:rsid w:val="00280D7A"/>
    <w:rsid w:val="00280D94"/>
    <w:rsid w:val="00280E17"/>
    <w:rsid w:val="00280E51"/>
    <w:rsid w:val="00280E61"/>
    <w:rsid w:val="00280F81"/>
    <w:rsid w:val="00280FB0"/>
    <w:rsid w:val="00281022"/>
    <w:rsid w:val="00281062"/>
    <w:rsid w:val="00281138"/>
    <w:rsid w:val="0028128F"/>
    <w:rsid w:val="002813A3"/>
    <w:rsid w:val="0028144E"/>
    <w:rsid w:val="0028152E"/>
    <w:rsid w:val="00281563"/>
    <w:rsid w:val="00281663"/>
    <w:rsid w:val="002816C3"/>
    <w:rsid w:val="00281752"/>
    <w:rsid w:val="0028187F"/>
    <w:rsid w:val="002819B2"/>
    <w:rsid w:val="00281A24"/>
    <w:rsid w:val="00281A7C"/>
    <w:rsid w:val="00281AC5"/>
    <w:rsid w:val="00281C33"/>
    <w:rsid w:val="00281CC9"/>
    <w:rsid w:val="00281D37"/>
    <w:rsid w:val="00281D8D"/>
    <w:rsid w:val="00281E32"/>
    <w:rsid w:val="00281EBE"/>
    <w:rsid w:val="00281F3F"/>
    <w:rsid w:val="00282028"/>
    <w:rsid w:val="0028204C"/>
    <w:rsid w:val="00282084"/>
    <w:rsid w:val="002820AE"/>
    <w:rsid w:val="00282168"/>
    <w:rsid w:val="00282239"/>
    <w:rsid w:val="00282277"/>
    <w:rsid w:val="00282338"/>
    <w:rsid w:val="00282392"/>
    <w:rsid w:val="00282398"/>
    <w:rsid w:val="0028247C"/>
    <w:rsid w:val="002825D0"/>
    <w:rsid w:val="002825FC"/>
    <w:rsid w:val="0028275A"/>
    <w:rsid w:val="002827E2"/>
    <w:rsid w:val="002827E8"/>
    <w:rsid w:val="002828CE"/>
    <w:rsid w:val="0028295A"/>
    <w:rsid w:val="002829BA"/>
    <w:rsid w:val="00282A07"/>
    <w:rsid w:val="00282AA7"/>
    <w:rsid w:val="00282D51"/>
    <w:rsid w:val="00282D94"/>
    <w:rsid w:val="00282D9C"/>
    <w:rsid w:val="00282DDE"/>
    <w:rsid w:val="00282E36"/>
    <w:rsid w:val="00282F05"/>
    <w:rsid w:val="00283091"/>
    <w:rsid w:val="0028312F"/>
    <w:rsid w:val="0028315D"/>
    <w:rsid w:val="00283273"/>
    <w:rsid w:val="002833EB"/>
    <w:rsid w:val="00283457"/>
    <w:rsid w:val="002834F8"/>
    <w:rsid w:val="00283568"/>
    <w:rsid w:val="0028359F"/>
    <w:rsid w:val="002835F1"/>
    <w:rsid w:val="0028367A"/>
    <w:rsid w:val="00283704"/>
    <w:rsid w:val="00283738"/>
    <w:rsid w:val="00283762"/>
    <w:rsid w:val="00283855"/>
    <w:rsid w:val="002838DE"/>
    <w:rsid w:val="002839D0"/>
    <w:rsid w:val="00283A4E"/>
    <w:rsid w:val="00283B67"/>
    <w:rsid w:val="00283BD7"/>
    <w:rsid w:val="00283C79"/>
    <w:rsid w:val="00283D14"/>
    <w:rsid w:val="00283DDC"/>
    <w:rsid w:val="00283DE5"/>
    <w:rsid w:val="00284091"/>
    <w:rsid w:val="002841BD"/>
    <w:rsid w:val="002842FF"/>
    <w:rsid w:val="002844E8"/>
    <w:rsid w:val="002845F7"/>
    <w:rsid w:val="00284740"/>
    <w:rsid w:val="0028475F"/>
    <w:rsid w:val="002847BC"/>
    <w:rsid w:val="002847BF"/>
    <w:rsid w:val="00284CAB"/>
    <w:rsid w:val="00284D9C"/>
    <w:rsid w:val="00284DA0"/>
    <w:rsid w:val="00284DB2"/>
    <w:rsid w:val="00284E25"/>
    <w:rsid w:val="00284E43"/>
    <w:rsid w:val="00284E9B"/>
    <w:rsid w:val="00285122"/>
    <w:rsid w:val="0028512B"/>
    <w:rsid w:val="002853DF"/>
    <w:rsid w:val="002854A7"/>
    <w:rsid w:val="002854BD"/>
    <w:rsid w:val="002854E7"/>
    <w:rsid w:val="00285508"/>
    <w:rsid w:val="0028555C"/>
    <w:rsid w:val="0028563D"/>
    <w:rsid w:val="002856FC"/>
    <w:rsid w:val="002856FF"/>
    <w:rsid w:val="002857A3"/>
    <w:rsid w:val="002857C1"/>
    <w:rsid w:val="002859B6"/>
    <w:rsid w:val="00285A06"/>
    <w:rsid w:val="00285A9D"/>
    <w:rsid w:val="00285AF1"/>
    <w:rsid w:val="00285B44"/>
    <w:rsid w:val="00285B88"/>
    <w:rsid w:val="00285C64"/>
    <w:rsid w:val="00285E9E"/>
    <w:rsid w:val="00285EF8"/>
    <w:rsid w:val="00285F1D"/>
    <w:rsid w:val="00286096"/>
    <w:rsid w:val="002860B5"/>
    <w:rsid w:val="002860F6"/>
    <w:rsid w:val="002863A4"/>
    <w:rsid w:val="002863AE"/>
    <w:rsid w:val="00286560"/>
    <w:rsid w:val="002867DF"/>
    <w:rsid w:val="0028680D"/>
    <w:rsid w:val="0028695A"/>
    <w:rsid w:val="00286995"/>
    <w:rsid w:val="002869C1"/>
    <w:rsid w:val="00286ACE"/>
    <w:rsid w:val="00286B23"/>
    <w:rsid w:val="00286BCA"/>
    <w:rsid w:val="00286D49"/>
    <w:rsid w:val="00286D9A"/>
    <w:rsid w:val="00286DDB"/>
    <w:rsid w:val="00286F63"/>
    <w:rsid w:val="0028708E"/>
    <w:rsid w:val="002871FA"/>
    <w:rsid w:val="002872BE"/>
    <w:rsid w:val="00287484"/>
    <w:rsid w:val="0028751D"/>
    <w:rsid w:val="0028767B"/>
    <w:rsid w:val="00287829"/>
    <w:rsid w:val="002878D7"/>
    <w:rsid w:val="00287969"/>
    <w:rsid w:val="00287995"/>
    <w:rsid w:val="00287BBA"/>
    <w:rsid w:val="00287D5B"/>
    <w:rsid w:val="00287DDC"/>
    <w:rsid w:val="00287E11"/>
    <w:rsid w:val="00287F4B"/>
    <w:rsid w:val="00287FB0"/>
    <w:rsid w:val="00287FC3"/>
    <w:rsid w:val="0029000C"/>
    <w:rsid w:val="002900EA"/>
    <w:rsid w:val="002901C2"/>
    <w:rsid w:val="00290218"/>
    <w:rsid w:val="00290246"/>
    <w:rsid w:val="002902BA"/>
    <w:rsid w:val="0029045D"/>
    <w:rsid w:val="002904AC"/>
    <w:rsid w:val="002904D6"/>
    <w:rsid w:val="002904F6"/>
    <w:rsid w:val="0029061C"/>
    <w:rsid w:val="0029065B"/>
    <w:rsid w:val="0029077C"/>
    <w:rsid w:val="0029088C"/>
    <w:rsid w:val="0029097B"/>
    <w:rsid w:val="00290A87"/>
    <w:rsid w:val="00290A9F"/>
    <w:rsid w:val="00290AFB"/>
    <w:rsid w:val="00290C0B"/>
    <w:rsid w:val="00290D16"/>
    <w:rsid w:val="00290D84"/>
    <w:rsid w:val="00290D8B"/>
    <w:rsid w:val="00290DD4"/>
    <w:rsid w:val="00290DEB"/>
    <w:rsid w:val="00290E0A"/>
    <w:rsid w:val="00290F3F"/>
    <w:rsid w:val="00290F5B"/>
    <w:rsid w:val="00291038"/>
    <w:rsid w:val="00291059"/>
    <w:rsid w:val="00291184"/>
    <w:rsid w:val="00291278"/>
    <w:rsid w:val="002912AC"/>
    <w:rsid w:val="002912D7"/>
    <w:rsid w:val="002914B8"/>
    <w:rsid w:val="002917B9"/>
    <w:rsid w:val="00291823"/>
    <w:rsid w:val="00291954"/>
    <w:rsid w:val="002919C3"/>
    <w:rsid w:val="002919D3"/>
    <w:rsid w:val="00291AA3"/>
    <w:rsid w:val="00291B0B"/>
    <w:rsid w:val="00291C5B"/>
    <w:rsid w:val="00291C65"/>
    <w:rsid w:val="00291DA3"/>
    <w:rsid w:val="00291DEA"/>
    <w:rsid w:val="00291DEF"/>
    <w:rsid w:val="00291EE6"/>
    <w:rsid w:val="00291FCF"/>
    <w:rsid w:val="002921D6"/>
    <w:rsid w:val="002922D3"/>
    <w:rsid w:val="002922DD"/>
    <w:rsid w:val="002923B6"/>
    <w:rsid w:val="00292901"/>
    <w:rsid w:val="0029297D"/>
    <w:rsid w:val="00292983"/>
    <w:rsid w:val="00292B29"/>
    <w:rsid w:val="00292B5A"/>
    <w:rsid w:val="00292B77"/>
    <w:rsid w:val="00292B87"/>
    <w:rsid w:val="00292C5E"/>
    <w:rsid w:val="00292C7E"/>
    <w:rsid w:val="00292CB4"/>
    <w:rsid w:val="00292CEA"/>
    <w:rsid w:val="00292CFC"/>
    <w:rsid w:val="00292D4C"/>
    <w:rsid w:val="00292FC9"/>
    <w:rsid w:val="00292FDE"/>
    <w:rsid w:val="00293091"/>
    <w:rsid w:val="00293235"/>
    <w:rsid w:val="00293242"/>
    <w:rsid w:val="00293243"/>
    <w:rsid w:val="002934C1"/>
    <w:rsid w:val="0029364E"/>
    <w:rsid w:val="0029368E"/>
    <w:rsid w:val="002938D9"/>
    <w:rsid w:val="00293A77"/>
    <w:rsid w:val="00293B44"/>
    <w:rsid w:val="00293B75"/>
    <w:rsid w:val="00293D9E"/>
    <w:rsid w:val="00293DAB"/>
    <w:rsid w:val="00293E13"/>
    <w:rsid w:val="00293E95"/>
    <w:rsid w:val="00293EBE"/>
    <w:rsid w:val="00294055"/>
    <w:rsid w:val="002940AC"/>
    <w:rsid w:val="002940E8"/>
    <w:rsid w:val="00294240"/>
    <w:rsid w:val="00294245"/>
    <w:rsid w:val="0029438D"/>
    <w:rsid w:val="00294517"/>
    <w:rsid w:val="0029458A"/>
    <w:rsid w:val="002946C0"/>
    <w:rsid w:val="0029484C"/>
    <w:rsid w:val="00294861"/>
    <w:rsid w:val="002948F7"/>
    <w:rsid w:val="002949CD"/>
    <w:rsid w:val="00294A88"/>
    <w:rsid w:val="00294BAD"/>
    <w:rsid w:val="00294C89"/>
    <w:rsid w:val="00294C97"/>
    <w:rsid w:val="00294CFC"/>
    <w:rsid w:val="00294E15"/>
    <w:rsid w:val="00294F7C"/>
    <w:rsid w:val="0029509A"/>
    <w:rsid w:val="0029515F"/>
    <w:rsid w:val="002951F1"/>
    <w:rsid w:val="00295240"/>
    <w:rsid w:val="00295252"/>
    <w:rsid w:val="002952B9"/>
    <w:rsid w:val="0029539E"/>
    <w:rsid w:val="002953D5"/>
    <w:rsid w:val="00295437"/>
    <w:rsid w:val="002954B5"/>
    <w:rsid w:val="00295590"/>
    <w:rsid w:val="00295642"/>
    <w:rsid w:val="0029573C"/>
    <w:rsid w:val="00295930"/>
    <w:rsid w:val="00295B08"/>
    <w:rsid w:val="00295C87"/>
    <w:rsid w:val="00295D81"/>
    <w:rsid w:val="00295D8B"/>
    <w:rsid w:val="00295FC3"/>
    <w:rsid w:val="002960B5"/>
    <w:rsid w:val="002961A1"/>
    <w:rsid w:val="002961DE"/>
    <w:rsid w:val="002961F6"/>
    <w:rsid w:val="00296300"/>
    <w:rsid w:val="00296325"/>
    <w:rsid w:val="00296432"/>
    <w:rsid w:val="00296535"/>
    <w:rsid w:val="00296559"/>
    <w:rsid w:val="0029655C"/>
    <w:rsid w:val="0029680C"/>
    <w:rsid w:val="0029687A"/>
    <w:rsid w:val="002968D0"/>
    <w:rsid w:val="00296B67"/>
    <w:rsid w:val="00296BE0"/>
    <w:rsid w:val="00296DD4"/>
    <w:rsid w:val="00296DD8"/>
    <w:rsid w:val="00296E36"/>
    <w:rsid w:val="00296E98"/>
    <w:rsid w:val="00296F09"/>
    <w:rsid w:val="00296FEC"/>
    <w:rsid w:val="00297106"/>
    <w:rsid w:val="002972FF"/>
    <w:rsid w:val="00297312"/>
    <w:rsid w:val="002974B7"/>
    <w:rsid w:val="0029750C"/>
    <w:rsid w:val="002975CD"/>
    <w:rsid w:val="00297655"/>
    <w:rsid w:val="0029772B"/>
    <w:rsid w:val="002977B4"/>
    <w:rsid w:val="0029785D"/>
    <w:rsid w:val="00297984"/>
    <w:rsid w:val="002979D8"/>
    <w:rsid w:val="00297A07"/>
    <w:rsid w:val="00297A29"/>
    <w:rsid w:val="00297A34"/>
    <w:rsid w:val="00297AEA"/>
    <w:rsid w:val="00297AF2"/>
    <w:rsid w:val="00297D68"/>
    <w:rsid w:val="00297ECF"/>
    <w:rsid w:val="002A0057"/>
    <w:rsid w:val="002A00DD"/>
    <w:rsid w:val="002A01B0"/>
    <w:rsid w:val="002A01E2"/>
    <w:rsid w:val="002A0276"/>
    <w:rsid w:val="002A0417"/>
    <w:rsid w:val="002A0492"/>
    <w:rsid w:val="002A0769"/>
    <w:rsid w:val="002A076B"/>
    <w:rsid w:val="002A0857"/>
    <w:rsid w:val="002A09A7"/>
    <w:rsid w:val="002A0AB5"/>
    <w:rsid w:val="002A0B55"/>
    <w:rsid w:val="002A0CBF"/>
    <w:rsid w:val="002A0D08"/>
    <w:rsid w:val="002A0D7A"/>
    <w:rsid w:val="002A0D9A"/>
    <w:rsid w:val="002A0E23"/>
    <w:rsid w:val="002A0E85"/>
    <w:rsid w:val="002A0F2E"/>
    <w:rsid w:val="002A0FCE"/>
    <w:rsid w:val="002A1127"/>
    <w:rsid w:val="002A11E0"/>
    <w:rsid w:val="002A127C"/>
    <w:rsid w:val="002A136B"/>
    <w:rsid w:val="002A1512"/>
    <w:rsid w:val="002A16FB"/>
    <w:rsid w:val="002A17AA"/>
    <w:rsid w:val="002A17FF"/>
    <w:rsid w:val="002A1869"/>
    <w:rsid w:val="002A19C4"/>
    <w:rsid w:val="002A1A60"/>
    <w:rsid w:val="002A1B8F"/>
    <w:rsid w:val="002A1BDA"/>
    <w:rsid w:val="002A1D29"/>
    <w:rsid w:val="002A1DC5"/>
    <w:rsid w:val="002A1EFE"/>
    <w:rsid w:val="002A1F32"/>
    <w:rsid w:val="002A1FF7"/>
    <w:rsid w:val="002A2232"/>
    <w:rsid w:val="002A248B"/>
    <w:rsid w:val="002A262D"/>
    <w:rsid w:val="002A26AC"/>
    <w:rsid w:val="002A26CE"/>
    <w:rsid w:val="002A28A7"/>
    <w:rsid w:val="002A2AEE"/>
    <w:rsid w:val="002A2B1E"/>
    <w:rsid w:val="002A2DD1"/>
    <w:rsid w:val="002A2DE2"/>
    <w:rsid w:val="002A2E10"/>
    <w:rsid w:val="002A2FB5"/>
    <w:rsid w:val="002A30A7"/>
    <w:rsid w:val="002A30BE"/>
    <w:rsid w:val="002A314B"/>
    <w:rsid w:val="002A3172"/>
    <w:rsid w:val="002A3368"/>
    <w:rsid w:val="002A34D2"/>
    <w:rsid w:val="002A35F1"/>
    <w:rsid w:val="002A364F"/>
    <w:rsid w:val="002A3676"/>
    <w:rsid w:val="002A36FC"/>
    <w:rsid w:val="002A3843"/>
    <w:rsid w:val="002A38B6"/>
    <w:rsid w:val="002A3A3C"/>
    <w:rsid w:val="002A3AFD"/>
    <w:rsid w:val="002A3C8E"/>
    <w:rsid w:val="002A3CA0"/>
    <w:rsid w:val="002A3CB2"/>
    <w:rsid w:val="002A3D6C"/>
    <w:rsid w:val="002A3D8B"/>
    <w:rsid w:val="002A3D9B"/>
    <w:rsid w:val="002A3DA5"/>
    <w:rsid w:val="002A3E36"/>
    <w:rsid w:val="002A3E6C"/>
    <w:rsid w:val="002A3EBC"/>
    <w:rsid w:val="002A3F78"/>
    <w:rsid w:val="002A4001"/>
    <w:rsid w:val="002A4033"/>
    <w:rsid w:val="002A4066"/>
    <w:rsid w:val="002A40EF"/>
    <w:rsid w:val="002A4257"/>
    <w:rsid w:val="002A4265"/>
    <w:rsid w:val="002A45EC"/>
    <w:rsid w:val="002A486D"/>
    <w:rsid w:val="002A49A1"/>
    <w:rsid w:val="002A49ED"/>
    <w:rsid w:val="002A4A07"/>
    <w:rsid w:val="002A4A77"/>
    <w:rsid w:val="002A4BB2"/>
    <w:rsid w:val="002A4BC6"/>
    <w:rsid w:val="002A4D8B"/>
    <w:rsid w:val="002A4EB9"/>
    <w:rsid w:val="002A4EDE"/>
    <w:rsid w:val="002A4F3A"/>
    <w:rsid w:val="002A4F5B"/>
    <w:rsid w:val="002A4FAF"/>
    <w:rsid w:val="002A514A"/>
    <w:rsid w:val="002A51B7"/>
    <w:rsid w:val="002A5285"/>
    <w:rsid w:val="002A52B1"/>
    <w:rsid w:val="002A5323"/>
    <w:rsid w:val="002A5380"/>
    <w:rsid w:val="002A53FA"/>
    <w:rsid w:val="002A54B5"/>
    <w:rsid w:val="002A55D7"/>
    <w:rsid w:val="002A5608"/>
    <w:rsid w:val="002A5643"/>
    <w:rsid w:val="002A571C"/>
    <w:rsid w:val="002A5969"/>
    <w:rsid w:val="002A5AEB"/>
    <w:rsid w:val="002A5C7C"/>
    <w:rsid w:val="002A5D1C"/>
    <w:rsid w:val="002A5D67"/>
    <w:rsid w:val="002A5E2A"/>
    <w:rsid w:val="002A5E40"/>
    <w:rsid w:val="002A62B6"/>
    <w:rsid w:val="002A643A"/>
    <w:rsid w:val="002A64CE"/>
    <w:rsid w:val="002A656A"/>
    <w:rsid w:val="002A65CD"/>
    <w:rsid w:val="002A6663"/>
    <w:rsid w:val="002A667D"/>
    <w:rsid w:val="002A6684"/>
    <w:rsid w:val="002A6715"/>
    <w:rsid w:val="002A6818"/>
    <w:rsid w:val="002A686F"/>
    <w:rsid w:val="002A6897"/>
    <w:rsid w:val="002A6A9E"/>
    <w:rsid w:val="002A6AE0"/>
    <w:rsid w:val="002A6D1F"/>
    <w:rsid w:val="002A6E65"/>
    <w:rsid w:val="002A70B0"/>
    <w:rsid w:val="002A71D7"/>
    <w:rsid w:val="002A71E9"/>
    <w:rsid w:val="002A7456"/>
    <w:rsid w:val="002A74C2"/>
    <w:rsid w:val="002A7510"/>
    <w:rsid w:val="002A7642"/>
    <w:rsid w:val="002A77DF"/>
    <w:rsid w:val="002A79FD"/>
    <w:rsid w:val="002A7A00"/>
    <w:rsid w:val="002A7A5D"/>
    <w:rsid w:val="002A7B2C"/>
    <w:rsid w:val="002A7B89"/>
    <w:rsid w:val="002A7C8F"/>
    <w:rsid w:val="002A7F25"/>
    <w:rsid w:val="002A7F91"/>
    <w:rsid w:val="002A7FB7"/>
    <w:rsid w:val="002A7FE6"/>
    <w:rsid w:val="002B00D6"/>
    <w:rsid w:val="002B00F2"/>
    <w:rsid w:val="002B00FB"/>
    <w:rsid w:val="002B0371"/>
    <w:rsid w:val="002B03B3"/>
    <w:rsid w:val="002B051E"/>
    <w:rsid w:val="002B052E"/>
    <w:rsid w:val="002B06DC"/>
    <w:rsid w:val="002B098F"/>
    <w:rsid w:val="002B0A4B"/>
    <w:rsid w:val="002B0AFA"/>
    <w:rsid w:val="002B0C31"/>
    <w:rsid w:val="002B0C33"/>
    <w:rsid w:val="002B0D17"/>
    <w:rsid w:val="002B0D32"/>
    <w:rsid w:val="002B0DF1"/>
    <w:rsid w:val="002B0EB9"/>
    <w:rsid w:val="002B110C"/>
    <w:rsid w:val="002B12EC"/>
    <w:rsid w:val="002B13A0"/>
    <w:rsid w:val="002B13B3"/>
    <w:rsid w:val="002B13FF"/>
    <w:rsid w:val="002B1452"/>
    <w:rsid w:val="002B178A"/>
    <w:rsid w:val="002B17DD"/>
    <w:rsid w:val="002B1856"/>
    <w:rsid w:val="002B1950"/>
    <w:rsid w:val="002B1AE6"/>
    <w:rsid w:val="002B1AEC"/>
    <w:rsid w:val="002B1D28"/>
    <w:rsid w:val="002B1EF3"/>
    <w:rsid w:val="002B1FCF"/>
    <w:rsid w:val="002B2169"/>
    <w:rsid w:val="002B220F"/>
    <w:rsid w:val="002B2241"/>
    <w:rsid w:val="002B22B9"/>
    <w:rsid w:val="002B231D"/>
    <w:rsid w:val="002B2369"/>
    <w:rsid w:val="002B2370"/>
    <w:rsid w:val="002B257D"/>
    <w:rsid w:val="002B26F6"/>
    <w:rsid w:val="002B28C3"/>
    <w:rsid w:val="002B28E0"/>
    <w:rsid w:val="002B2956"/>
    <w:rsid w:val="002B296B"/>
    <w:rsid w:val="002B2A65"/>
    <w:rsid w:val="002B2A7F"/>
    <w:rsid w:val="002B2BB7"/>
    <w:rsid w:val="002B2BF8"/>
    <w:rsid w:val="002B2C5C"/>
    <w:rsid w:val="002B2CA9"/>
    <w:rsid w:val="002B2DF2"/>
    <w:rsid w:val="002B2E52"/>
    <w:rsid w:val="002B2F68"/>
    <w:rsid w:val="002B2F87"/>
    <w:rsid w:val="002B2FD9"/>
    <w:rsid w:val="002B3270"/>
    <w:rsid w:val="002B32E4"/>
    <w:rsid w:val="002B339D"/>
    <w:rsid w:val="002B3420"/>
    <w:rsid w:val="002B3492"/>
    <w:rsid w:val="002B34A3"/>
    <w:rsid w:val="002B34C5"/>
    <w:rsid w:val="002B34DD"/>
    <w:rsid w:val="002B35B5"/>
    <w:rsid w:val="002B3654"/>
    <w:rsid w:val="002B365A"/>
    <w:rsid w:val="002B380C"/>
    <w:rsid w:val="002B3964"/>
    <w:rsid w:val="002B3A97"/>
    <w:rsid w:val="002B3A98"/>
    <w:rsid w:val="002B3ABA"/>
    <w:rsid w:val="002B3CE8"/>
    <w:rsid w:val="002B3DA5"/>
    <w:rsid w:val="002B3DC3"/>
    <w:rsid w:val="002B3DFE"/>
    <w:rsid w:val="002B3ED4"/>
    <w:rsid w:val="002B3F1F"/>
    <w:rsid w:val="002B4128"/>
    <w:rsid w:val="002B418C"/>
    <w:rsid w:val="002B43CC"/>
    <w:rsid w:val="002B4660"/>
    <w:rsid w:val="002B4A3D"/>
    <w:rsid w:val="002B4A55"/>
    <w:rsid w:val="002B4AF7"/>
    <w:rsid w:val="002B4D25"/>
    <w:rsid w:val="002B4E85"/>
    <w:rsid w:val="002B4ED1"/>
    <w:rsid w:val="002B4F5A"/>
    <w:rsid w:val="002B507E"/>
    <w:rsid w:val="002B509F"/>
    <w:rsid w:val="002B5105"/>
    <w:rsid w:val="002B5323"/>
    <w:rsid w:val="002B5379"/>
    <w:rsid w:val="002B53B9"/>
    <w:rsid w:val="002B5532"/>
    <w:rsid w:val="002B5661"/>
    <w:rsid w:val="002B586A"/>
    <w:rsid w:val="002B58C7"/>
    <w:rsid w:val="002B5A47"/>
    <w:rsid w:val="002B5AB8"/>
    <w:rsid w:val="002B5AC0"/>
    <w:rsid w:val="002B5ACC"/>
    <w:rsid w:val="002B5D60"/>
    <w:rsid w:val="002B5D63"/>
    <w:rsid w:val="002B5DAB"/>
    <w:rsid w:val="002B5E37"/>
    <w:rsid w:val="002B6009"/>
    <w:rsid w:val="002B6312"/>
    <w:rsid w:val="002B641A"/>
    <w:rsid w:val="002B64BE"/>
    <w:rsid w:val="002B658D"/>
    <w:rsid w:val="002B66AF"/>
    <w:rsid w:val="002B6702"/>
    <w:rsid w:val="002B6707"/>
    <w:rsid w:val="002B6743"/>
    <w:rsid w:val="002B692F"/>
    <w:rsid w:val="002B696C"/>
    <w:rsid w:val="002B6A6B"/>
    <w:rsid w:val="002B6B8F"/>
    <w:rsid w:val="002B6C8D"/>
    <w:rsid w:val="002B6E12"/>
    <w:rsid w:val="002B6EC7"/>
    <w:rsid w:val="002B6F80"/>
    <w:rsid w:val="002B6F8C"/>
    <w:rsid w:val="002B6F8F"/>
    <w:rsid w:val="002B7040"/>
    <w:rsid w:val="002B70DF"/>
    <w:rsid w:val="002B7156"/>
    <w:rsid w:val="002B7166"/>
    <w:rsid w:val="002B73C7"/>
    <w:rsid w:val="002B7428"/>
    <w:rsid w:val="002B765E"/>
    <w:rsid w:val="002B76E7"/>
    <w:rsid w:val="002B76F9"/>
    <w:rsid w:val="002B7782"/>
    <w:rsid w:val="002B7803"/>
    <w:rsid w:val="002B7964"/>
    <w:rsid w:val="002B7A19"/>
    <w:rsid w:val="002B7C49"/>
    <w:rsid w:val="002B7C78"/>
    <w:rsid w:val="002B7CAA"/>
    <w:rsid w:val="002B7DAA"/>
    <w:rsid w:val="002BEAF2"/>
    <w:rsid w:val="002C0094"/>
    <w:rsid w:val="002C018B"/>
    <w:rsid w:val="002C018D"/>
    <w:rsid w:val="002C0230"/>
    <w:rsid w:val="002C0258"/>
    <w:rsid w:val="002C02BA"/>
    <w:rsid w:val="002C03AE"/>
    <w:rsid w:val="002C0460"/>
    <w:rsid w:val="002C0468"/>
    <w:rsid w:val="002C049A"/>
    <w:rsid w:val="002C0583"/>
    <w:rsid w:val="002C064A"/>
    <w:rsid w:val="002C0670"/>
    <w:rsid w:val="002C0679"/>
    <w:rsid w:val="002C08AA"/>
    <w:rsid w:val="002C09B5"/>
    <w:rsid w:val="002C0B8C"/>
    <w:rsid w:val="002C0B8D"/>
    <w:rsid w:val="002C0BFC"/>
    <w:rsid w:val="002C0CCB"/>
    <w:rsid w:val="002C0D5B"/>
    <w:rsid w:val="002C0D7B"/>
    <w:rsid w:val="002C0DCC"/>
    <w:rsid w:val="002C0E0D"/>
    <w:rsid w:val="002C0E67"/>
    <w:rsid w:val="002C0EEF"/>
    <w:rsid w:val="002C0F59"/>
    <w:rsid w:val="002C0F85"/>
    <w:rsid w:val="002C106A"/>
    <w:rsid w:val="002C10E1"/>
    <w:rsid w:val="002C1102"/>
    <w:rsid w:val="002C1121"/>
    <w:rsid w:val="002C117E"/>
    <w:rsid w:val="002C11BC"/>
    <w:rsid w:val="002C1318"/>
    <w:rsid w:val="002C1375"/>
    <w:rsid w:val="002C13BB"/>
    <w:rsid w:val="002C13C1"/>
    <w:rsid w:val="002C158B"/>
    <w:rsid w:val="002C1605"/>
    <w:rsid w:val="002C1876"/>
    <w:rsid w:val="002C1A5F"/>
    <w:rsid w:val="002C1AE0"/>
    <w:rsid w:val="002C1CDD"/>
    <w:rsid w:val="002C1D03"/>
    <w:rsid w:val="002C1D60"/>
    <w:rsid w:val="002C1DF6"/>
    <w:rsid w:val="002C1E20"/>
    <w:rsid w:val="002C1F9F"/>
    <w:rsid w:val="002C1FBA"/>
    <w:rsid w:val="002C1FE1"/>
    <w:rsid w:val="002C2160"/>
    <w:rsid w:val="002C2187"/>
    <w:rsid w:val="002C21F3"/>
    <w:rsid w:val="002C2368"/>
    <w:rsid w:val="002C250B"/>
    <w:rsid w:val="002C2690"/>
    <w:rsid w:val="002C2839"/>
    <w:rsid w:val="002C287C"/>
    <w:rsid w:val="002C28AE"/>
    <w:rsid w:val="002C2A4C"/>
    <w:rsid w:val="002C2AD2"/>
    <w:rsid w:val="002C2AFE"/>
    <w:rsid w:val="002C2E02"/>
    <w:rsid w:val="002C2E4E"/>
    <w:rsid w:val="002C2EAE"/>
    <w:rsid w:val="002C2EC1"/>
    <w:rsid w:val="002C2F35"/>
    <w:rsid w:val="002C2F6D"/>
    <w:rsid w:val="002C30D7"/>
    <w:rsid w:val="002C31D6"/>
    <w:rsid w:val="002C32DA"/>
    <w:rsid w:val="002C33DB"/>
    <w:rsid w:val="002C3562"/>
    <w:rsid w:val="002C3650"/>
    <w:rsid w:val="002C390F"/>
    <w:rsid w:val="002C3C0B"/>
    <w:rsid w:val="002C3DA7"/>
    <w:rsid w:val="002C3E02"/>
    <w:rsid w:val="002C3E34"/>
    <w:rsid w:val="002C4005"/>
    <w:rsid w:val="002C4126"/>
    <w:rsid w:val="002C4180"/>
    <w:rsid w:val="002C43A4"/>
    <w:rsid w:val="002C4599"/>
    <w:rsid w:val="002C4609"/>
    <w:rsid w:val="002C4754"/>
    <w:rsid w:val="002C4788"/>
    <w:rsid w:val="002C4A9E"/>
    <w:rsid w:val="002C4BB0"/>
    <w:rsid w:val="002C4C7F"/>
    <w:rsid w:val="002C4F4F"/>
    <w:rsid w:val="002C5007"/>
    <w:rsid w:val="002C50AA"/>
    <w:rsid w:val="002C519F"/>
    <w:rsid w:val="002C51D8"/>
    <w:rsid w:val="002C51E6"/>
    <w:rsid w:val="002C52F4"/>
    <w:rsid w:val="002C52F6"/>
    <w:rsid w:val="002C53A7"/>
    <w:rsid w:val="002C54DD"/>
    <w:rsid w:val="002C5722"/>
    <w:rsid w:val="002C5868"/>
    <w:rsid w:val="002C5873"/>
    <w:rsid w:val="002C58BC"/>
    <w:rsid w:val="002C58F2"/>
    <w:rsid w:val="002C59CE"/>
    <w:rsid w:val="002C5AE1"/>
    <w:rsid w:val="002C5B15"/>
    <w:rsid w:val="002C5B6E"/>
    <w:rsid w:val="002C5D14"/>
    <w:rsid w:val="002C5E5F"/>
    <w:rsid w:val="002C5E63"/>
    <w:rsid w:val="002C5E83"/>
    <w:rsid w:val="002C5F74"/>
    <w:rsid w:val="002C6186"/>
    <w:rsid w:val="002C6188"/>
    <w:rsid w:val="002C6201"/>
    <w:rsid w:val="002C6213"/>
    <w:rsid w:val="002C655F"/>
    <w:rsid w:val="002C65D7"/>
    <w:rsid w:val="002C65E5"/>
    <w:rsid w:val="002C65FD"/>
    <w:rsid w:val="002C6691"/>
    <w:rsid w:val="002C66A0"/>
    <w:rsid w:val="002C6780"/>
    <w:rsid w:val="002C680B"/>
    <w:rsid w:val="002C68B3"/>
    <w:rsid w:val="002C6B98"/>
    <w:rsid w:val="002C6C7C"/>
    <w:rsid w:val="002C6DCC"/>
    <w:rsid w:val="002C6ECF"/>
    <w:rsid w:val="002C6EED"/>
    <w:rsid w:val="002C6FD0"/>
    <w:rsid w:val="002C7015"/>
    <w:rsid w:val="002C720D"/>
    <w:rsid w:val="002C74D2"/>
    <w:rsid w:val="002C74FF"/>
    <w:rsid w:val="002C75AD"/>
    <w:rsid w:val="002C75FF"/>
    <w:rsid w:val="002C76A8"/>
    <w:rsid w:val="002C7750"/>
    <w:rsid w:val="002C77CA"/>
    <w:rsid w:val="002C781D"/>
    <w:rsid w:val="002C78F7"/>
    <w:rsid w:val="002C7927"/>
    <w:rsid w:val="002C7944"/>
    <w:rsid w:val="002C7CAB"/>
    <w:rsid w:val="002C7D1D"/>
    <w:rsid w:val="002C7E49"/>
    <w:rsid w:val="002C7ED1"/>
    <w:rsid w:val="002C7EF7"/>
    <w:rsid w:val="002C7FE6"/>
    <w:rsid w:val="002D016D"/>
    <w:rsid w:val="002D02DA"/>
    <w:rsid w:val="002D03DD"/>
    <w:rsid w:val="002D03FA"/>
    <w:rsid w:val="002D046A"/>
    <w:rsid w:val="002D04C3"/>
    <w:rsid w:val="002D0689"/>
    <w:rsid w:val="002D0759"/>
    <w:rsid w:val="002D080D"/>
    <w:rsid w:val="002D0981"/>
    <w:rsid w:val="002D0A05"/>
    <w:rsid w:val="002D0A16"/>
    <w:rsid w:val="002D0B29"/>
    <w:rsid w:val="002D0D56"/>
    <w:rsid w:val="002D0E97"/>
    <w:rsid w:val="002D0FDB"/>
    <w:rsid w:val="002D1342"/>
    <w:rsid w:val="002D154E"/>
    <w:rsid w:val="002D15A5"/>
    <w:rsid w:val="002D15FE"/>
    <w:rsid w:val="002D173B"/>
    <w:rsid w:val="002D1767"/>
    <w:rsid w:val="002D1901"/>
    <w:rsid w:val="002D1944"/>
    <w:rsid w:val="002D19B5"/>
    <w:rsid w:val="002D19E7"/>
    <w:rsid w:val="002D1A12"/>
    <w:rsid w:val="002D1AA7"/>
    <w:rsid w:val="002D1AC3"/>
    <w:rsid w:val="002D1E70"/>
    <w:rsid w:val="002D1ED7"/>
    <w:rsid w:val="002D1F29"/>
    <w:rsid w:val="002D200B"/>
    <w:rsid w:val="002D2158"/>
    <w:rsid w:val="002D2205"/>
    <w:rsid w:val="002D2290"/>
    <w:rsid w:val="002D2444"/>
    <w:rsid w:val="002D259C"/>
    <w:rsid w:val="002D2615"/>
    <w:rsid w:val="002D2642"/>
    <w:rsid w:val="002D26B6"/>
    <w:rsid w:val="002D26D2"/>
    <w:rsid w:val="002D2771"/>
    <w:rsid w:val="002D288E"/>
    <w:rsid w:val="002D29FB"/>
    <w:rsid w:val="002D2B76"/>
    <w:rsid w:val="002D2C1C"/>
    <w:rsid w:val="002D2CC8"/>
    <w:rsid w:val="002D2D30"/>
    <w:rsid w:val="002D2E8A"/>
    <w:rsid w:val="002D2EBD"/>
    <w:rsid w:val="002D2F98"/>
    <w:rsid w:val="002D2F9A"/>
    <w:rsid w:val="002D3060"/>
    <w:rsid w:val="002D3387"/>
    <w:rsid w:val="002D33B7"/>
    <w:rsid w:val="002D354C"/>
    <w:rsid w:val="002D3564"/>
    <w:rsid w:val="002D367D"/>
    <w:rsid w:val="002D3726"/>
    <w:rsid w:val="002D389E"/>
    <w:rsid w:val="002D390C"/>
    <w:rsid w:val="002D390E"/>
    <w:rsid w:val="002D3A1C"/>
    <w:rsid w:val="002D3B8E"/>
    <w:rsid w:val="002D3D8F"/>
    <w:rsid w:val="002D3F7B"/>
    <w:rsid w:val="002D4051"/>
    <w:rsid w:val="002D4136"/>
    <w:rsid w:val="002D4159"/>
    <w:rsid w:val="002D420A"/>
    <w:rsid w:val="002D43D2"/>
    <w:rsid w:val="002D4425"/>
    <w:rsid w:val="002D453C"/>
    <w:rsid w:val="002D4591"/>
    <w:rsid w:val="002D45BF"/>
    <w:rsid w:val="002D4726"/>
    <w:rsid w:val="002D48C3"/>
    <w:rsid w:val="002D49E0"/>
    <w:rsid w:val="002D4A4A"/>
    <w:rsid w:val="002D4A9D"/>
    <w:rsid w:val="002D4B12"/>
    <w:rsid w:val="002D4B59"/>
    <w:rsid w:val="002D4C1F"/>
    <w:rsid w:val="002D4C8C"/>
    <w:rsid w:val="002D4E00"/>
    <w:rsid w:val="002D4E29"/>
    <w:rsid w:val="002D4F6C"/>
    <w:rsid w:val="002D5003"/>
    <w:rsid w:val="002D503A"/>
    <w:rsid w:val="002D525E"/>
    <w:rsid w:val="002D5261"/>
    <w:rsid w:val="002D52B1"/>
    <w:rsid w:val="002D54F2"/>
    <w:rsid w:val="002D5561"/>
    <w:rsid w:val="002D5609"/>
    <w:rsid w:val="002D5732"/>
    <w:rsid w:val="002D584B"/>
    <w:rsid w:val="002D589A"/>
    <w:rsid w:val="002D5C49"/>
    <w:rsid w:val="002D5D85"/>
    <w:rsid w:val="002D5E5F"/>
    <w:rsid w:val="002D5FB2"/>
    <w:rsid w:val="002D5FF3"/>
    <w:rsid w:val="002D60CF"/>
    <w:rsid w:val="002D60F7"/>
    <w:rsid w:val="002D627B"/>
    <w:rsid w:val="002D63A3"/>
    <w:rsid w:val="002D64A4"/>
    <w:rsid w:val="002D65CB"/>
    <w:rsid w:val="002D676C"/>
    <w:rsid w:val="002D67A4"/>
    <w:rsid w:val="002D6A61"/>
    <w:rsid w:val="002D6B47"/>
    <w:rsid w:val="002D6CB1"/>
    <w:rsid w:val="002D6D0E"/>
    <w:rsid w:val="002D6E3B"/>
    <w:rsid w:val="002D6F0B"/>
    <w:rsid w:val="002D7012"/>
    <w:rsid w:val="002D7268"/>
    <w:rsid w:val="002D730F"/>
    <w:rsid w:val="002D733F"/>
    <w:rsid w:val="002D7359"/>
    <w:rsid w:val="002D73A1"/>
    <w:rsid w:val="002D73BC"/>
    <w:rsid w:val="002D75A2"/>
    <w:rsid w:val="002D75A6"/>
    <w:rsid w:val="002D7737"/>
    <w:rsid w:val="002D784E"/>
    <w:rsid w:val="002D7910"/>
    <w:rsid w:val="002D7973"/>
    <w:rsid w:val="002D797A"/>
    <w:rsid w:val="002D7A7E"/>
    <w:rsid w:val="002D7B52"/>
    <w:rsid w:val="002D7B92"/>
    <w:rsid w:val="002D7C89"/>
    <w:rsid w:val="002D7E05"/>
    <w:rsid w:val="002D7F72"/>
    <w:rsid w:val="002DE8F0"/>
    <w:rsid w:val="002E00BD"/>
    <w:rsid w:val="002E018B"/>
    <w:rsid w:val="002E0216"/>
    <w:rsid w:val="002E036B"/>
    <w:rsid w:val="002E049D"/>
    <w:rsid w:val="002E04EE"/>
    <w:rsid w:val="002E061A"/>
    <w:rsid w:val="002E064C"/>
    <w:rsid w:val="002E066B"/>
    <w:rsid w:val="002E0677"/>
    <w:rsid w:val="002E0694"/>
    <w:rsid w:val="002E06E0"/>
    <w:rsid w:val="002E07ED"/>
    <w:rsid w:val="002E0899"/>
    <w:rsid w:val="002E08C1"/>
    <w:rsid w:val="002E094C"/>
    <w:rsid w:val="002E0ACB"/>
    <w:rsid w:val="002E0B09"/>
    <w:rsid w:val="002E0CE0"/>
    <w:rsid w:val="002E0D5F"/>
    <w:rsid w:val="002E0DF7"/>
    <w:rsid w:val="002E0F7E"/>
    <w:rsid w:val="002E10C3"/>
    <w:rsid w:val="002E10DC"/>
    <w:rsid w:val="002E12CD"/>
    <w:rsid w:val="002E13C5"/>
    <w:rsid w:val="002E1619"/>
    <w:rsid w:val="002E1629"/>
    <w:rsid w:val="002E164A"/>
    <w:rsid w:val="002E1651"/>
    <w:rsid w:val="002E16B3"/>
    <w:rsid w:val="002E196E"/>
    <w:rsid w:val="002E1A0F"/>
    <w:rsid w:val="002E1A7E"/>
    <w:rsid w:val="002E1ACC"/>
    <w:rsid w:val="002E1AF3"/>
    <w:rsid w:val="002E1D83"/>
    <w:rsid w:val="002E1E9B"/>
    <w:rsid w:val="002E1F08"/>
    <w:rsid w:val="002E206F"/>
    <w:rsid w:val="002E233F"/>
    <w:rsid w:val="002E239C"/>
    <w:rsid w:val="002E24E4"/>
    <w:rsid w:val="002E251E"/>
    <w:rsid w:val="002E2591"/>
    <w:rsid w:val="002E25BA"/>
    <w:rsid w:val="002E260E"/>
    <w:rsid w:val="002E26ED"/>
    <w:rsid w:val="002E271C"/>
    <w:rsid w:val="002E289B"/>
    <w:rsid w:val="002E2A73"/>
    <w:rsid w:val="002E2CBE"/>
    <w:rsid w:val="002E2F28"/>
    <w:rsid w:val="002E2F4C"/>
    <w:rsid w:val="002E3005"/>
    <w:rsid w:val="002E302D"/>
    <w:rsid w:val="002E34A5"/>
    <w:rsid w:val="002E359F"/>
    <w:rsid w:val="002E35DD"/>
    <w:rsid w:val="002E36BD"/>
    <w:rsid w:val="002E378D"/>
    <w:rsid w:val="002E37EF"/>
    <w:rsid w:val="002E3894"/>
    <w:rsid w:val="002E38CD"/>
    <w:rsid w:val="002E38E7"/>
    <w:rsid w:val="002E3BA3"/>
    <w:rsid w:val="002E3D6B"/>
    <w:rsid w:val="002E3E59"/>
    <w:rsid w:val="002E3E5A"/>
    <w:rsid w:val="002E3FB2"/>
    <w:rsid w:val="002E4057"/>
    <w:rsid w:val="002E4251"/>
    <w:rsid w:val="002E433A"/>
    <w:rsid w:val="002E4452"/>
    <w:rsid w:val="002E4520"/>
    <w:rsid w:val="002E4563"/>
    <w:rsid w:val="002E45DB"/>
    <w:rsid w:val="002E4645"/>
    <w:rsid w:val="002E470F"/>
    <w:rsid w:val="002E4732"/>
    <w:rsid w:val="002E4885"/>
    <w:rsid w:val="002E493E"/>
    <w:rsid w:val="002E498D"/>
    <w:rsid w:val="002E4B18"/>
    <w:rsid w:val="002E4B2E"/>
    <w:rsid w:val="002E4B3D"/>
    <w:rsid w:val="002E4CAC"/>
    <w:rsid w:val="002E4DBC"/>
    <w:rsid w:val="002E4F9A"/>
    <w:rsid w:val="002E506D"/>
    <w:rsid w:val="002E512F"/>
    <w:rsid w:val="002E517C"/>
    <w:rsid w:val="002E51B0"/>
    <w:rsid w:val="002E537A"/>
    <w:rsid w:val="002E550B"/>
    <w:rsid w:val="002E5568"/>
    <w:rsid w:val="002E5599"/>
    <w:rsid w:val="002E576D"/>
    <w:rsid w:val="002E5903"/>
    <w:rsid w:val="002E5D3A"/>
    <w:rsid w:val="002E60BD"/>
    <w:rsid w:val="002E6108"/>
    <w:rsid w:val="002E61DE"/>
    <w:rsid w:val="002E6304"/>
    <w:rsid w:val="002E634F"/>
    <w:rsid w:val="002E63D7"/>
    <w:rsid w:val="002E641C"/>
    <w:rsid w:val="002E650A"/>
    <w:rsid w:val="002E65F8"/>
    <w:rsid w:val="002E6BA9"/>
    <w:rsid w:val="002E6D47"/>
    <w:rsid w:val="002E6D89"/>
    <w:rsid w:val="002E6E6F"/>
    <w:rsid w:val="002E6E90"/>
    <w:rsid w:val="002E6F6A"/>
    <w:rsid w:val="002E7181"/>
    <w:rsid w:val="002E7191"/>
    <w:rsid w:val="002E7232"/>
    <w:rsid w:val="002E7259"/>
    <w:rsid w:val="002E7270"/>
    <w:rsid w:val="002E738F"/>
    <w:rsid w:val="002E73AF"/>
    <w:rsid w:val="002E7627"/>
    <w:rsid w:val="002E763B"/>
    <w:rsid w:val="002E76F1"/>
    <w:rsid w:val="002E772D"/>
    <w:rsid w:val="002E78D5"/>
    <w:rsid w:val="002E79B3"/>
    <w:rsid w:val="002E7A5F"/>
    <w:rsid w:val="002E7A8A"/>
    <w:rsid w:val="002E7C88"/>
    <w:rsid w:val="002E7E84"/>
    <w:rsid w:val="002E7F16"/>
    <w:rsid w:val="002F00B2"/>
    <w:rsid w:val="002F00D9"/>
    <w:rsid w:val="002F0361"/>
    <w:rsid w:val="002F043E"/>
    <w:rsid w:val="002F049F"/>
    <w:rsid w:val="002F05CE"/>
    <w:rsid w:val="002F0617"/>
    <w:rsid w:val="002F0766"/>
    <w:rsid w:val="002F077E"/>
    <w:rsid w:val="002F080C"/>
    <w:rsid w:val="002F092B"/>
    <w:rsid w:val="002F0967"/>
    <w:rsid w:val="002F0985"/>
    <w:rsid w:val="002F09D5"/>
    <w:rsid w:val="002F0AC1"/>
    <w:rsid w:val="002F0B78"/>
    <w:rsid w:val="002F0BCB"/>
    <w:rsid w:val="002F0BF1"/>
    <w:rsid w:val="002F0C33"/>
    <w:rsid w:val="002F0D7F"/>
    <w:rsid w:val="002F0DAE"/>
    <w:rsid w:val="002F0E49"/>
    <w:rsid w:val="002F0FDC"/>
    <w:rsid w:val="002F0FEA"/>
    <w:rsid w:val="002F1082"/>
    <w:rsid w:val="002F128A"/>
    <w:rsid w:val="002F12B0"/>
    <w:rsid w:val="002F135E"/>
    <w:rsid w:val="002F16EB"/>
    <w:rsid w:val="002F172E"/>
    <w:rsid w:val="002F19B5"/>
    <w:rsid w:val="002F19D7"/>
    <w:rsid w:val="002F1A96"/>
    <w:rsid w:val="002F1BA5"/>
    <w:rsid w:val="002F1C4E"/>
    <w:rsid w:val="002F1C6F"/>
    <w:rsid w:val="002F1D8C"/>
    <w:rsid w:val="002F1EF6"/>
    <w:rsid w:val="002F1F6B"/>
    <w:rsid w:val="002F2247"/>
    <w:rsid w:val="002F229C"/>
    <w:rsid w:val="002F22F9"/>
    <w:rsid w:val="002F2386"/>
    <w:rsid w:val="002F23D6"/>
    <w:rsid w:val="002F29BA"/>
    <w:rsid w:val="002F2A66"/>
    <w:rsid w:val="002F2C01"/>
    <w:rsid w:val="002F2C0F"/>
    <w:rsid w:val="002F2D6E"/>
    <w:rsid w:val="002F2D93"/>
    <w:rsid w:val="002F2ED2"/>
    <w:rsid w:val="002F3115"/>
    <w:rsid w:val="002F3145"/>
    <w:rsid w:val="002F31A4"/>
    <w:rsid w:val="002F31CF"/>
    <w:rsid w:val="002F330C"/>
    <w:rsid w:val="002F33E2"/>
    <w:rsid w:val="002F343E"/>
    <w:rsid w:val="002F3677"/>
    <w:rsid w:val="002F37B2"/>
    <w:rsid w:val="002F380A"/>
    <w:rsid w:val="002F3908"/>
    <w:rsid w:val="002F3959"/>
    <w:rsid w:val="002F3970"/>
    <w:rsid w:val="002F3986"/>
    <w:rsid w:val="002F39E9"/>
    <w:rsid w:val="002F3A63"/>
    <w:rsid w:val="002F3A76"/>
    <w:rsid w:val="002F3ADB"/>
    <w:rsid w:val="002F3C47"/>
    <w:rsid w:val="002F3C4E"/>
    <w:rsid w:val="002F3D1D"/>
    <w:rsid w:val="002F3FA1"/>
    <w:rsid w:val="002F3FB6"/>
    <w:rsid w:val="002F3FCE"/>
    <w:rsid w:val="002F409F"/>
    <w:rsid w:val="002F41D3"/>
    <w:rsid w:val="002F4219"/>
    <w:rsid w:val="002F42E6"/>
    <w:rsid w:val="002F4331"/>
    <w:rsid w:val="002F437D"/>
    <w:rsid w:val="002F4419"/>
    <w:rsid w:val="002F44A5"/>
    <w:rsid w:val="002F44C8"/>
    <w:rsid w:val="002F4609"/>
    <w:rsid w:val="002F47F3"/>
    <w:rsid w:val="002F4892"/>
    <w:rsid w:val="002F4949"/>
    <w:rsid w:val="002F49B1"/>
    <w:rsid w:val="002F4A88"/>
    <w:rsid w:val="002F4B81"/>
    <w:rsid w:val="002F4B84"/>
    <w:rsid w:val="002F4C6E"/>
    <w:rsid w:val="002F4CB6"/>
    <w:rsid w:val="002F4F62"/>
    <w:rsid w:val="002F4F89"/>
    <w:rsid w:val="002F4FA8"/>
    <w:rsid w:val="002F518F"/>
    <w:rsid w:val="002F5225"/>
    <w:rsid w:val="002F5570"/>
    <w:rsid w:val="002F55A3"/>
    <w:rsid w:val="002F5856"/>
    <w:rsid w:val="002F5907"/>
    <w:rsid w:val="002F5A3B"/>
    <w:rsid w:val="002F5B4A"/>
    <w:rsid w:val="002F5BB4"/>
    <w:rsid w:val="002F5C1E"/>
    <w:rsid w:val="002F5D23"/>
    <w:rsid w:val="002F5E85"/>
    <w:rsid w:val="002F6133"/>
    <w:rsid w:val="002F6170"/>
    <w:rsid w:val="002F61CD"/>
    <w:rsid w:val="002F6368"/>
    <w:rsid w:val="002F6488"/>
    <w:rsid w:val="002F6565"/>
    <w:rsid w:val="002F6921"/>
    <w:rsid w:val="002F6A8C"/>
    <w:rsid w:val="002F6AEB"/>
    <w:rsid w:val="002F6B0F"/>
    <w:rsid w:val="002F6B64"/>
    <w:rsid w:val="002F6BFC"/>
    <w:rsid w:val="002F6BFD"/>
    <w:rsid w:val="002F6C7E"/>
    <w:rsid w:val="002F6CC2"/>
    <w:rsid w:val="002F6D03"/>
    <w:rsid w:val="002F6D08"/>
    <w:rsid w:val="002F6E0F"/>
    <w:rsid w:val="002F6EC6"/>
    <w:rsid w:val="002F6FA7"/>
    <w:rsid w:val="002F7095"/>
    <w:rsid w:val="002F7152"/>
    <w:rsid w:val="002F71C4"/>
    <w:rsid w:val="002F71DF"/>
    <w:rsid w:val="002F7373"/>
    <w:rsid w:val="002F73DF"/>
    <w:rsid w:val="002F74AA"/>
    <w:rsid w:val="002F7520"/>
    <w:rsid w:val="002F75BC"/>
    <w:rsid w:val="002F788A"/>
    <w:rsid w:val="002F7893"/>
    <w:rsid w:val="002F79F7"/>
    <w:rsid w:val="002F7A58"/>
    <w:rsid w:val="002F7A9E"/>
    <w:rsid w:val="002F7B6D"/>
    <w:rsid w:val="002F7B75"/>
    <w:rsid w:val="002F7B79"/>
    <w:rsid w:val="002F7F41"/>
    <w:rsid w:val="002F7FEE"/>
    <w:rsid w:val="00300054"/>
    <w:rsid w:val="0030012A"/>
    <w:rsid w:val="00300186"/>
    <w:rsid w:val="00300190"/>
    <w:rsid w:val="00300210"/>
    <w:rsid w:val="0030021A"/>
    <w:rsid w:val="0030023C"/>
    <w:rsid w:val="0030027D"/>
    <w:rsid w:val="003002A8"/>
    <w:rsid w:val="003002F4"/>
    <w:rsid w:val="003004FB"/>
    <w:rsid w:val="00300684"/>
    <w:rsid w:val="00300835"/>
    <w:rsid w:val="00300962"/>
    <w:rsid w:val="0030099B"/>
    <w:rsid w:val="00300AA9"/>
    <w:rsid w:val="00300AC7"/>
    <w:rsid w:val="00300C3D"/>
    <w:rsid w:val="00300C55"/>
    <w:rsid w:val="00300E6F"/>
    <w:rsid w:val="00300E7B"/>
    <w:rsid w:val="00300EE0"/>
    <w:rsid w:val="00300F03"/>
    <w:rsid w:val="00301029"/>
    <w:rsid w:val="0030110A"/>
    <w:rsid w:val="00301129"/>
    <w:rsid w:val="003011ED"/>
    <w:rsid w:val="00301287"/>
    <w:rsid w:val="003012EE"/>
    <w:rsid w:val="00301556"/>
    <w:rsid w:val="00301586"/>
    <w:rsid w:val="003015A7"/>
    <w:rsid w:val="00301622"/>
    <w:rsid w:val="00301662"/>
    <w:rsid w:val="0030168A"/>
    <w:rsid w:val="0030190D"/>
    <w:rsid w:val="00301B09"/>
    <w:rsid w:val="00301F1C"/>
    <w:rsid w:val="0030205B"/>
    <w:rsid w:val="0030217E"/>
    <w:rsid w:val="00302185"/>
    <w:rsid w:val="003021E1"/>
    <w:rsid w:val="003022A4"/>
    <w:rsid w:val="00302454"/>
    <w:rsid w:val="003024E4"/>
    <w:rsid w:val="00302573"/>
    <w:rsid w:val="003025C0"/>
    <w:rsid w:val="003025F8"/>
    <w:rsid w:val="0030268A"/>
    <w:rsid w:val="003029C2"/>
    <w:rsid w:val="00302A43"/>
    <w:rsid w:val="00302A5A"/>
    <w:rsid w:val="00302A6C"/>
    <w:rsid w:val="00302B36"/>
    <w:rsid w:val="00302C44"/>
    <w:rsid w:val="00302D51"/>
    <w:rsid w:val="00302D7E"/>
    <w:rsid w:val="00302DE7"/>
    <w:rsid w:val="00302E56"/>
    <w:rsid w:val="00302F24"/>
    <w:rsid w:val="00302FD8"/>
    <w:rsid w:val="00303126"/>
    <w:rsid w:val="003031EF"/>
    <w:rsid w:val="00303301"/>
    <w:rsid w:val="0030341C"/>
    <w:rsid w:val="00303487"/>
    <w:rsid w:val="00303534"/>
    <w:rsid w:val="0030364E"/>
    <w:rsid w:val="003036F1"/>
    <w:rsid w:val="00303831"/>
    <w:rsid w:val="00303841"/>
    <w:rsid w:val="003038CC"/>
    <w:rsid w:val="003039AD"/>
    <w:rsid w:val="00303A0C"/>
    <w:rsid w:val="00303B1E"/>
    <w:rsid w:val="00303EB9"/>
    <w:rsid w:val="00303EBB"/>
    <w:rsid w:val="00303F68"/>
    <w:rsid w:val="00303FB2"/>
    <w:rsid w:val="0030423A"/>
    <w:rsid w:val="003042B8"/>
    <w:rsid w:val="00304330"/>
    <w:rsid w:val="003046D9"/>
    <w:rsid w:val="003048A2"/>
    <w:rsid w:val="003049A2"/>
    <w:rsid w:val="00304A2B"/>
    <w:rsid w:val="00304AD5"/>
    <w:rsid w:val="00304B24"/>
    <w:rsid w:val="00304C06"/>
    <w:rsid w:val="00304C86"/>
    <w:rsid w:val="00304CCD"/>
    <w:rsid w:val="00304E15"/>
    <w:rsid w:val="00304EAE"/>
    <w:rsid w:val="00304F2C"/>
    <w:rsid w:val="00305017"/>
    <w:rsid w:val="003050A6"/>
    <w:rsid w:val="003050BA"/>
    <w:rsid w:val="003050D1"/>
    <w:rsid w:val="003051DC"/>
    <w:rsid w:val="00305349"/>
    <w:rsid w:val="0030544E"/>
    <w:rsid w:val="0030546A"/>
    <w:rsid w:val="00305541"/>
    <w:rsid w:val="00305846"/>
    <w:rsid w:val="0030598A"/>
    <w:rsid w:val="003059AB"/>
    <w:rsid w:val="00305A67"/>
    <w:rsid w:val="00305B02"/>
    <w:rsid w:val="00305B3F"/>
    <w:rsid w:val="00305B46"/>
    <w:rsid w:val="00305B55"/>
    <w:rsid w:val="00305C8A"/>
    <w:rsid w:val="00305CFD"/>
    <w:rsid w:val="00305DC7"/>
    <w:rsid w:val="00305F5A"/>
    <w:rsid w:val="003060CD"/>
    <w:rsid w:val="0030615B"/>
    <w:rsid w:val="003061E5"/>
    <w:rsid w:val="00306211"/>
    <w:rsid w:val="0030656A"/>
    <w:rsid w:val="003067E1"/>
    <w:rsid w:val="00306821"/>
    <w:rsid w:val="00306889"/>
    <w:rsid w:val="00306AAF"/>
    <w:rsid w:val="00306B31"/>
    <w:rsid w:val="00306C15"/>
    <w:rsid w:val="00306CD3"/>
    <w:rsid w:val="00306CED"/>
    <w:rsid w:val="00306D7E"/>
    <w:rsid w:val="00306D8B"/>
    <w:rsid w:val="00306E6D"/>
    <w:rsid w:val="00306EC4"/>
    <w:rsid w:val="00307131"/>
    <w:rsid w:val="0030728D"/>
    <w:rsid w:val="003072FE"/>
    <w:rsid w:val="00307407"/>
    <w:rsid w:val="0030756F"/>
    <w:rsid w:val="0030779C"/>
    <w:rsid w:val="0030795D"/>
    <w:rsid w:val="003079DD"/>
    <w:rsid w:val="003079EF"/>
    <w:rsid w:val="003079FE"/>
    <w:rsid w:val="00307BB7"/>
    <w:rsid w:val="00307C4D"/>
    <w:rsid w:val="00307D63"/>
    <w:rsid w:val="00307E5A"/>
    <w:rsid w:val="00307EA6"/>
    <w:rsid w:val="00307EA8"/>
    <w:rsid w:val="0031000C"/>
    <w:rsid w:val="00310011"/>
    <w:rsid w:val="0031028F"/>
    <w:rsid w:val="003102E1"/>
    <w:rsid w:val="003103B6"/>
    <w:rsid w:val="00310527"/>
    <w:rsid w:val="0031053E"/>
    <w:rsid w:val="0031054C"/>
    <w:rsid w:val="00310760"/>
    <w:rsid w:val="003107E9"/>
    <w:rsid w:val="00310A9B"/>
    <w:rsid w:val="00310AD5"/>
    <w:rsid w:val="00310BD5"/>
    <w:rsid w:val="00310C0F"/>
    <w:rsid w:val="00310C33"/>
    <w:rsid w:val="00310E10"/>
    <w:rsid w:val="00310E26"/>
    <w:rsid w:val="00310ECA"/>
    <w:rsid w:val="00311058"/>
    <w:rsid w:val="0031114F"/>
    <w:rsid w:val="0031117F"/>
    <w:rsid w:val="0031129A"/>
    <w:rsid w:val="003112BD"/>
    <w:rsid w:val="003113B8"/>
    <w:rsid w:val="003113FB"/>
    <w:rsid w:val="003116D7"/>
    <w:rsid w:val="003117E6"/>
    <w:rsid w:val="003118CA"/>
    <w:rsid w:val="00311B6A"/>
    <w:rsid w:val="00311D65"/>
    <w:rsid w:val="00311D7A"/>
    <w:rsid w:val="00311D9C"/>
    <w:rsid w:val="00311F73"/>
    <w:rsid w:val="00311F8E"/>
    <w:rsid w:val="00312155"/>
    <w:rsid w:val="00312163"/>
    <w:rsid w:val="003122EF"/>
    <w:rsid w:val="00312306"/>
    <w:rsid w:val="00312422"/>
    <w:rsid w:val="0031272A"/>
    <w:rsid w:val="003128AE"/>
    <w:rsid w:val="00312941"/>
    <w:rsid w:val="00312A26"/>
    <w:rsid w:val="00312A43"/>
    <w:rsid w:val="00312B46"/>
    <w:rsid w:val="00312D64"/>
    <w:rsid w:val="00312EA8"/>
    <w:rsid w:val="00313046"/>
    <w:rsid w:val="00313148"/>
    <w:rsid w:val="003131C0"/>
    <w:rsid w:val="003132E8"/>
    <w:rsid w:val="00313355"/>
    <w:rsid w:val="0031353E"/>
    <w:rsid w:val="003136F1"/>
    <w:rsid w:val="00313801"/>
    <w:rsid w:val="003138D2"/>
    <w:rsid w:val="00313942"/>
    <w:rsid w:val="00313AD6"/>
    <w:rsid w:val="00313B1D"/>
    <w:rsid w:val="00313B30"/>
    <w:rsid w:val="00313B81"/>
    <w:rsid w:val="00313D89"/>
    <w:rsid w:val="00313E92"/>
    <w:rsid w:val="00313ED7"/>
    <w:rsid w:val="00313F02"/>
    <w:rsid w:val="00313FAC"/>
    <w:rsid w:val="0031416E"/>
    <w:rsid w:val="003142F9"/>
    <w:rsid w:val="00314361"/>
    <w:rsid w:val="003143F4"/>
    <w:rsid w:val="00314556"/>
    <w:rsid w:val="0031456D"/>
    <w:rsid w:val="003145A4"/>
    <w:rsid w:val="003145C0"/>
    <w:rsid w:val="003146F7"/>
    <w:rsid w:val="003147C4"/>
    <w:rsid w:val="003147C5"/>
    <w:rsid w:val="0031481C"/>
    <w:rsid w:val="0031485D"/>
    <w:rsid w:val="0031487A"/>
    <w:rsid w:val="00314A1C"/>
    <w:rsid w:val="00314A64"/>
    <w:rsid w:val="00314B43"/>
    <w:rsid w:val="00314C0C"/>
    <w:rsid w:val="00314CAA"/>
    <w:rsid w:val="00314DA9"/>
    <w:rsid w:val="00314DDA"/>
    <w:rsid w:val="00314DED"/>
    <w:rsid w:val="00314FCC"/>
    <w:rsid w:val="00314FF1"/>
    <w:rsid w:val="00315021"/>
    <w:rsid w:val="00315231"/>
    <w:rsid w:val="00315274"/>
    <w:rsid w:val="00315357"/>
    <w:rsid w:val="0031548E"/>
    <w:rsid w:val="003156C8"/>
    <w:rsid w:val="00315B1A"/>
    <w:rsid w:val="00315BD6"/>
    <w:rsid w:val="00315D03"/>
    <w:rsid w:val="00315E73"/>
    <w:rsid w:val="00315EAE"/>
    <w:rsid w:val="00315EFF"/>
    <w:rsid w:val="00315F26"/>
    <w:rsid w:val="003160DF"/>
    <w:rsid w:val="00316389"/>
    <w:rsid w:val="0031640E"/>
    <w:rsid w:val="003165A9"/>
    <w:rsid w:val="003166B1"/>
    <w:rsid w:val="003166B5"/>
    <w:rsid w:val="003166CD"/>
    <w:rsid w:val="003167C1"/>
    <w:rsid w:val="0031680A"/>
    <w:rsid w:val="003168E1"/>
    <w:rsid w:val="00316986"/>
    <w:rsid w:val="00316A32"/>
    <w:rsid w:val="00316B6E"/>
    <w:rsid w:val="00316BD1"/>
    <w:rsid w:val="00316C99"/>
    <w:rsid w:val="00316CDC"/>
    <w:rsid w:val="00316D6C"/>
    <w:rsid w:val="00316EB1"/>
    <w:rsid w:val="00316EF5"/>
    <w:rsid w:val="00317004"/>
    <w:rsid w:val="0031705E"/>
    <w:rsid w:val="00317253"/>
    <w:rsid w:val="003173B3"/>
    <w:rsid w:val="00317471"/>
    <w:rsid w:val="00317550"/>
    <w:rsid w:val="0031761A"/>
    <w:rsid w:val="00317710"/>
    <w:rsid w:val="0031776B"/>
    <w:rsid w:val="003177C2"/>
    <w:rsid w:val="003177C6"/>
    <w:rsid w:val="003177EB"/>
    <w:rsid w:val="003177FB"/>
    <w:rsid w:val="003179E0"/>
    <w:rsid w:val="003179FA"/>
    <w:rsid w:val="00317A12"/>
    <w:rsid w:val="00317DEE"/>
    <w:rsid w:val="003200A4"/>
    <w:rsid w:val="00320512"/>
    <w:rsid w:val="00320623"/>
    <w:rsid w:val="003207C4"/>
    <w:rsid w:val="003209AD"/>
    <w:rsid w:val="00320AF8"/>
    <w:rsid w:val="00320B84"/>
    <w:rsid w:val="00320CB6"/>
    <w:rsid w:val="00320CDD"/>
    <w:rsid w:val="00320D60"/>
    <w:rsid w:val="00320DFC"/>
    <w:rsid w:val="0032106B"/>
    <w:rsid w:val="00321216"/>
    <w:rsid w:val="0032145D"/>
    <w:rsid w:val="003214DF"/>
    <w:rsid w:val="003216A3"/>
    <w:rsid w:val="00321A1E"/>
    <w:rsid w:val="00321A47"/>
    <w:rsid w:val="00321AC5"/>
    <w:rsid w:val="00321B6A"/>
    <w:rsid w:val="00321D0F"/>
    <w:rsid w:val="00321D43"/>
    <w:rsid w:val="00321E50"/>
    <w:rsid w:val="00321E8F"/>
    <w:rsid w:val="00321F63"/>
    <w:rsid w:val="003220E9"/>
    <w:rsid w:val="00322293"/>
    <w:rsid w:val="00322298"/>
    <w:rsid w:val="003222C0"/>
    <w:rsid w:val="003224A4"/>
    <w:rsid w:val="0032263F"/>
    <w:rsid w:val="003226F3"/>
    <w:rsid w:val="0032293C"/>
    <w:rsid w:val="00322960"/>
    <w:rsid w:val="00322961"/>
    <w:rsid w:val="003229A2"/>
    <w:rsid w:val="003229AD"/>
    <w:rsid w:val="003229BD"/>
    <w:rsid w:val="003229DD"/>
    <w:rsid w:val="00322BA9"/>
    <w:rsid w:val="00322DCE"/>
    <w:rsid w:val="00322DF3"/>
    <w:rsid w:val="0032308F"/>
    <w:rsid w:val="003230BE"/>
    <w:rsid w:val="003232B7"/>
    <w:rsid w:val="003233EE"/>
    <w:rsid w:val="00323423"/>
    <w:rsid w:val="003234E4"/>
    <w:rsid w:val="00323596"/>
    <w:rsid w:val="003238AF"/>
    <w:rsid w:val="00323B43"/>
    <w:rsid w:val="00323B8A"/>
    <w:rsid w:val="00323DD7"/>
    <w:rsid w:val="00323E52"/>
    <w:rsid w:val="00323E70"/>
    <w:rsid w:val="00323F73"/>
    <w:rsid w:val="0032400C"/>
    <w:rsid w:val="0032411B"/>
    <w:rsid w:val="0032434F"/>
    <w:rsid w:val="003243EA"/>
    <w:rsid w:val="0032441B"/>
    <w:rsid w:val="00324422"/>
    <w:rsid w:val="003244DB"/>
    <w:rsid w:val="0032478B"/>
    <w:rsid w:val="0032483C"/>
    <w:rsid w:val="00324908"/>
    <w:rsid w:val="003249B6"/>
    <w:rsid w:val="00324A26"/>
    <w:rsid w:val="00324A30"/>
    <w:rsid w:val="00324A84"/>
    <w:rsid w:val="00324AEC"/>
    <w:rsid w:val="00324B11"/>
    <w:rsid w:val="00324B2F"/>
    <w:rsid w:val="00324C2D"/>
    <w:rsid w:val="00324E87"/>
    <w:rsid w:val="00324EBB"/>
    <w:rsid w:val="00325099"/>
    <w:rsid w:val="003251A3"/>
    <w:rsid w:val="0032520E"/>
    <w:rsid w:val="00325299"/>
    <w:rsid w:val="00325418"/>
    <w:rsid w:val="003254D3"/>
    <w:rsid w:val="003255CE"/>
    <w:rsid w:val="00325602"/>
    <w:rsid w:val="00325890"/>
    <w:rsid w:val="00325ABD"/>
    <w:rsid w:val="00325B40"/>
    <w:rsid w:val="00325E74"/>
    <w:rsid w:val="003261C6"/>
    <w:rsid w:val="003261EF"/>
    <w:rsid w:val="00326299"/>
    <w:rsid w:val="0032654B"/>
    <w:rsid w:val="003265B1"/>
    <w:rsid w:val="003266CC"/>
    <w:rsid w:val="0032688B"/>
    <w:rsid w:val="0032696B"/>
    <w:rsid w:val="003269C1"/>
    <w:rsid w:val="00326B3F"/>
    <w:rsid w:val="00326BBC"/>
    <w:rsid w:val="00326BDB"/>
    <w:rsid w:val="00326C79"/>
    <w:rsid w:val="00326D08"/>
    <w:rsid w:val="00326DAE"/>
    <w:rsid w:val="00326E0F"/>
    <w:rsid w:val="00326F2B"/>
    <w:rsid w:val="00326F61"/>
    <w:rsid w:val="00326FF1"/>
    <w:rsid w:val="00327119"/>
    <w:rsid w:val="0032713E"/>
    <w:rsid w:val="003272E5"/>
    <w:rsid w:val="00327319"/>
    <w:rsid w:val="00327397"/>
    <w:rsid w:val="00327495"/>
    <w:rsid w:val="0032767D"/>
    <w:rsid w:val="003276A4"/>
    <w:rsid w:val="003276BF"/>
    <w:rsid w:val="00327781"/>
    <w:rsid w:val="003278AD"/>
    <w:rsid w:val="003278E3"/>
    <w:rsid w:val="00327B93"/>
    <w:rsid w:val="00327BB0"/>
    <w:rsid w:val="00327CAF"/>
    <w:rsid w:val="00327D80"/>
    <w:rsid w:val="00327E64"/>
    <w:rsid w:val="00327EDF"/>
    <w:rsid w:val="00327F0E"/>
    <w:rsid w:val="0033001A"/>
    <w:rsid w:val="00330173"/>
    <w:rsid w:val="003301C6"/>
    <w:rsid w:val="0033022F"/>
    <w:rsid w:val="00330266"/>
    <w:rsid w:val="00330269"/>
    <w:rsid w:val="003302A8"/>
    <w:rsid w:val="00330419"/>
    <w:rsid w:val="0033041B"/>
    <w:rsid w:val="00330438"/>
    <w:rsid w:val="0033045B"/>
    <w:rsid w:val="0033048E"/>
    <w:rsid w:val="003304A2"/>
    <w:rsid w:val="00330521"/>
    <w:rsid w:val="003305A9"/>
    <w:rsid w:val="003305AE"/>
    <w:rsid w:val="00330614"/>
    <w:rsid w:val="003307A0"/>
    <w:rsid w:val="003307F9"/>
    <w:rsid w:val="0033087B"/>
    <w:rsid w:val="003308CC"/>
    <w:rsid w:val="003309E7"/>
    <w:rsid w:val="00330A0A"/>
    <w:rsid w:val="00330B7A"/>
    <w:rsid w:val="00330BC0"/>
    <w:rsid w:val="00330CBB"/>
    <w:rsid w:val="00330E92"/>
    <w:rsid w:val="00330F8E"/>
    <w:rsid w:val="00331164"/>
    <w:rsid w:val="00331414"/>
    <w:rsid w:val="0033145D"/>
    <w:rsid w:val="00331794"/>
    <w:rsid w:val="00331817"/>
    <w:rsid w:val="0033183C"/>
    <w:rsid w:val="003319DD"/>
    <w:rsid w:val="00331A33"/>
    <w:rsid w:val="00331D9A"/>
    <w:rsid w:val="00331D9D"/>
    <w:rsid w:val="00331DFC"/>
    <w:rsid w:val="00331F72"/>
    <w:rsid w:val="00331F99"/>
    <w:rsid w:val="003321E4"/>
    <w:rsid w:val="0033231D"/>
    <w:rsid w:val="00332325"/>
    <w:rsid w:val="003325E3"/>
    <w:rsid w:val="00332751"/>
    <w:rsid w:val="003327A6"/>
    <w:rsid w:val="003327AC"/>
    <w:rsid w:val="00332956"/>
    <w:rsid w:val="00332A81"/>
    <w:rsid w:val="00332AB0"/>
    <w:rsid w:val="00332B3C"/>
    <w:rsid w:val="00332D76"/>
    <w:rsid w:val="00332DAB"/>
    <w:rsid w:val="00332DE6"/>
    <w:rsid w:val="00332E4F"/>
    <w:rsid w:val="00332FD2"/>
    <w:rsid w:val="00332FF8"/>
    <w:rsid w:val="00333019"/>
    <w:rsid w:val="00333073"/>
    <w:rsid w:val="00333083"/>
    <w:rsid w:val="003331DD"/>
    <w:rsid w:val="0033325B"/>
    <w:rsid w:val="003333E2"/>
    <w:rsid w:val="0033345A"/>
    <w:rsid w:val="00333477"/>
    <w:rsid w:val="00333534"/>
    <w:rsid w:val="003336F9"/>
    <w:rsid w:val="00333786"/>
    <w:rsid w:val="0033382D"/>
    <w:rsid w:val="00333894"/>
    <w:rsid w:val="00333934"/>
    <w:rsid w:val="00333A8F"/>
    <w:rsid w:val="00333BB3"/>
    <w:rsid w:val="00333C8E"/>
    <w:rsid w:val="00333D3C"/>
    <w:rsid w:val="00333EF4"/>
    <w:rsid w:val="0033404E"/>
    <w:rsid w:val="0033410D"/>
    <w:rsid w:val="003342CF"/>
    <w:rsid w:val="0033430D"/>
    <w:rsid w:val="00334344"/>
    <w:rsid w:val="0033434F"/>
    <w:rsid w:val="003343C1"/>
    <w:rsid w:val="00334459"/>
    <w:rsid w:val="003344D6"/>
    <w:rsid w:val="0033465C"/>
    <w:rsid w:val="00334782"/>
    <w:rsid w:val="0033489E"/>
    <w:rsid w:val="00334979"/>
    <w:rsid w:val="003349C8"/>
    <w:rsid w:val="00334A2A"/>
    <w:rsid w:val="00334A7E"/>
    <w:rsid w:val="00334E7B"/>
    <w:rsid w:val="00335059"/>
    <w:rsid w:val="003352E9"/>
    <w:rsid w:val="00335300"/>
    <w:rsid w:val="0033539F"/>
    <w:rsid w:val="003358B6"/>
    <w:rsid w:val="003358BB"/>
    <w:rsid w:val="003358C4"/>
    <w:rsid w:val="003359DB"/>
    <w:rsid w:val="00335A1B"/>
    <w:rsid w:val="00335A3B"/>
    <w:rsid w:val="00335A5A"/>
    <w:rsid w:val="00335B25"/>
    <w:rsid w:val="00335C74"/>
    <w:rsid w:val="00335D21"/>
    <w:rsid w:val="00335EAF"/>
    <w:rsid w:val="00335F6E"/>
    <w:rsid w:val="00335FF8"/>
    <w:rsid w:val="00336135"/>
    <w:rsid w:val="0033615A"/>
    <w:rsid w:val="0033617A"/>
    <w:rsid w:val="00336194"/>
    <w:rsid w:val="00336199"/>
    <w:rsid w:val="0033634D"/>
    <w:rsid w:val="00336608"/>
    <w:rsid w:val="00336615"/>
    <w:rsid w:val="0033662A"/>
    <w:rsid w:val="0033693A"/>
    <w:rsid w:val="00336B3B"/>
    <w:rsid w:val="00336BC8"/>
    <w:rsid w:val="00336C33"/>
    <w:rsid w:val="00336C5C"/>
    <w:rsid w:val="00336C67"/>
    <w:rsid w:val="00336D98"/>
    <w:rsid w:val="00336E99"/>
    <w:rsid w:val="00336ED2"/>
    <w:rsid w:val="00336F42"/>
    <w:rsid w:val="00336F78"/>
    <w:rsid w:val="00336F9C"/>
    <w:rsid w:val="00337151"/>
    <w:rsid w:val="003373D4"/>
    <w:rsid w:val="003374F9"/>
    <w:rsid w:val="003377C7"/>
    <w:rsid w:val="003377EC"/>
    <w:rsid w:val="003378FB"/>
    <w:rsid w:val="00337AA2"/>
    <w:rsid w:val="00337B29"/>
    <w:rsid w:val="00337B5A"/>
    <w:rsid w:val="00337C20"/>
    <w:rsid w:val="00337C52"/>
    <w:rsid w:val="00337D93"/>
    <w:rsid w:val="00337DC9"/>
    <w:rsid w:val="00337DF1"/>
    <w:rsid w:val="00337E43"/>
    <w:rsid w:val="00340074"/>
    <w:rsid w:val="003400A0"/>
    <w:rsid w:val="00340176"/>
    <w:rsid w:val="00340232"/>
    <w:rsid w:val="00340274"/>
    <w:rsid w:val="0034040E"/>
    <w:rsid w:val="00340444"/>
    <w:rsid w:val="0034050F"/>
    <w:rsid w:val="0034057D"/>
    <w:rsid w:val="0034058C"/>
    <w:rsid w:val="003405F7"/>
    <w:rsid w:val="003408D7"/>
    <w:rsid w:val="003409A5"/>
    <w:rsid w:val="00340A0A"/>
    <w:rsid w:val="00340A87"/>
    <w:rsid w:val="00340ABA"/>
    <w:rsid w:val="00340B2C"/>
    <w:rsid w:val="00340BF7"/>
    <w:rsid w:val="00340C30"/>
    <w:rsid w:val="00340D48"/>
    <w:rsid w:val="00340DE6"/>
    <w:rsid w:val="00340DF8"/>
    <w:rsid w:val="00340E8C"/>
    <w:rsid w:val="0034112E"/>
    <w:rsid w:val="003412A8"/>
    <w:rsid w:val="003412E2"/>
    <w:rsid w:val="003413FA"/>
    <w:rsid w:val="0034158C"/>
    <w:rsid w:val="00341722"/>
    <w:rsid w:val="0034176B"/>
    <w:rsid w:val="0034193A"/>
    <w:rsid w:val="00341B8E"/>
    <w:rsid w:val="00341CA9"/>
    <w:rsid w:val="00341CAF"/>
    <w:rsid w:val="00341CE7"/>
    <w:rsid w:val="00341F24"/>
    <w:rsid w:val="0034222C"/>
    <w:rsid w:val="00342337"/>
    <w:rsid w:val="0034244E"/>
    <w:rsid w:val="00342460"/>
    <w:rsid w:val="003425FB"/>
    <w:rsid w:val="00342814"/>
    <w:rsid w:val="003429C7"/>
    <w:rsid w:val="00342B04"/>
    <w:rsid w:val="00342B5C"/>
    <w:rsid w:val="00342D43"/>
    <w:rsid w:val="00342E5D"/>
    <w:rsid w:val="00342F73"/>
    <w:rsid w:val="00342F8E"/>
    <w:rsid w:val="00342FEF"/>
    <w:rsid w:val="00343024"/>
    <w:rsid w:val="003430F6"/>
    <w:rsid w:val="00343199"/>
    <w:rsid w:val="00343203"/>
    <w:rsid w:val="00343471"/>
    <w:rsid w:val="003435BF"/>
    <w:rsid w:val="00343692"/>
    <w:rsid w:val="00343722"/>
    <w:rsid w:val="003437B6"/>
    <w:rsid w:val="00343848"/>
    <w:rsid w:val="0034390D"/>
    <w:rsid w:val="003439D8"/>
    <w:rsid w:val="00343CA6"/>
    <w:rsid w:val="00343DE7"/>
    <w:rsid w:val="0034408B"/>
    <w:rsid w:val="003441CE"/>
    <w:rsid w:val="00344275"/>
    <w:rsid w:val="003442EA"/>
    <w:rsid w:val="00344366"/>
    <w:rsid w:val="00344402"/>
    <w:rsid w:val="00344634"/>
    <w:rsid w:val="003446BA"/>
    <w:rsid w:val="003447D5"/>
    <w:rsid w:val="00344828"/>
    <w:rsid w:val="003448FD"/>
    <w:rsid w:val="0034493D"/>
    <w:rsid w:val="003449FA"/>
    <w:rsid w:val="00344AE0"/>
    <w:rsid w:val="00344B02"/>
    <w:rsid w:val="00344C43"/>
    <w:rsid w:val="00344EAB"/>
    <w:rsid w:val="00344F06"/>
    <w:rsid w:val="00344F44"/>
    <w:rsid w:val="00344FA0"/>
    <w:rsid w:val="00344FA8"/>
    <w:rsid w:val="0034500C"/>
    <w:rsid w:val="0034507C"/>
    <w:rsid w:val="003450AC"/>
    <w:rsid w:val="0034520A"/>
    <w:rsid w:val="0034544C"/>
    <w:rsid w:val="0034554C"/>
    <w:rsid w:val="003455FD"/>
    <w:rsid w:val="0034597A"/>
    <w:rsid w:val="00345A01"/>
    <w:rsid w:val="00345C64"/>
    <w:rsid w:val="00345D99"/>
    <w:rsid w:val="00345E34"/>
    <w:rsid w:val="00345E61"/>
    <w:rsid w:val="00345F43"/>
    <w:rsid w:val="00345FF5"/>
    <w:rsid w:val="0034608D"/>
    <w:rsid w:val="003460B1"/>
    <w:rsid w:val="0034615F"/>
    <w:rsid w:val="00346241"/>
    <w:rsid w:val="00346246"/>
    <w:rsid w:val="003463A9"/>
    <w:rsid w:val="00346555"/>
    <w:rsid w:val="0034663D"/>
    <w:rsid w:val="003468C5"/>
    <w:rsid w:val="003469A7"/>
    <w:rsid w:val="003469AE"/>
    <w:rsid w:val="00346B6C"/>
    <w:rsid w:val="00346BE7"/>
    <w:rsid w:val="00346C84"/>
    <w:rsid w:val="00346D39"/>
    <w:rsid w:val="00346E9E"/>
    <w:rsid w:val="00346EAB"/>
    <w:rsid w:val="00346ECF"/>
    <w:rsid w:val="00346EE0"/>
    <w:rsid w:val="00346F54"/>
    <w:rsid w:val="00347114"/>
    <w:rsid w:val="00347177"/>
    <w:rsid w:val="003471E6"/>
    <w:rsid w:val="003471F3"/>
    <w:rsid w:val="00347336"/>
    <w:rsid w:val="0034736F"/>
    <w:rsid w:val="003473A8"/>
    <w:rsid w:val="003475ED"/>
    <w:rsid w:val="0034795D"/>
    <w:rsid w:val="00347985"/>
    <w:rsid w:val="0034799A"/>
    <w:rsid w:val="00347CF5"/>
    <w:rsid w:val="00347FEA"/>
    <w:rsid w:val="0035006C"/>
    <w:rsid w:val="00350224"/>
    <w:rsid w:val="00350231"/>
    <w:rsid w:val="00350288"/>
    <w:rsid w:val="003502BA"/>
    <w:rsid w:val="0035033C"/>
    <w:rsid w:val="00350607"/>
    <w:rsid w:val="0035062B"/>
    <w:rsid w:val="00350861"/>
    <w:rsid w:val="00350897"/>
    <w:rsid w:val="00350BC3"/>
    <w:rsid w:val="00350C54"/>
    <w:rsid w:val="00350CA8"/>
    <w:rsid w:val="00350E3F"/>
    <w:rsid w:val="00350FB9"/>
    <w:rsid w:val="00350FBA"/>
    <w:rsid w:val="00351240"/>
    <w:rsid w:val="00351249"/>
    <w:rsid w:val="0035133E"/>
    <w:rsid w:val="00351460"/>
    <w:rsid w:val="00351776"/>
    <w:rsid w:val="00351871"/>
    <w:rsid w:val="003518E4"/>
    <w:rsid w:val="00351AF5"/>
    <w:rsid w:val="00351B73"/>
    <w:rsid w:val="00351D56"/>
    <w:rsid w:val="00351DE1"/>
    <w:rsid w:val="00351ED5"/>
    <w:rsid w:val="00351F62"/>
    <w:rsid w:val="00352084"/>
    <w:rsid w:val="00352181"/>
    <w:rsid w:val="003523D3"/>
    <w:rsid w:val="0035240F"/>
    <w:rsid w:val="00352499"/>
    <w:rsid w:val="00352527"/>
    <w:rsid w:val="00352568"/>
    <w:rsid w:val="0035278A"/>
    <w:rsid w:val="00352874"/>
    <w:rsid w:val="0035298C"/>
    <w:rsid w:val="00352AC3"/>
    <w:rsid w:val="00352C90"/>
    <w:rsid w:val="00352D47"/>
    <w:rsid w:val="00352EBE"/>
    <w:rsid w:val="00353006"/>
    <w:rsid w:val="003530E3"/>
    <w:rsid w:val="00353106"/>
    <w:rsid w:val="00353136"/>
    <w:rsid w:val="0035317A"/>
    <w:rsid w:val="00353212"/>
    <w:rsid w:val="0035350C"/>
    <w:rsid w:val="0035355F"/>
    <w:rsid w:val="00353668"/>
    <w:rsid w:val="00353799"/>
    <w:rsid w:val="003538CF"/>
    <w:rsid w:val="00353A4A"/>
    <w:rsid w:val="00353BAF"/>
    <w:rsid w:val="00353D80"/>
    <w:rsid w:val="003540CA"/>
    <w:rsid w:val="00354231"/>
    <w:rsid w:val="00354289"/>
    <w:rsid w:val="00354327"/>
    <w:rsid w:val="00354373"/>
    <w:rsid w:val="0035437B"/>
    <w:rsid w:val="003545A5"/>
    <w:rsid w:val="003546AD"/>
    <w:rsid w:val="0035485C"/>
    <w:rsid w:val="003548AF"/>
    <w:rsid w:val="003549DF"/>
    <w:rsid w:val="00354A94"/>
    <w:rsid w:val="00354ACB"/>
    <w:rsid w:val="00354C36"/>
    <w:rsid w:val="00354C43"/>
    <w:rsid w:val="00354D3B"/>
    <w:rsid w:val="00354D4B"/>
    <w:rsid w:val="00354D6F"/>
    <w:rsid w:val="00354F16"/>
    <w:rsid w:val="0035513D"/>
    <w:rsid w:val="00355383"/>
    <w:rsid w:val="003553BB"/>
    <w:rsid w:val="0035554F"/>
    <w:rsid w:val="0035561E"/>
    <w:rsid w:val="0035579F"/>
    <w:rsid w:val="0035587C"/>
    <w:rsid w:val="003558B8"/>
    <w:rsid w:val="003558EA"/>
    <w:rsid w:val="0035592C"/>
    <w:rsid w:val="003559ED"/>
    <w:rsid w:val="00355A6B"/>
    <w:rsid w:val="00355B85"/>
    <w:rsid w:val="00355BF8"/>
    <w:rsid w:val="00355E7C"/>
    <w:rsid w:val="0035608F"/>
    <w:rsid w:val="003560E5"/>
    <w:rsid w:val="003562FB"/>
    <w:rsid w:val="003563D5"/>
    <w:rsid w:val="003564E7"/>
    <w:rsid w:val="0035660E"/>
    <w:rsid w:val="00356615"/>
    <w:rsid w:val="0035680D"/>
    <w:rsid w:val="00356811"/>
    <w:rsid w:val="003569F6"/>
    <w:rsid w:val="00356A60"/>
    <w:rsid w:val="00356B66"/>
    <w:rsid w:val="00356C26"/>
    <w:rsid w:val="00356DD8"/>
    <w:rsid w:val="00356DFE"/>
    <w:rsid w:val="00356FC0"/>
    <w:rsid w:val="0035717C"/>
    <w:rsid w:val="003571C7"/>
    <w:rsid w:val="003573A4"/>
    <w:rsid w:val="00357459"/>
    <w:rsid w:val="0035752E"/>
    <w:rsid w:val="0035764D"/>
    <w:rsid w:val="003576C8"/>
    <w:rsid w:val="00357776"/>
    <w:rsid w:val="003579AE"/>
    <w:rsid w:val="00357AEA"/>
    <w:rsid w:val="00357BAD"/>
    <w:rsid w:val="00357C7A"/>
    <w:rsid w:val="00357D0F"/>
    <w:rsid w:val="00357D90"/>
    <w:rsid w:val="00357DCD"/>
    <w:rsid w:val="00357E19"/>
    <w:rsid w:val="00357F40"/>
    <w:rsid w:val="00360030"/>
    <w:rsid w:val="003600E6"/>
    <w:rsid w:val="00360281"/>
    <w:rsid w:val="003603A8"/>
    <w:rsid w:val="003603CE"/>
    <w:rsid w:val="003603D7"/>
    <w:rsid w:val="003603DC"/>
    <w:rsid w:val="0036042E"/>
    <w:rsid w:val="00360689"/>
    <w:rsid w:val="0036069C"/>
    <w:rsid w:val="003607B9"/>
    <w:rsid w:val="003607DF"/>
    <w:rsid w:val="00360836"/>
    <w:rsid w:val="003608D4"/>
    <w:rsid w:val="003608E1"/>
    <w:rsid w:val="003609CA"/>
    <w:rsid w:val="00360A50"/>
    <w:rsid w:val="00360A7D"/>
    <w:rsid w:val="00360A89"/>
    <w:rsid w:val="00360B19"/>
    <w:rsid w:val="00360BA7"/>
    <w:rsid w:val="00360BCF"/>
    <w:rsid w:val="00360C31"/>
    <w:rsid w:val="00360C9C"/>
    <w:rsid w:val="00360CEA"/>
    <w:rsid w:val="00360D1E"/>
    <w:rsid w:val="00360E7D"/>
    <w:rsid w:val="00360EDF"/>
    <w:rsid w:val="00360F69"/>
    <w:rsid w:val="00361225"/>
    <w:rsid w:val="0036130B"/>
    <w:rsid w:val="003613DD"/>
    <w:rsid w:val="00361405"/>
    <w:rsid w:val="003614B9"/>
    <w:rsid w:val="00361622"/>
    <w:rsid w:val="003616E6"/>
    <w:rsid w:val="00361716"/>
    <w:rsid w:val="0036177A"/>
    <w:rsid w:val="003618DE"/>
    <w:rsid w:val="0036193B"/>
    <w:rsid w:val="00361961"/>
    <w:rsid w:val="003619F0"/>
    <w:rsid w:val="00361BA9"/>
    <w:rsid w:val="00361EE9"/>
    <w:rsid w:val="00361F19"/>
    <w:rsid w:val="00361F3B"/>
    <w:rsid w:val="00362056"/>
    <w:rsid w:val="003620F1"/>
    <w:rsid w:val="0036210C"/>
    <w:rsid w:val="0036227A"/>
    <w:rsid w:val="003622E6"/>
    <w:rsid w:val="003622EE"/>
    <w:rsid w:val="00362300"/>
    <w:rsid w:val="0036237F"/>
    <w:rsid w:val="003625A2"/>
    <w:rsid w:val="0036284D"/>
    <w:rsid w:val="003628F9"/>
    <w:rsid w:val="0036299F"/>
    <w:rsid w:val="003629E2"/>
    <w:rsid w:val="003629E3"/>
    <w:rsid w:val="003629EC"/>
    <w:rsid w:val="00362B33"/>
    <w:rsid w:val="00362C4F"/>
    <w:rsid w:val="00362D15"/>
    <w:rsid w:val="00362D4E"/>
    <w:rsid w:val="00362EC0"/>
    <w:rsid w:val="00362F00"/>
    <w:rsid w:val="00362F0B"/>
    <w:rsid w:val="00362F69"/>
    <w:rsid w:val="0036306D"/>
    <w:rsid w:val="00363151"/>
    <w:rsid w:val="003631C6"/>
    <w:rsid w:val="003632B7"/>
    <w:rsid w:val="003633A1"/>
    <w:rsid w:val="0036340F"/>
    <w:rsid w:val="00363431"/>
    <w:rsid w:val="003637CE"/>
    <w:rsid w:val="00363A50"/>
    <w:rsid w:val="00363AA7"/>
    <w:rsid w:val="00363AD3"/>
    <w:rsid w:val="00363BA2"/>
    <w:rsid w:val="00363D27"/>
    <w:rsid w:val="00363D48"/>
    <w:rsid w:val="00363D4E"/>
    <w:rsid w:val="00363DD4"/>
    <w:rsid w:val="00363F4C"/>
    <w:rsid w:val="00364022"/>
    <w:rsid w:val="00364032"/>
    <w:rsid w:val="00364156"/>
    <w:rsid w:val="00364307"/>
    <w:rsid w:val="0036430A"/>
    <w:rsid w:val="00364368"/>
    <w:rsid w:val="0036438E"/>
    <w:rsid w:val="0036446B"/>
    <w:rsid w:val="003644A5"/>
    <w:rsid w:val="003644D2"/>
    <w:rsid w:val="003645FC"/>
    <w:rsid w:val="003646BC"/>
    <w:rsid w:val="003647AE"/>
    <w:rsid w:val="00364891"/>
    <w:rsid w:val="00364A2D"/>
    <w:rsid w:val="00364ACF"/>
    <w:rsid w:val="00364C42"/>
    <w:rsid w:val="00365120"/>
    <w:rsid w:val="00365156"/>
    <w:rsid w:val="0036523A"/>
    <w:rsid w:val="003653F6"/>
    <w:rsid w:val="00365444"/>
    <w:rsid w:val="0036545F"/>
    <w:rsid w:val="0036566A"/>
    <w:rsid w:val="00365685"/>
    <w:rsid w:val="00365752"/>
    <w:rsid w:val="003659AF"/>
    <w:rsid w:val="00365AE6"/>
    <w:rsid w:val="00365D2A"/>
    <w:rsid w:val="00365D5A"/>
    <w:rsid w:val="00365EF8"/>
    <w:rsid w:val="00365F83"/>
    <w:rsid w:val="00365F84"/>
    <w:rsid w:val="00365FC8"/>
    <w:rsid w:val="00365FE7"/>
    <w:rsid w:val="00365FF8"/>
    <w:rsid w:val="0036616C"/>
    <w:rsid w:val="0036619F"/>
    <w:rsid w:val="00366288"/>
    <w:rsid w:val="003662D7"/>
    <w:rsid w:val="0036638A"/>
    <w:rsid w:val="003663A3"/>
    <w:rsid w:val="003663B0"/>
    <w:rsid w:val="0036643B"/>
    <w:rsid w:val="00366488"/>
    <w:rsid w:val="00366590"/>
    <w:rsid w:val="003667B5"/>
    <w:rsid w:val="0036686A"/>
    <w:rsid w:val="003668BB"/>
    <w:rsid w:val="003668E5"/>
    <w:rsid w:val="00366953"/>
    <w:rsid w:val="00366A1B"/>
    <w:rsid w:val="00366A79"/>
    <w:rsid w:val="00366BEF"/>
    <w:rsid w:val="00366CAC"/>
    <w:rsid w:val="00366CB4"/>
    <w:rsid w:val="00366CB6"/>
    <w:rsid w:val="00366CC9"/>
    <w:rsid w:val="00366CD8"/>
    <w:rsid w:val="00366D10"/>
    <w:rsid w:val="00366DC4"/>
    <w:rsid w:val="00366E09"/>
    <w:rsid w:val="00366E85"/>
    <w:rsid w:val="00366F87"/>
    <w:rsid w:val="003670BC"/>
    <w:rsid w:val="00367103"/>
    <w:rsid w:val="00367177"/>
    <w:rsid w:val="00367216"/>
    <w:rsid w:val="0036725E"/>
    <w:rsid w:val="00367437"/>
    <w:rsid w:val="003675FB"/>
    <w:rsid w:val="003676A3"/>
    <w:rsid w:val="003678CE"/>
    <w:rsid w:val="00367B39"/>
    <w:rsid w:val="00367C25"/>
    <w:rsid w:val="00367D77"/>
    <w:rsid w:val="00367DFB"/>
    <w:rsid w:val="00367E23"/>
    <w:rsid w:val="00367EC2"/>
    <w:rsid w:val="00367EFD"/>
    <w:rsid w:val="00367F51"/>
    <w:rsid w:val="00367F6F"/>
    <w:rsid w:val="00367F9C"/>
    <w:rsid w:val="0037016D"/>
    <w:rsid w:val="00370270"/>
    <w:rsid w:val="003702AA"/>
    <w:rsid w:val="003702B0"/>
    <w:rsid w:val="00370443"/>
    <w:rsid w:val="00370449"/>
    <w:rsid w:val="0037045B"/>
    <w:rsid w:val="00370464"/>
    <w:rsid w:val="0037063A"/>
    <w:rsid w:val="003706AB"/>
    <w:rsid w:val="003706BB"/>
    <w:rsid w:val="003707B2"/>
    <w:rsid w:val="0037082F"/>
    <w:rsid w:val="0037084B"/>
    <w:rsid w:val="00370894"/>
    <w:rsid w:val="00370920"/>
    <w:rsid w:val="00370926"/>
    <w:rsid w:val="00370985"/>
    <w:rsid w:val="003709ED"/>
    <w:rsid w:val="003709F7"/>
    <w:rsid w:val="00370ADA"/>
    <w:rsid w:val="00370B48"/>
    <w:rsid w:val="00370B53"/>
    <w:rsid w:val="00370D9F"/>
    <w:rsid w:val="00370DBC"/>
    <w:rsid w:val="00370F5F"/>
    <w:rsid w:val="00370FCA"/>
    <w:rsid w:val="0037107F"/>
    <w:rsid w:val="003710AC"/>
    <w:rsid w:val="0037121E"/>
    <w:rsid w:val="00371237"/>
    <w:rsid w:val="003713F1"/>
    <w:rsid w:val="0037141B"/>
    <w:rsid w:val="0037141F"/>
    <w:rsid w:val="0037149A"/>
    <w:rsid w:val="00371742"/>
    <w:rsid w:val="00371AB7"/>
    <w:rsid w:val="00371B35"/>
    <w:rsid w:val="00371D58"/>
    <w:rsid w:val="00371F14"/>
    <w:rsid w:val="00372002"/>
    <w:rsid w:val="0037213F"/>
    <w:rsid w:val="00372164"/>
    <w:rsid w:val="00372263"/>
    <w:rsid w:val="003722EB"/>
    <w:rsid w:val="003723C2"/>
    <w:rsid w:val="003723E2"/>
    <w:rsid w:val="0037262E"/>
    <w:rsid w:val="00372675"/>
    <w:rsid w:val="0037270B"/>
    <w:rsid w:val="0037274B"/>
    <w:rsid w:val="00372862"/>
    <w:rsid w:val="00372891"/>
    <w:rsid w:val="003729F2"/>
    <w:rsid w:val="003729F5"/>
    <w:rsid w:val="00372A08"/>
    <w:rsid w:val="00372B5F"/>
    <w:rsid w:val="00372DCB"/>
    <w:rsid w:val="00372EF0"/>
    <w:rsid w:val="00373023"/>
    <w:rsid w:val="00373381"/>
    <w:rsid w:val="003733AA"/>
    <w:rsid w:val="00373498"/>
    <w:rsid w:val="0037349A"/>
    <w:rsid w:val="003735B5"/>
    <w:rsid w:val="003735D5"/>
    <w:rsid w:val="00373682"/>
    <w:rsid w:val="0037382D"/>
    <w:rsid w:val="003738DF"/>
    <w:rsid w:val="003738EC"/>
    <w:rsid w:val="00373A0E"/>
    <w:rsid w:val="00373A42"/>
    <w:rsid w:val="00373A80"/>
    <w:rsid w:val="00373AB5"/>
    <w:rsid w:val="00373B84"/>
    <w:rsid w:val="00373BC5"/>
    <w:rsid w:val="00373C86"/>
    <w:rsid w:val="00373CDD"/>
    <w:rsid w:val="00373D75"/>
    <w:rsid w:val="00373DCE"/>
    <w:rsid w:val="00373DFF"/>
    <w:rsid w:val="00373E0D"/>
    <w:rsid w:val="00373E3C"/>
    <w:rsid w:val="00373E4A"/>
    <w:rsid w:val="00373EBD"/>
    <w:rsid w:val="00373EC0"/>
    <w:rsid w:val="00373FAC"/>
    <w:rsid w:val="0037406E"/>
    <w:rsid w:val="0037415B"/>
    <w:rsid w:val="003742A3"/>
    <w:rsid w:val="003742F3"/>
    <w:rsid w:val="00374329"/>
    <w:rsid w:val="0037446D"/>
    <w:rsid w:val="003745E5"/>
    <w:rsid w:val="00374619"/>
    <w:rsid w:val="003746EE"/>
    <w:rsid w:val="003747BD"/>
    <w:rsid w:val="003747FD"/>
    <w:rsid w:val="00374845"/>
    <w:rsid w:val="003748D3"/>
    <w:rsid w:val="003748E5"/>
    <w:rsid w:val="0037492A"/>
    <w:rsid w:val="00374965"/>
    <w:rsid w:val="00374A4D"/>
    <w:rsid w:val="00374AE1"/>
    <w:rsid w:val="00374B46"/>
    <w:rsid w:val="00374D2B"/>
    <w:rsid w:val="00374DEA"/>
    <w:rsid w:val="00374E51"/>
    <w:rsid w:val="00375032"/>
    <w:rsid w:val="003750A9"/>
    <w:rsid w:val="003751DB"/>
    <w:rsid w:val="003752BF"/>
    <w:rsid w:val="003753AC"/>
    <w:rsid w:val="00375A07"/>
    <w:rsid w:val="00375B81"/>
    <w:rsid w:val="00375BE2"/>
    <w:rsid w:val="00375CD8"/>
    <w:rsid w:val="00375D20"/>
    <w:rsid w:val="00375DA3"/>
    <w:rsid w:val="00375FAD"/>
    <w:rsid w:val="0037611E"/>
    <w:rsid w:val="00376300"/>
    <w:rsid w:val="003763D6"/>
    <w:rsid w:val="0037644F"/>
    <w:rsid w:val="00376494"/>
    <w:rsid w:val="0037649C"/>
    <w:rsid w:val="003767B8"/>
    <w:rsid w:val="003768A4"/>
    <w:rsid w:val="00376A54"/>
    <w:rsid w:val="00376AAC"/>
    <w:rsid w:val="00376C81"/>
    <w:rsid w:val="00376CF9"/>
    <w:rsid w:val="00376D5C"/>
    <w:rsid w:val="00376E3F"/>
    <w:rsid w:val="00376E65"/>
    <w:rsid w:val="00376E8B"/>
    <w:rsid w:val="00376F29"/>
    <w:rsid w:val="00376F7D"/>
    <w:rsid w:val="00377153"/>
    <w:rsid w:val="0037721E"/>
    <w:rsid w:val="00377244"/>
    <w:rsid w:val="00377422"/>
    <w:rsid w:val="003774C3"/>
    <w:rsid w:val="003775AF"/>
    <w:rsid w:val="003775E9"/>
    <w:rsid w:val="0037767A"/>
    <w:rsid w:val="003776C9"/>
    <w:rsid w:val="00377711"/>
    <w:rsid w:val="00377715"/>
    <w:rsid w:val="00377789"/>
    <w:rsid w:val="003777AA"/>
    <w:rsid w:val="00377838"/>
    <w:rsid w:val="003779FE"/>
    <w:rsid w:val="00377A2D"/>
    <w:rsid w:val="00377A30"/>
    <w:rsid w:val="00377B9C"/>
    <w:rsid w:val="00377C89"/>
    <w:rsid w:val="00377D4B"/>
    <w:rsid w:val="00377DAD"/>
    <w:rsid w:val="00377F22"/>
    <w:rsid w:val="00377FB1"/>
    <w:rsid w:val="00380022"/>
    <w:rsid w:val="003800C8"/>
    <w:rsid w:val="003800F3"/>
    <w:rsid w:val="00380168"/>
    <w:rsid w:val="00380171"/>
    <w:rsid w:val="003801C4"/>
    <w:rsid w:val="00380426"/>
    <w:rsid w:val="00380429"/>
    <w:rsid w:val="003804C0"/>
    <w:rsid w:val="003805FA"/>
    <w:rsid w:val="003807F8"/>
    <w:rsid w:val="00380996"/>
    <w:rsid w:val="00380A1D"/>
    <w:rsid w:val="00380E4F"/>
    <w:rsid w:val="00380EC9"/>
    <w:rsid w:val="00380EE0"/>
    <w:rsid w:val="00380F9F"/>
    <w:rsid w:val="00380FD5"/>
    <w:rsid w:val="0038101F"/>
    <w:rsid w:val="003810AC"/>
    <w:rsid w:val="0038133F"/>
    <w:rsid w:val="0038146B"/>
    <w:rsid w:val="00381486"/>
    <w:rsid w:val="003815F8"/>
    <w:rsid w:val="0038179E"/>
    <w:rsid w:val="003818A8"/>
    <w:rsid w:val="003818F7"/>
    <w:rsid w:val="0038192F"/>
    <w:rsid w:val="003819A7"/>
    <w:rsid w:val="00381A38"/>
    <w:rsid w:val="00381AA4"/>
    <w:rsid w:val="00381AEE"/>
    <w:rsid w:val="00381B09"/>
    <w:rsid w:val="00381B0E"/>
    <w:rsid w:val="00381D5E"/>
    <w:rsid w:val="00381E69"/>
    <w:rsid w:val="00381F37"/>
    <w:rsid w:val="00381FD6"/>
    <w:rsid w:val="003820C8"/>
    <w:rsid w:val="003821DC"/>
    <w:rsid w:val="00382396"/>
    <w:rsid w:val="0038242E"/>
    <w:rsid w:val="00382456"/>
    <w:rsid w:val="003824C1"/>
    <w:rsid w:val="003825CD"/>
    <w:rsid w:val="003826C5"/>
    <w:rsid w:val="003827A4"/>
    <w:rsid w:val="00382C46"/>
    <w:rsid w:val="00382CCA"/>
    <w:rsid w:val="00382E16"/>
    <w:rsid w:val="00382EFF"/>
    <w:rsid w:val="00382F5B"/>
    <w:rsid w:val="003831D9"/>
    <w:rsid w:val="0038322A"/>
    <w:rsid w:val="003833F5"/>
    <w:rsid w:val="0038340C"/>
    <w:rsid w:val="00383459"/>
    <w:rsid w:val="0038352A"/>
    <w:rsid w:val="003835AB"/>
    <w:rsid w:val="003835F1"/>
    <w:rsid w:val="003836D5"/>
    <w:rsid w:val="003836D7"/>
    <w:rsid w:val="00383728"/>
    <w:rsid w:val="003838BD"/>
    <w:rsid w:val="003839C6"/>
    <w:rsid w:val="003839E4"/>
    <w:rsid w:val="00383B77"/>
    <w:rsid w:val="00383B9B"/>
    <w:rsid w:val="00383C10"/>
    <w:rsid w:val="00383D41"/>
    <w:rsid w:val="00383EAD"/>
    <w:rsid w:val="00383EE1"/>
    <w:rsid w:val="00383F7E"/>
    <w:rsid w:val="00383FA6"/>
    <w:rsid w:val="0038400D"/>
    <w:rsid w:val="00384029"/>
    <w:rsid w:val="0038406F"/>
    <w:rsid w:val="003840ED"/>
    <w:rsid w:val="003842E5"/>
    <w:rsid w:val="0038432E"/>
    <w:rsid w:val="00384416"/>
    <w:rsid w:val="00384775"/>
    <w:rsid w:val="0038478D"/>
    <w:rsid w:val="0038487F"/>
    <w:rsid w:val="00384903"/>
    <w:rsid w:val="0038491F"/>
    <w:rsid w:val="003849E3"/>
    <w:rsid w:val="00384A1B"/>
    <w:rsid w:val="00384BF6"/>
    <w:rsid w:val="00384E01"/>
    <w:rsid w:val="00384EF2"/>
    <w:rsid w:val="00384FA2"/>
    <w:rsid w:val="0038501C"/>
    <w:rsid w:val="00385031"/>
    <w:rsid w:val="0038529C"/>
    <w:rsid w:val="00385333"/>
    <w:rsid w:val="00385391"/>
    <w:rsid w:val="003853B5"/>
    <w:rsid w:val="00385574"/>
    <w:rsid w:val="003855C5"/>
    <w:rsid w:val="003855F1"/>
    <w:rsid w:val="0038571D"/>
    <w:rsid w:val="00385766"/>
    <w:rsid w:val="00385780"/>
    <w:rsid w:val="0038584A"/>
    <w:rsid w:val="003859E8"/>
    <w:rsid w:val="00385C05"/>
    <w:rsid w:val="00385DE3"/>
    <w:rsid w:val="00385FC9"/>
    <w:rsid w:val="00386063"/>
    <w:rsid w:val="0038611A"/>
    <w:rsid w:val="0038614C"/>
    <w:rsid w:val="00386172"/>
    <w:rsid w:val="0038622F"/>
    <w:rsid w:val="0038628B"/>
    <w:rsid w:val="00386344"/>
    <w:rsid w:val="0038637A"/>
    <w:rsid w:val="00386466"/>
    <w:rsid w:val="003865D4"/>
    <w:rsid w:val="0038665C"/>
    <w:rsid w:val="003866E3"/>
    <w:rsid w:val="00386700"/>
    <w:rsid w:val="00386708"/>
    <w:rsid w:val="003867D2"/>
    <w:rsid w:val="00386818"/>
    <w:rsid w:val="00386B0B"/>
    <w:rsid w:val="00386C4A"/>
    <w:rsid w:val="00386DE9"/>
    <w:rsid w:val="00386E2E"/>
    <w:rsid w:val="00386E34"/>
    <w:rsid w:val="00386EBD"/>
    <w:rsid w:val="00387188"/>
    <w:rsid w:val="003871E7"/>
    <w:rsid w:val="0038736C"/>
    <w:rsid w:val="00387447"/>
    <w:rsid w:val="00387501"/>
    <w:rsid w:val="00387662"/>
    <w:rsid w:val="003877C3"/>
    <w:rsid w:val="003879BA"/>
    <w:rsid w:val="00387CA1"/>
    <w:rsid w:val="00387CDE"/>
    <w:rsid w:val="00387EAD"/>
    <w:rsid w:val="00387EDA"/>
    <w:rsid w:val="00387F13"/>
    <w:rsid w:val="00387F32"/>
    <w:rsid w:val="00390032"/>
    <w:rsid w:val="0039014D"/>
    <w:rsid w:val="003901A9"/>
    <w:rsid w:val="0039026B"/>
    <w:rsid w:val="003902AF"/>
    <w:rsid w:val="0039034E"/>
    <w:rsid w:val="0039043F"/>
    <w:rsid w:val="00390442"/>
    <w:rsid w:val="00390455"/>
    <w:rsid w:val="0039057B"/>
    <w:rsid w:val="003906BD"/>
    <w:rsid w:val="00390714"/>
    <w:rsid w:val="0039072F"/>
    <w:rsid w:val="003907C3"/>
    <w:rsid w:val="003908DC"/>
    <w:rsid w:val="003908E3"/>
    <w:rsid w:val="00390916"/>
    <w:rsid w:val="00390955"/>
    <w:rsid w:val="003909EC"/>
    <w:rsid w:val="00390A03"/>
    <w:rsid w:val="00390A99"/>
    <w:rsid w:val="00390ABF"/>
    <w:rsid w:val="00390B6F"/>
    <w:rsid w:val="00390BAA"/>
    <w:rsid w:val="00390DD1"/>
    <w:rsid w:val="00390E41"/>
    <w:rsid w:val="00390FBC"/>
    <w:rsid w:val="003911A1"/>
    <w:rsid w:val="00391235"/>
    <w:rsid w:val="00391279"/>
    <w:rsid w:val="003912D6"/>
    <w:rsid w:val="00391351"/>
    <w:rsid w:val="00391433"/>
    <w:rsid w:val="003916C7"/>
    <w:rsid w:val="0039175B"/>
    <w:rsid w:val="003918EF"/>
    <w:rsid w:val="003919C7"/>
    <w:rsid w:val="00391C71"/>
    <w:rsid w:val="00391C7C"/>
    <w:rsid w:val="00391D4A"/>
    <w:rsid w:val="00391D5B"/>
    <w:rsid w:val="00391F1A"/>
    <w:rsid w:val="00391F95"/>
    <w:rsid w:val="00392161"/>
    <w:rsid w:val="00392170"/>
    <w:rsid w:val="0039231D"/>
    <w:rsid w:val="0039251B"/>
    <w:rsid w:val="003926D8"/>
    <w:rsid w:val="00392746"/>
    <w:rsid w:val="0039283A"/>
    <w:rsid w:val="00392A1C"/>
    <w:rsid w:val="00392B62"/>
    <w:rsid w:val="00392D90"/>
    <w:rsid w:val="00392E8B"/>
    <w:rsid w:val="00392F1E"/>
    <w:rsid w:val="00392F77"/>
    <w:rsid w:val="00392FE9"/>
    <w:rsid w:val="0039318C"/>
    <w:rsid w:val="003932E1"/>
    <w:rsid w:val="003932F6"/>
    <w:rsid w:val="00393370"/>
    <w:rsid w:val="0039339B"/>
    <w:rsid w:val="0039340D"/>
    <w:rsid w:val="0039346F"/>
    <w:rsid w:val="00393866"/>
    <w:rsid w:val="00393941"/>
    <w:rsid w:val="0039395B"/>
    <w:rsid w:val="00393AAD"/>
    <w:rsid w:val="00393C2A"/>
    <w:rsid w:val="00393CFB"/>
    <w:rsid w:val="00393D1E"/>
    <w:rsid w:val="00393D4A"/>
    <w:rsid w:val="00393E46"/>
    <w:rsid w:val="00393F40"/>
    <w:rsid w:val="00394140"/>
    <w:rsid w:val="003941EC"/>
    <w:rsid w:val="00394387"/>
    <w:rsid w:val="003943E2"/>
    <w:rsid w:val="0039447A"/>
    <w:rsid w:val="00394517"/>
    <w:rsid w:val="00394571"/>
    <w:rsid w:val="00394746"/>
    <w:rsid w:val="003948AB"/>
    <w:rsid w:val="003948AC"/>
    <w:rsid w:val="00394931"/>
    <w:rsid w:val="00394987"/>
    <w:rsid w:val="00394ABE"/>
    <w:rsid w:val="00394AC7"/>
    <w:rsid w:val="00394B03"/>
    <w:rsid w:val="00394B35"/>
    <w:rsid w:val="00394C26"/>
    <w:rsid w:val="00394CBD"/>
    <w:rsid w:val="00394D5D"/>
    <w:rsid w:val="00394DB5"/>
    <w:rsid w:val="00394E64"/>
    <w:rsid w:val="00394EE3"/>
    <w:rsid w:val="00395090"/>
    <w:rsid w:val="00395095"/>
    <w:rsid w:val="00395109"/>
    <w:rsid w:val="003951A3"/>
    <w:rsid w:val="00395257"/>
    <w:rsid w:val="0039527A"/>
    <w:rsid w:val="0039540B"/>
    <w:rsid w:val="00395512"/>
    <w:rsid w:val="0039555C"/>
    <w:rsid w:val="003955AB"/>
    <w:rsid w:val="00395755"/>
    <w:rsid w:val="003957A0"/>
    <w:rsid w:val="00395852"/>
    <w:rsid w:val="0039589D"/>
    <w:rsid w:val="003958C2"/>
    <w:rsid w:val="00395A81"/>
    <w:rsid w:val="00395B25"/>
    <w:rsid w:val="00395B5C"/>
    <w:rsid w:val="00395BCB"/>
    <w:rsid w:val="00395C6B"/>
    <w:rsid w:val="00395CB1"/>
    <w:rsid w:val="00395E4C"/>
    <w:rsid w:val="00395FE3"/>
    <w:rsid w:val="00395FE8"/>
    <w:rsid w:val="0039604C"/>
    <w:rsid w:val="00396285"/>
    <w:rsid w:val="00396307"/>
    <w:rsid w:val="0039638D"/>
    <w:rsid w:val="00396562"/>
    <w:rsid w:val="0039668C"/>
    <w:rsid w:val="003966B5"/>
    <w:rsid w:val="00396814"/>
    <w:rsid w:val="00396891"/>
    <w:rsid w:val="003969F7"/>
    <w:rsid w:val="00396AE0"/>
    <w:rsid w:val="00396BB8"/>
    <w:rsid w:val="00396D05"/>
    <w:rsid w:val="00397330"/>
    <w:rsid w:val="00397348"/>
    <w:rsid w:val="0039743A"/>
    <w:rsid w:val="0039744D"/>
    <w:rsid w:val="003978A2"/>
    <w:rsid w:val="00397AED"/>
    <w:rsid w:val="00397B4E"/>
    <w:rsid w:val="00397BB8"/>
    <w:rsid w:val="00397CCA"/>
    <w:rsid w:val="003A0167"/>
    <w:rsid w:val="003A038C"/>
    <w:rsid w:val="003A060B"/>
    <w:rsid w:val="003A0624"/>
    <w:rsid w:val="003A06C1"/>
    <w:rsid w:val="003A081C"/>
    <w:rsid w:val="003A08C1"/>
    <w:rsid w:val="003A08FB"/>
    <w:rsid w:val="003A0AA1"/>
    <w:rsid w:val="003A0AFA"/>
    <w:rsid w:val="003A0B57"/>
    <w:rsid w:val="003A0CA5"/>
    <w:rsid w:val="003A0E12"/>
    <w:rsid w:val="003A0E84"/>
    <w:rsid w:val="003A0EF2"/>
    <w:rsid w:val="003A0FFE"/>
    <w:rsid w:val="003A1034"/>
    <w:rsid w:val="003A1039"/>
    <w:rsid w:val="003A1157"/>
    <w:rsid w:val="003A129F"/>
    <w:rsid w:val="003A12D4"/>
    <w:rsid w:val="003A1388"/>
    <w:rsid w:val="003A1393"/>
    <w:rsid w:val="003A16DF"/>
    <w:rsid w:val="003A17A6"/>
    <w:rsid w:val="003A185B"/>
    <w:rsid w:val="003A18BB"/>
    <w:rsid w:val="003A1AC0"/>
    <w:rsid w:val="003A1AD6"/>
    <w:rsid w:val="003A1B3C"/>
    <w:rsid w:val="003A1BA9"/>
    <w:rsid w:val="003A1C22"/>
    <w:rsid w:val="003A1CEB"/>
    <w:rsid w:val="003A1D1A"/>
    <w:rsid w:val="003A1D49"/>
    <w:rsid w:val="003A1D75"/>
    <w:rsid w:val="003A1E65"/>
    <w:rsid w:val="003A1E85"/>
    <w:rsid w:val="003A2143"/>
    <w:rsid w:val="003A219A"/>
    <w:rsid w:val="003A21BD"/>
    <w:rsid w:val="003A226F"/>
    <w:rsid w:val="003A229D"/>
    <w:rsid w:val="003A2401"/>
    <w:rsid w:val="003A2417"/>
    <w:rsid w:val="003A2630"/>
    <w:rsid w:val="003A269C"/>
    <w:rsid w:val="003A2798"/>
    <w:rsid w:val="003A2801"/>
    <w:rsid w:val="003A28FF"/>
    <w:rsid w:val="003A2988"/>
    <w:rsid w:val="003A2C80"/>
    <w:rsid w:val="003A2DC8"/>
    <w:rsid w:val="003A2EC3"/>
    <w:rsid w:val="003A2FBD"/>
    <w:rsid w:val="003A3056"/>
    <w:rsid w:val="003A30A7"/>
    <w:rsid w:val="003A32C2"/>
    <w:rsid w:val="003A33BF"/>
    <w:rsid w:val="003A33F0"/>
    <w:rsid w:val="003A34C9"/>
    <w:rsid w:val="003A35A5"/>
    <w:rsid w:val="003A35F4"/>
    <w:rsid w:val="003A3785"/>
    <w:rsid w:val="003A39EB"/>
    <w:rsid w:val="003A3A2C"/>
    <w:rsid w:val="003A3A48"/>
    <w:rsid w:val="003A3ACA"/>
    <w:rsid w:val="003A3B07"/>
    <w:rsid w:val="003A3B5D"/>
    <w:rsid w:val="003A3BF3"/>
    <w:rsid w:val="003A3C64"/>
    <w:rsid w:val="003A3CCC"/>
    <w:rsid w:val="003A3D2E"/>
    <w:rsid w:val="003A3DF2"/>
    <w:rsid w:val="003A3F9F"/>
    <w:rsid w:val="003A415B"/>
    <w:rsid w:val="003A41F9"/>
    <w:rsid w:val="003A41FA"/>
    <w:rsid w:val="003A4234"/>
    <w:rsid w:val="003A4266"/>
    <w:rsid w:val="003A4293"/>
    <w:rsid w:val="003A4366"/>
    <w:rsid w:val="003A449F"/>
    <w:rsid w:val="003A45CE"/>
    <w:rsid w:val="003A47A9"/>
    <w:rsid w:val="003A47CA"/>
    <w:rsid w:val="003A480D"/>
    <w:rsid w:val="003A4819"/>
    <w:rsid w:val="003A4835"/>
    <w:rsid w:val="003A4846"/>
    <w:rsid w:val="003A4914"/>
    <w:rsid w:val="003A4952"/>
    <w:rsid w:val="003A4961"/>
    <w:rsid w:val="003A4EEC"/>
    <w:rsid w:val="003A4F32"/>
    <w:rsid w:val="003A5227"/>
    <w:rsid w:val="003A52BC"/>
    <w:rsid w:val="003A53F9"/>
    <w:rsid w:val="003A546D"/>
    <w:rsid w:val="003A550C"/>
    <w:rsid w:val="003A5736"/>
    <w:rsid w:val="003A5864"/>
    <w:rsid w:val="003A5866"/>
    <w:rsid w:val="003A599F"/>
    <w:rsid w:val="003A59CE"/>
    <w:rsid w:val="003A5B8F"/>
    <w:rsid w:val="003A5BF0"/>
    <w:rsid w:val="003A5D08"/>
    <w:rsid w:val="003A5EA1"/>
    <w:rsid w:val="003A5EAE"/>
    <w:rsid w:val="003A5F98"/>
    <w:rsid w:val="003A6059"/>
    <w:rsid w:val="003A60C8"/>
    <w:rsid w:val="003A610F"/>
    <w:rsid w:val="003A61AF"/>
    <w:rsid w:val="003A6205"/>
    <w:rsid w:val="003A62F8"/>
    <w:rsid w:val="003A6348"/>
    <w:rsid w:val="003A6590"/>
    <w:rsid w:val="003A65DC"/>
    <w:rsid w:val="003A67AC"/>
    <w:rsid w:val="003A690E"/>
    <w:rsid w:val="003A6989"/>
    <w:rsid w:val="003A6BAC"/>
    <w:rsid w:val="003A6E43"/>
    <w:rsid w:val="003A6F00"/>
    <w:rsid w:val="003A70C9"/>
    <w:rsid w:val="003A712E"/>
    <w:rsid w:val="003A7144"/>
    <w:rsid w:val="003A71CA"/>
    <w:rsid w:val="003A724C"/>
    <w:rsid w:val="003A72FF"/>
    <w:rsid w:val="003A74CF"/>
    <w:rsid w:val="003A7533"/>
    <w:rsid w:val="003A765B"/>
    <w:rsid w:val="003A776B"/>
    <w:rsid w:val="003A7850"/>
    <w:rsid w:val="003A79DA"/>
    <w:rsid w:val="003A7A52"/>
    <w:rsid w:val="003A7AA8"/>
    <w:rsid w:val="003A7B1C"/>
    <w:rsid w:val="003A7C31"/>
    <w:rsid w:val="003A7D35"/>
    <w:rsid w:val="003B0009"/>
    <w:rsid w:val="003B0127"/>
    <w:rsid w:val="003B01CC"/>
    <w:rsid w:val="003B026F"/>
    <w:rsid w:val="003B03F2"/>
    <w:rsid w:val="003B0458"/>
    <w:rsid w:val="003B058B"/>
    <w:rsid w:val="003B05F4"/>
    <w:rsid w:val="003B0642"/>
    <w:rsid w:val="003B06BF"/>
    <w:rsid w:val="003B0724"/>
    <w:rsid w:val="003B07B3"/>
    <w:rsid w:val="003B07F1"/>
    <w:rsid w:val="003B0AC1"/>
    <w:rsid w:val="003B0B5F"/>
    <w:rsid w:val="003B0B8C"/>
    <w:rsid w:val="003B0BD7"/>
    <w:rsid w:val="003B0C0D"/>
    <w:rsid w:val="003B0C82"/>
    <w:rsid w:val="003B0CA4"/>
    <w:rsid w:val="003B0DEC"/>
    <w:rsid w:val="003B0F11"/>
    <w:rsid w:val="003B0F29"/>
    <w:rsid w:val="003B0F30"/>
    <w:rsid w:val="003B0F31"/>
    <w:rsid w:val="003B0FD2"/>
    <w:rsid w:val="003B1076"/>
    <w:rsid w:val="003B107A"/>
    <w:rsid w:val="003B11E6"/>
    <w:rsid w:val="003B13B1"/>
    <w:rsid w:val="003B1554"/>
    <w:rsid w:val="003B18AE"/>
    <w:rsid w:val="003B1901"/>
    <w:rsid w:val="003B1A6B"/>
    <w:rsid w:val="003B1A73"/>
    <w:rsid w:val="003B1BA1"/>
    <w:rsid w:val="003B1BB1"/>
    <w:rsid w:val="003B1C7E"/>
    <w:rsid w:val="003B1CE1"/>
    <w:rsid w:val="003B1EBC"/>
    <w:rsid w:val="003B1ED8"/>
    <w:rsid w:val="003B1FFB"/>
    <w:rsid w:val="003B21E4"/>
    <w:rsid w:val="003B22FD"/>
    <w:rsid w:val="003B240A"/>
    <w:rsid w:val="003B24DC"/>
    <w:rsid w:val="003B2524"/>
    <w:rsid w:val="003B258D"/>
    <w:rsid w:val="003B25AA"/>
    <w:rsid w:val="003B26E9"/>
    <w:rsid w:val="003B2931"/>
    <w:rsid w:val="003B29FC"/>
    <w:rsid w:val="003B2A5A"/>
    <w:rsid w:val="003B2A76"/>
    <w:rsid w:val="003B2AB1"/>
    <w:rsid w:val="003B2C96"/>
    <w:rsid w:val="003B2D1C"/>
    <w:rsid w:val="003B2E1C"/>
    <w:rsid w:val="003B2E22"/>
    <w:rsid w:val="003B31FF"/>
    <w:rsid w:val="003B32A0"/>
    <w:rsid w:val="003B339C"/>
    <w:rsid w:val="003B3406"/>
    <w:rsid w:val="003B34C3"/>
    <w:rsid w:val="003B3516"/>
    <w:rsid w:val="003B363B"/>
    <w:rsid w:val="003B36CB"/>
    <w:rsid w:val="003B380F"/>
    <w:rsid w:val="003B3957"/>
    <w:rsid w:val="003B39E5"/>
    <w:rsid w:val="003B3D2C"/>
    <w:rsid w:val="003B3D7C"/>
    <w:rsid w:val="003B3E3D"/>
    <w:rsid w:val="003B3E9D"/>
    <w:rsid w:val="003B3F52"/>
    <w:rsid w:val="003B3F93"/>
    <w:rsid w:val="003B4000"/>
    <w:rsid w:val="003B4056"/>
    <w:rsid w:val="003B40F7"/>
    <w:rsid w:val="003B41AB"/>
    <w:rsid w:val="003B41B5"/>
    <w:rsid w:val="003B42BB"/>
    <w:rsid w:val="003B43EB"/>
    <w:rsid w:val="003B45C8"/>
    <w:rsid w:val="003B466D"/>
    <w:rsid w:val="003B467B"/>
    <w:rsid w:val="003B4771"/>
    <w:rsid w:val="003B4A0C"/>
    <w:rsid w:val="003B4B04"/>
    <w:rsid w:val="003B4BB7"/>
    <w:rsid w:val="003B4CC0"/>
    <w:rsid w:val="003B4CCB"/>
    <w:rsid w:val="003B4CF0"/>
    <w:rsid w:val="003B4D33"/>
    <w:rsid w:val="003B4D3B"/>
    <w:rsid w:val="003B4E46"/>
    <w:rsid w:val="003B5185"/>
    <w:rsid w:val="003B5191"/>
    <w:rsid w:val="003B52B6"/>
    <w:rsid w:val="003B5327"/>
    <w:rsid w:val="003B54AA"/>
    <w:rsid w:val="003B55EE"/>
    <w:rsid w:val="003B5692"/>
    <w:rsid w:val="003B56D0"/>
    <w:rsid w:val="003B56E7"/>
    <w:rsid w:val="003B57EC"/>
    <w:rsid w:val="003B5867"/>
    <w:rsid w:val="003B5A03"/>
    <w:rsid w:val="003B5A5A"/>
    <w:rsid w:val="003B5C93"/>
    <w:rsid w:val="003B5CCD"/>
    <w:rsid w:val="003B5D11"/>
    <w:rsid w:val="003B5D71"/>
    <w:rsid w:val="003B5DBE"/>
    <w:rsid w:val="003B5E68"/>
    <w:rsid w:val="003B613C"/>
    <w:rsid w:val="003B617D"/>
    <w:rsid w:val="003B61BB"/>
    <w:rsid w:val="003B623D"/>
    <w:rsid w:val="003B62CE"/>
    <w:rsid w:val="003B6498"/>
    <w:rsid w:val="003B6501"/>
    <w:rsid w:val="003B652C"/>
    <w:rsid w:val="003B6757"/>
    <w:rsid w:val="003B68D1"/>
    <w:rsid w:val="003B6A11"/>
    <w:rsid w:val="003B6BFC"/>
    <w:rsid w:val="003B6DC4"/>
    <w:rsid w:val="003B6EB8"/>
    <w:rsid w:val="003B7095"/>
    <w:rsid w:val="003B7164"/>
    <w:rsid w:val="003B74DC"/>
    <w:rsid w:val="003B7524"/>
    <w:rsid w:val="003B7638"/>
    <w:rsid w:val="003B7650"/>
    <w:rsid w:val="003B7681"/>
    <w:rsid w:val="003B7684"/>
    <w:rsid w:val="003B7694"/>
    <w:rsid w:val="003B7739"/>
    <w:rsid w:val="003B79FE"/>
    <w:rsid w:val="003B7AF5"/>
    <w:rsid w:val="003B7B06"/>
    <w:rsid w:val="003B7B4D"/>
    <w:rsid w:val="003B7B50"/>
    <w:rsid w:val="003B7CC4"/>
    <w:rsid w:val="003B7CCD"/>
    <w:rsid w:val="003B7CFE"/>
    <w:rsid w:val="003B7D8F"/>
    <w:rsid w:val="003B7E50"/>
    <w:rsid w:val="003B7EC2"/>
    <w:rsid w:val="003B7FFC"/>
    <w:rsid w:val="003C00E6"/>
    <w:rsid w:val="003C011F"/>
    <w:rsid w:val="003C03A6"/>
    <w:rsid w:val="003C0537"/>
    <w:rsid w:val="003C053A"/>
    <w:rsid w:val="003C054B"/>
    <w:rsid w:val="003C07AC"/>
    <w:rsid w:val="003C0888"/>
    <w:rsid w:val="003C08B8"/>
    <w:rsid w:val="003C098C"/>
    <w:rsid w:val="003C09A8"/>
    <w:rsid w:val="003C0A0A"/>
    <w:rsid w:val="003C0ACB"/>
    <w:rsid w:val="003C0CC9"/>
    <w:rsid w:val="003C0D26"/>
    <w:rsid w:val="003C0DF6"/>
    <w:rsid w:val="003C0EED"/>
    <w:rsid w:val="003C112C"/>
    <w:rsid w:val="003C11CB"/>
    <w:rsid w:val="003C17C8"/>
    <w:rsid w:val="003C17D9"/>
    <w:rsid w:val="003C1853"/>
    <w:rsid w:val="003C18CD"/>
    <w:rsid w:val="003C1950"/>
    <w:rsid w:val="003C19E2"/>
    <w:rsid w:val="003C1A0A"/>
    <w:rsid w:val="003C1B2A"/>
    <w:rsid w:val="003C1CEF"/>
    <w:rsid w:val="003C1D41"/>
    <w:rsid w:val="003C1D46"/>
    <w:rsid w:val="003C1DFF"/>
    <w:rsid w:val="003C1E03"/>
    <w:rsid w:val="003C1E78"/>
    <w:rsid w:val="003C1F60"/>
    <w:rsid w:val="003C20F1"/>
    <w:rsid w:val="003C220E"/>
    <w:rsid w:val="003C2365"/>
    <w:rsid w:val="003C25EE"/>
    <w:rsid w:val="003C26DF"/>
    <w:rsid w:val="003C2839"/>
    <w:rsid w:val="003C2941"/>
    <w:rsid w:val="003C2A92"/>
    <w:rsid w:val="003C2BE2"/>
    <w:rsid w:val="003C2BF9"/>
    <w:rsid w:val="003C311E"/>
    <w:rsid w:val="003C3137"/>
    <w:rsid w:val="003C314F"/>
    <w:rsid w:val="003C318C"/>
    <w:rsid w:val="003C326C"/>
    <w:rsid w:val="003C356B"/>
    <w:rsid w:val="003C3784"/>
    <w:rsid w:val="003C3838"/>
    <w:rsid w:val="003C389D"/>
    <w:rsid w:val="003C398A"/>
    <w:rsid w:val="003C3A8F"/>
    <w:rsid w:val="003C3BA9"/>
    <w:rsid w:val="003C3C05"/>
    <w:rsid w:val="003C3CFE"/>
    <w:rsid w:val="003C3EC7"/>
    <w:rsid w:val="003C3FBE"/>
    <w:rsid w:val="003C3FE9"/>
    <w:rsid w:val="003C4153"/>
    <w:rsid w:val="003C421F"/>
    <w:rsid w:val="003C42AD"/>
    <w:rsid w:val="003C42B8"/>
    <w:rsid w:val="003C42DC"/>
    <w:rsid w:val="003C443E"/>
    <w:rsid w:val="003C44B7"/>
    <w:rsid w:val="003C44FE"/>
    <w:rsid w:val="003C4713"/>
    <w:rsid w:val="003C47F2"/>
    <w:rsid w:val="003C4866"/>
    <w:rsid w:val="003C4B56"/>
    <w:rsid w:val="003C4CFD"/>
    <w:rsid w:val="003C4D23"/>
    <w:rsid w:val="003C4F3B"/>
    <w:rsid w:val="003C4F98"/>
    <w:rsid w:val="003C5007"/>
    <w:rsid w:val="003C5125"/>
    <w:rsid w:val="003C5194"/>
    <w:rsid w:val="003C5369"/>
    <w:rsid w:val="003C53EC"/>
    <w:rsid w:val="003C5405"/>
    <w:rsid w:val="003C55BA"/>
    <w:rsid w:val="003C5712"/>
    <w:rsid w:val="003C5769"/>
    <w:rsid w:val="003C57D5"/>
    <w:rsid w:val="003C58BB"/>
    <w:rsid w:val="003C58F2"/>
    <w:rsid w:val="003C59E1"/>
    <w:rsid w:val="003C5B11"/>
    <w:rsid w:val="003C5BAC"/>
    <w:rsid w:val="003C5C94"/>
    <w:rsid w:val="003C5CE5"/>
    <w:rsid w:val="003C5D77"/>
    <w:rsid w:val="003C5DCC"/>
    <w:rsid w:val="003C5EBB"/>
    <w:rsid w:val="003C5FCC"/>
    <w:rsid w:val="003C60CD"/>
    <w:rsid w:val="003C616B"/>
    <w:rsid w:val="003C61B6"/>
    <w:rsid w:val="003C62CA"/>
    <w:rsid w:val="003C6464"/>
    <w:rsid w:val="003C678B"/>
    <w:rsid w:val="003C69CA"/>
    <w:rsid w:val="003C6A00"/>
    <w:rsid w:val="003C6A54"/>
    <w:rsid w:val="003C6A8E"/>
    <w:rsid w:val="003C6B07"/>
    <w:rsid w:val="003C6B21"/>
    <w:rsid w:val="003C6B54"/>
    <w:rsid w:val="003C6C65"/>
    <w:rsid w:val="003C6D23"/>
    <w:rsid w:val="003C6D4B"/>
    <w:rsid w:val="003C6D5A"/>
    <w:rsid w:val="003C6E35"/>
    <w:rsid w:val="003C6E3B"/>
    <w:rsid w:val="003C6EC9"/>
    <w:rsid w:val="003C6F7B"/>
    <w:rsid w:val="003C7029"/>
    <w:rsid w:val="003C70A1"/>
    <w:rsid w:val="003C7113"/>
    <w:rsid w:val="003C7192"/>
    <w:rsid w:val="003C71B6"/>
    <w:rsid w:val="003C726E"/>
    <w:rsid w:val="003C734D"/>
    <w:rsid w:val="003C735F"/>
    <w:rsid w:val="003C7479"/>
    <w:rsid w:val="003C74C0"/>
    <w:rsid w:val="003C74D7"/>
    <w:rsid w:val="003C77D5"/>
    <w:rsid w:val="003C7A03"/>
    <w:rsid w:val="003C7A43"/>
    <w:rsid w:val="003C7AE2"/>
    <w:rsid w:val="003C7C62"/>
    <w:rsid w:val="003C7C8B"/>
    <w:rsid w:val="003C7E11"/>
    <w:rsid w:val="003C7E47"/>
    <w:rsid w:val="003C7F1C"/>
    <w:rsid w:val="003D0055"/>
    <w:rsid w:val="003D006A"/>
    <w:rsid w:val="003D0085"/>
    <w:rsid w:val="003D02C3"/>
    <w:rsid w:val="003D02E8"/>
    <w:rsid w:val="003D0589"/>
    <w:rsid w:val="003D060A"/>
    <w:rsid w:val="003D0722"/>
    <w:rsid w:val="003D077D"/>
    <w:rsid w:val="003D087A"/>
    <w:rsid w:val="003D08BF"/>
    <w:rsid w:val="003D09FB"/>
    <w:rsid w:val="003D0A76"/>
    <w:rsid w:val="003D0B15"/>
    <w:rsid w:val="003D0BFD"/>
    <w:rsid w:val="003D0C14"/>
    <w:rsid w:val="003D0C2E"/>
    <w:rsid w:val="003D0C59"/>
    <w:rsid w:val="003D0CC5"/>
    <w:rsid w:val="003D0EE3"/>
    <w:rsid w:val="003D0F90"/>
    <w:rsid w:val="003D10E7"/>
    <w:rsid w:val="003D1271"/>
    <w:rsid w:val="003D12A4"/>
    <w:rsid w:val="003D14CE"/>
    <w:rsid w:val="003D154B"/>
    <w:rsid w:val="003D15D2"/>
    <w:rsid w:val="003D15D9"/>
    <w:rsid w:val="003D15FC"/>
    <w:rsid w:val="003D16D1"/>
    <w:rsid w:val="003D171C"/>
    <w:rsid w:val="003D175B"/>
    <w:rsid w:val="003D17AF"/>
    <w:rsid w:val="003D1AE5"/>
    <w:rsid w:val="003D1FED"/>
    <w:rsid w:val="003D2062"/>
    <w:rsid w:val="003D207D"/>
    <w:rsid w:val="003D209A"/>
    <w:rsid w:val="003D2160"/>
    <w:rsid w:val="003D246B"/>
    <w:rsid w:val="003D2592"/>
    <w:rsid w:val="003D2680"/>
    <w:rsid w:val="003D2758"/>
    <w:rsid w:val="003D2861"/>
    <w:rsid w:val="003D2867"/>
    <w:rsid w:val="003D2918"/>
    <w:rsid w:val="003D29AC"/>
    <w:rsid w:val="003D2AF1"/>
    <w:rsid w:val="003D2BCD"/>
    <w:rsid w:val="003D2C55"/>
    <w:rsid w:val="003D2CDD"/>
    <w:rsid w:val="003D2D01"/>
    <w:rsid w:val="003D2E2E"/>
    <w:rsid w:val="003D3410"/>
    <w:rsid w:val="003D346B"/>
    <w:rsid w:val="003D3594"/>
    <w:rsid w:val="003D3778"/>
    <w:rsid w:val="003D3917"/>
    <w:rsid w:val="003D3A5A"/>
    <w:rsid w:val="003D3A7E"/>
    <w:rsid w:val="003D3B46"/>
    <w:rsid w:val="003D3B51"/>
    <w:rsid w:val="003D3BA4"/>
    <w:rsid w:val="003D3CC4"/>
    <w:rsid w:val="003D3D63"/>
    <w:rsid w:val="003D3E24"/>
    <w:rsid w:val="003D3EFB"/>
    <w:rsid w:val="003D4003"/>
    <w:rsid w:val="003D4081"/>
    <w:rsid w:val="003D40D8"/>
    <w:rsid w:val="003D412D"/>
    <w:rsid w:val="003D41E1"/>
    <w:rsid w:val="003D4206"/>
    <w:rsid w:val="003D429A"/>
    <w:rsid w:val="003D43B5"/>
    <w:rsid w:val="003D43D1"/>
    <w:rsid w:val="003D4400"/>
    <w:rsid w:val="003D45D5"/>
    <w:rsid w:val="003D4651"/>
    <w:rsid w:val="003D46B8"/>
    <w:rsid w:val="003D46E3"/>
    <w:rsid w:val="003D47EB"/>
    <w:rsid w:val="003D4801"/>
    <w:rsid w:val="003D4868"/>
    <w:rsid w:val="003D48D3"/>
    <w:rsid w:val="003D48DD"/>
    <w:rsid w:val="003D4B24"/>
    <w:rsid w:val="003D4B26"/>
    <w:rsid w:val="003D4B7A"/>
    <w:rsid w:val="003D4C1D"/>
    <w:rsid w:val="003D4CAE"/>
    <w:rsid w:val="003D4DBF"/>
    <w:rsid w:val="003D4E54"/>
    <w:rsid w:val="003D4F06"/>
    <w:rsid w:val="003D4F89"/>
    <w:rsid w:val="003D4FDE"/>
    <w:rsid w:val="003D536D"/>
    <w:rsid w:val="003D54CF"/>
    <w:rsid w:val="003D55CE"/>
    <w:rsid w:val="003D5691"/>
    <w:rsid w:val="003D5769"/>
    <w:rsid w:val="003D578B"/>
    <w:rsid w:val="003D584C"/>
    <w:rsid w:val="003D5922"/>
    <w:rsid w:val="003D595E"/>
    <w:rsid w:val="003D59A6"/>
    <w:rsid w:val="003D5A11"/>
    <w:rsid w:val="003D5B32"/>
    <w:rsid w:val="003D5B52"/>
    <w:rsid w:val="003D5B72"/>
    <w:rsid w:val="003D5C30"/>
    <w:rsid w:val="003D5CD8"/>
    <w:rsid w:val="003D5D83"/>
    <w:rsid w:val="003D5F5F"/>
    <w:rsid w:val="003D5FDC"/>
    <w:rsid w:val="003D6183"/>
    <w:rsid w:val="003D621C"/>
    <w:rsid w:val="003D630C"/>
    <w:rsid w:val="003D64A1"/>
    <w:rsid w:val="003D64D5"/>
    <w:rsid w:val="003D6505"/>
    <w:rsid w:val="003D6529"/>
    <w:rsid w:val="003D66B2"/>
    <w:rsid w:val="003D6771"/>
    <w:rsid w:val="003D67B9"/>
    <w:rsid w:val="003D67C1"/>
    <w:rsid w:val="003D67F4"/>
    <w:rsid w:val="003D68A2"/>
    <w:rsid w:val="003D691B"/>
    <w:rsid w:val="003D6A11"/>
    <w:rsid w:val="003D6B3A"/>
    <w:rsid w:val="003D6D20"/>
    <w:rsid w:val="003D6DA2"/>
    <w:rsid w:val="003D6DE9"/>
    <w:rsid w:val="003D6E62"/>
    <w:rsid w:val="003D706B"/>
    <w:rsid w:val="003D7255"/>
    <w:rsid w:val="003D72CA"/>
    <w:rsid w:val="003D732F"/>
    <w:rsid w:val="003D7567"/>
    <w:rsid w:val="003D7699"/>
    <w:rsid w:val="003D7741"/>
    <w:rsid w:val="003D7755"/>
    <w:rsid w:val="003D7821"/>
    <w:rsid w:val="003D798F"/>
    <w:rsid w:val="003D79AE"/>
    <w:rsid w:val="003D7AFE"/>
    <w:rsid w:val="003D7B9C"/>
    <w:rsid w:val="003D7D37"/>
    <w:rsid w:val="003D7ED3"/>
    <w:rsid w:val="003D7FCE"/>
    <w:rsid w:val="003E0171"/>
    <w:rsid w:val="003E028E"/>
    <w:rsid w:val="003E031D"/>
    <w:rsid w:val="003E0497"/>
    <w:rsid w:val="003E04F8"/>
    <w:rsid w:val="003E0534"/>
    <w:rsid w:val="003E0586"/>
    <w:rsid w:val="003E05E0"/>
    <w:rsid w:val="003E071C"/>
    <w:rsid w:val="003E076A"/>
    <w:rsid w:val="003E079C"/>
    <w:rsid w:val="003E07DC"/>
    <w:rsid w:val="003E07FD"/>
    <w:rsid w:val="003E08C3"/>
    <w:rsid w:val="003E0967"/>
    <w:rsid w:val="003E0985"/>
    <w:rsid w:val="003E099B"/>
    <w:rsid w:val="003E0A50"/>
    <w:rsid w:val="003E0BC8"/>
    <w:rsid w:val="003E0BCF"/>
    <w:rsid w:val="003E0E07"/>
    <w:rsid w:val="003E0E21"/>
    <w:rsid w:val="003E0F45"/>
    <w:rsid w:val="003E0F8C"/>
    <w:rsid w:val="003E1078"/>
    <w:rsid w:val="003E11D2"/>
    <w:rsid w:val="003E12A5"/>
    <w:rsid w:val="003E13A0"/>
    <w:rsid w:val="003E15BA"/>
    <w:rsid w:val="003E17A0"/>
    <w:rsid w:val="003E1A17"/>
    <w:rsid w:val="003E1A1F"/>
    <w:rsid w:val="003E1A94"/>
    <w:rsid w:val="003E1BFF"/>
    <w:rsid w:val="003E1CC4"/>
    <w:rsid w:val="003E1D66"/>
    <w:rsid w:val="003E1E73"/>
    <w:rsid w:val="003E1E99"/>
    <w:rsid w:val="003E1F87"/>
    <w:rsid w:val="003E1FDA"/>
    <w:rsid w:val="003E2002"/>
    <w:rsid w:val="003E2157"/>
    <w:rsid w:val="003E21B8"/>
    <w:rsid w:val="003E21C3"/>
    <w:rsid w:val="003E2217"/>
    <w:rsid w:val="003E231E"/>
    <w:rsid w:val="003E23D1"/>
    <w:rsid w:val="003E26AD"/>
    <w:rsid w:val="003E26B7"/>
    <w:rsid w:val="003E2809"/>
    <w:rsid w:val="003E28DD"/>
    <w:rsid w:val="003E28FE"/>
    <w:rsid w:val="003E298F"/>
    <w:rsid w:val="003E29A8"/>
    <w:rsid w:val="003E2A14"/>
    <w:rsid w:val="003E2A20"/>
    <w:rsid w:val="003E2AAD"/>
    <w:rsid w:val="003E2AFE"/>
    <w:rsid w:val="003E2BE7"/>
    <w:rsid w:val="003E2C24"/>
    <w:rsid w:val="003E2D80"/>
    <w:rsid w:val="003E2DF7"/>
    <w:rsid w:val="003E2E02"/>
    <w:rsid w:val="003E2E58"/>
    <w:rsid w:val="003E2F16"/>
    <w:rsid w:val="003E30C2"/>
    <w:rsid w:val="003E31DE"/>
    <w:rsid w:val="003E332E"/>
    <w:rsid w:val="003E333B"/>
    <w:rsid w:val="003E33DC"/>
    <w:rsid w:val="003E345F"/>
    <w:rsid w:val="003E3526"/>
    <w:rsid w:val="003E363E"/>
    <w:rsid w:val="003E37B5"/>
    <w:rsid w:val="003E3890"/>
    <w:rsid w:val="003E3946"/>
    <w:rsid w:val="003E39F3"/>
    <w:rsid w:val="003E3A50"/>
    <w:rsid w:val="003E3C68"/>
    <w:rsid w:val="003E3CB6"/>
    <w:rsid w:val="003E3DD3"/>
    <w:rsid w:val="003E3E63"/>
    <w:rsid w:val="003E3F8E"/>
    <w:rsid w:val="003E40D2"/>
    <w:rsid w:val="003E413B"/>
    <w:rsid w:val="003E4281"/>
    <w:rsid w:val="003E438E"/>
    <w:rsid w:val="003E4447"/>
    <w:rsid w:val="003E459A"/>
    <w:rsid w:val="003E45C7"/>
    <w:rsid w:val="003E45ED"/>
    <w:rsid w:val="003E47C2"/>
    <w:rsid w:val="003E490B"/>
    <w:rsid w:val="003E4A26"/>
    <w:rsid w:val="003E4AA7"/>
    <w:rsid w:val="003E4AF6"/>
    <w:rsid w:val="003E4C2D"/>
    <w:rsid w:val="003E4DE1"/>
    <w:rsid w:val="003E4EF6"/>
    <w:rsid w:val="003E5076"/>
    <w:rsid w:val="003E50B1"/>
    <w:rsid w:val="003E514B"/>
    <w:rsid w:val="003E519A"/>
    <w:rsid w:val="003E52B6"/>
    <w:rsid w:val="003E53BD"/>
    <w:rsid w:val="003E53CF"/>
    <w:rsid w:val="003E53F0"/>
    <w:rsid w:val="003E5483"/>
    <w:rsid w:val="003E54AF"/>
    <w:rsid w:val="003E54C0"/>
    <w:rsid w:val="003E55AE"/>
    <w:rsid w:val="003E55CF"/>
    <w:rsid w:val="003E5661"/>
    <w:rsid w:val="003E56CC"/>
    <w:rsid w:val="003E578B"/>
    <w:rsid w:val="003E5847"/>
    <w:rsid w:val="003E58CE"/>
    <w:rsid w:val="003E5908"/>
    <w:rsid w:val="003E5A7D"/>
    <w:rsid w:val="003E5A87"/>
    <w:rsid w:val="003E5B0B"/>
    <w:rsid w:val="003E5BAA"/>
    <w:rsid w:val="003E5BCF"/>
    <w:rsid w:val="003E5C01"/>
    <w:rsid w:val="003E5D01"/>
    <w:rsid w:val="003E5E2C"/>
    <w:rsid w:val="003E612E"/>
    <w:rsid w:val="003E6140"/>
    <w:rsid w:val="003E6226"/>
    <w:rsid w:val="003E6475"/>
    <w:rsid w:val="003E64E3"/>
    <w:rsid w:val="003E6537"/>
    <w:rsid w:val="003E6754"/>
    <w:rsid w:val="003E6766"/>
    <w:rsid w:val="003E678E"/>
    <w:rsid w:val="003E685F"/>
    <w:rsid w:val="003E6A7A"/>
    <w:rsid w:val="003E6A96"/>
    <w:rsid w:val="003E6CA9"/>
    <w:rsid w:val="003E6CD6"/>
    <w:rsid w:val="003E6FD1"/>
    <w:rsid w:val="003E701F"/>
    <w:rsid w:val="003E705F"/>
    <w:rsid w:val="003E7103"/>
    <w:rsid w:val="003E718B"/>
    <w:rsid w:val="003E7763"/>
    <w:rsid w:val="003E7809"/>
    <w:rsid w:val="003E7946"/>
    <w:rsid w:val="003E79EB"/>
    <w:rsid w:val="003E79EF"/>
    <w:rsid w:val="003E7C14"/>
    <w:rsid w:val="003E7E17"/>
    <w:rsid w:val="003E7E7B"/>
    <w:rsid w:val="003E7F92"/>
    <w:rsid w:val="003F0013"/>
    <w:rsid w:val="003F016A"/>
    <w:rsid w:val="003F0191"/>
    <w:rsid w:val="003F0198"/>
    <w:rsid w:val="003F02FE"/>
    <w:rsid w:val="003F0301"/>
    <w:rsid w:val="003F04AD"/>
    <w:rsid w:val="003F04C0"/>
    <w:rsid w:val="003F055A"/>
    <w:rsid w:val="003F0600"/>
    <w:rsid w:val="003F09AF"/>
    <w:rsid w:val="003F0CDE"/>
    <w:rsid w:val="003F0ED1"/>
    <w:rsid w:val="003F0F8D"/>
    <w:rsid w:val="003F132F"/>
    <w:rsid w:val="003F134A"/>
    <w:rsid w:val="003F13B3"/>
    <w:rsid w:val="003F13D2"/>
    <w:rsid w:val="003F1579"/>
    <w:rsid w:val="003F16E6"/>
    <w:rsid w:val="003F17C4"/>
    <w:rsid w:val="003F19FC"/>
    <w:rsid w:val="003F1A37"/>
    <w:rsid w:val="003F1DED"/>
    <w:rsid w:val="003F1F06"/>
    <w:rsid w:val="003F1F93"/>
    <w:rsid w:val="003F1FF0"/>
    <w:rsid w:val="003F2069"/>
    <w:rsid w:val="003F20F2"/>
    <w:rsid w:val="003F2122"/>
    <w:rsid w:val="003F26D3"/>
    <w:rsid w:val="003F28C3"/>
    <w:rsid w:val="003F2914"/>
    <w:rsid w:val="003F2930"/>
    <w:rsid w:val="003F296E"/>
    <w:rsid w:val="003F29CE"/>
    <w:rsid w:val="003F2B20"/>
    <w:rsid w:val="003F2BB3"/>
    <w:rsid w:val="003F2C5F"/>
    <w:rsid w:val="003F2C7E"/>
    <w:rsid w:val="003F2CA2"/>
    <w:rsid w:val="003F2D40"/>
    <w:rsid w:val="003F2EBB"/>
    <w:rsid w:val="003F2F00"/>
    <w:rsid w:val="003F2FF3"/>
    <w:rsid w:val="003F320B"/>
    <w:rsid w:val="003F32BD"/>
    <w:rsid w:val="003F32C2"/>
    <w:rsid w:val="003F351D"/>
    <w:rsid w:val="003F3619"/>
    <w:rsid w:val="003F36F7"/>
    <w:rsid w:val="003F3742"/>
    <w:rsid w:val="003F3873"/>
    <w:rsid w:val="003F39CF"/>
    <w:rsid w:val="003F3AC5"/>
    <w:rsid w:val="003F3BC5"/>
    <w:rsid w:val="003F3C54"/>
    <w:rsid w:val="003F3CC0"/>
    <w:rsid w:val="003F3EDA"/>
    <w:rsid w:val="003F3F4E"/>
    <w:rsid w:val="003F3F6B"/>
    <w:rsid w:val="003F40AC"/>
    <w:rsid w:val="003F426E"/>
    <w:rsid w:val="003F42F7"/>
    <w:rsid w:val="003F437D"/>
    <w:rsid w:val="003F43CF"/>
    <w:rsid w:val="003F43E5"/>
    <w:rsid w:val="003F4499"/>
    <w:rsid w:val="003F44CE"/>
    <w:rsid w:val="003F452D"/>
    <w:rsid w:val="003F460A"/>
    <w:rsid w:val="003F4661"/>
    <w:rsid w:val="003F467F"/>
    <w:rsid w:val="003F4715"/>
    <w:rsid w:val="003F4734"/>
    <w:rsid w:val="003F47B6"/>
    <w:rsid w:val="003F4841"/>
    <w:rsid w:val="003F48ED"/>
    <w:rsid w:val="003F49BD"/>
    <w:rsid w:val="003F4A98"/>
    <w:rsid w:val="003F4B5B"/>
    <w:rsid w:val="003F4B65"/>
    <w:rsid w:val="003F4BBA"/>
    <w:rsid w:val="003F4C24"/>
    <w:rsid w:val="003F4CC3"/>
    <w:rsid w:val="003F4CD0"/>
    <w:rsid w:val="003F4CEC"/>
    <w:rsid w:val="003F4D92"/>
    <w:rsid w:val="003F4EE6"/>
    <w:rsid w:val="003F4F3F"/>
    <w:rsid w:val="003F4FAE"/>
    <w:rsid w:val="003F50C2"/>
    <w:rsid w:val="003F520D"/>
    <w:rsid w:val="003F52C9"/>
    <w:rsid w:val="003F53DB"/>
    <w:rsid w:val="003F5438"/>
    <w:rsid w:val="003F54A0"/>
    <w:rsid w:val="003F55E3"/>
    <w:rsid w:val="003F5716"/>
    <w:rsid w:val="003F57C8"/>
    <w:rsid w:val="003F5C46"/>
    <w:rsid w:val="003F5CAC"/>
    <w:rsid w:val="003F5D05"/>
    <w:rsid w:val="003F5D66"/>
    <w:rsid w:val="003F5D8A"/>
    <w:rsid w:val="003F5E23"/>
    <w:rsid w:val="003F5F41"/>
    <w:rsid w:val="003F5F70"/>
    <w:rsid w:val="003F5FF7"/>
    <w:rsid w:val="003F6006"/>
    <w:rsid w:val="003F62C0"/>
    <w:rsid w:val="003F6350"/>
    <w:rsid w:val="003F6463"/>
    <w:rsid w:val="003F6557"/>
    <w:rsid w:val="003F670A"/>
    <w:rsid w:val="003F678F"/>
    <w:rsid w:val="003F67B0"/>
    <w:rsid w:val="003F69D5"/>
    <w:rsid w:val="003F6A44"/>
    <w:rsid w:val="003F6AC5"/>
    <w:rsid w:val="003F6B2C"/>
    <w:rsid w:val="003F6BB0"/>
    <w:rsid w:val="003F6BC9"/>
    <w:rsid w:val="003F6C7A"/>
    <w:rsid w:val="003F6CE0"/>
    <w:rsid w:val="003F6CE6"/>
    <w:rsid w:val="003F6D36"/>
    <w:rsid w:val="003F6D53"/>
    <w:rsid w:val="003F6D76"/>
    <w:rsid w:val="003F6E2B"/>
    <w:rsid w:val="003F6E8F"/>
    <w:rsid w:val="003F6F33"/>
    <w:rsid w:val="003F6FE8"/>
    <w:rsid w:val="003F7235"/>
    <w:rsid w:val="003F7253"/>
    <w:rsid w:val="003F728B"/>
    <w:rsid w:val="003F7296"/>
    <w:rsid w:val="003F730B"/>
    <w:rsid w:val="003F7617"/>
    <w:rsid w:val="003F76B9"/>
    <w:rsid w:val="003F76F6"/>
    <w:rsid w:val="003F7817"/>
    <w:rsid w:val="003F7821"/>
    <w:rsid w:val="003F7887"/>
    <w:rsid w:val="003F7895"/>
    <w:rsid w:val="003F7ACC"/>
    <w:rsid w:val="003F7B37"/>
    <w:rsid w:val="003F7BE2"/>
    <w:rsid w:val="003F7C3C"/>
    <w:rsid w:val="003F7CF9"/>
    <w:rsid w:val="003F7D31"/>
    <w:rsid w:val="003F7DC3"/>
    <w:rsid w:val="004000CF"/>
    <w:rsid w:val="004000FF"/>
    <w:rsid w:val="00400169"/>
    <w:rsid w:val="00400199"/>
    <w:rsid w:val="004003B9"/>
    <w:rsid w:val="004003EB"/>
    <w:rsid w:val="00400481"/>
    <w:rsid w:val="004004C0"/>
    <w:rsid w:val="0040054D"/>
    <w:rsid w:val="004005B6"/>
    <w:rsid w:val="00400694"/>
    <w:rsid w:val="0040069E"/>
    <w:rsid w:val="004006F0"/>
    <w:rsid w:val="00400769"/>
    <w:rsid w:val="004007AF"/>
    <w:rsid w:val="00400819"/>
    <w:rsid w:val="0040088E"/>
    <w:rsid w:val="00400936"/>
    <w:rsid w:val="00400A9D"/>
    <w:rsid w:val="00400B5E"/>
    <w:rsid w:val="00400C8D"/>
    <w:rsid w:val="00400D12"/>
    <w:rsid w:val="00400D45"/>
    <w:rsid w:val="00400D63"/>
    <w:rsid w:val="00400DA4"/>
    <w:rsid w:val="00400FAB"/>
    <w:rsid w:val="00400FDD"/>
    <w:rsid w:val="00401171"/>
    <w:rsid w:val="0040123E"/>
    <w:rsid w:val="0040125F"/>
    <w:rsid w:val="00401359"/>
    <w:rsid w:val="004013D4"/>
    <w:rsid w:val="004017A2"/>
    <w:rsid w:val="004017D0"/>
    <w:rsid w:val="0040184C"/>
    <w:rsid w:val="0040188A"/>
    <w:rsid w:val="004019F2"/>
    <w:rsid w:val="00401BAF"/>
    <w:rsid w:val="00401CBC"/>
    <w:rsid w:val="00401D47"/>
    <w:rsid w:val="00401E13"/>
    <w:rsid w:val="00401F5F"/>
    <w:rsid w:val="00402007"/>
    <w:rsid w:val="0040202E"/>
    <w:rsid w:val="00402047"/>
    <w:rsid w:val="0040217D"/>
    <w:rsid w:val="004021BE"/>
    <w:rsid w:val="00402243"/>
    <w:rsid w:val="0040228B"/>
    <w:rsid w:val="004022FA"/>
    <w:rsid w:val="004023C2"/>
    <w:rsid w:val="00402443"/>
    <w:rsid w:val="00402486"/>
    <w:rsid w:val="0040257F"/>
    <w:rsid w:val="004026CB"/>
    <w:rsid w:val="00402798"/>
    <w:rsid w:val="00402866"/>
    <w:rsid w:val="00402967"/>
    <w:rsid w:val="0040296C"/>
    <w:rsid w:val="00402AA8"/>
    <w:rsid w:val="00402AC8"/>
    <w:rsid w:val="00402AE9"/>
    <w:rsid w:val="00402C07"/>
    <w:rsid w:val="00402CBA"/>
    <w:rsid w:val="00402D2B"/>
    <w:rsid w:val="00402E2F"/>
    <w:rsid w:val="00402F5E"/>
    <w:rsid w:val="0040309C"/>
    <w:rsid w:val="0040316B"/>
    <w:rsid w:val="00403187"/>
    <w:rsid w:val="0040318A"/>
    <w:rsid w:val="004031EA"/>
    <w:rsid w:val="004031F2"/>
    <w:rsid w:val="0040334C"/>
    <w:rsid w:val="004033DD"/>
    <w:rsid w:val="00403478"/>
    <w:rsid w:val="004034C4"/>
    <w:rsid w:val="004035B6"/>
    <w:rsid w:val="00403881"/>
    <w:rsid w:val="004038A2"/>
    <w:rsid w:val="004038B1"/>
    <w:rsid w:val="004038F1"/>
    <w:rsid w:val="00403943"/>
    <w:rsid w:val="00403AFD"/>
    <w:rsid w:val="00403B8B"/>
    <w:rsid w:val="00403C71"/>
    <w:rsid w:val="00403CEB"/>
    <w:rsid w:val="00403D2B"/>
    <w:rsid w:val="00403E23"/>
    <w:rsid w:val="00403FC7"/>
    <w:rsid w:val="00404123"/>
    <w:rsid w:val="0040412F"/>
    <w:rsid w:val="004041BF"/>
    <w:rsid w:val="0040420C"/>
    <w:rsid w:val="0040426F"/>
    <w:rsid w:val="004042A2"/>
    <w:rsid w:val="004042EF"/>
    <w:rsid w:val="00404349"/>
    <w:rsid w:val="004043B0"/>
    <w:rsid w:val="004045AA"/>
    <w:rsid w:val="004046CC"/>
    <w:rsid w:val="004047DE"/>
    <w:rsid w:val="004049E0"/>
    <w:rsid w:val="00404B76"/>
    <w:rsid w:val="00404BDB"/>
    <w:rsid w:val="00404C2B"/>
    <w:rsid w:val="00404D84"/>
    <w:rsid w:val="00404EE5"/>
    <w:rsid w:val="00404EF3"/>
    <w:rsid w:val="00405043"/>
    <w:rsid w:val="0040531B"/>
    <w:rsid w:val="00405543"/>
    <w:rsid w:val="0040559F"/>
    <w:rsid w:val="0040570D"/>
    <w:rsid w:val="004057F6"/>
    <w:rsid w:val="004058FA"/>
    <w:rsid w:val="00405902"/>
    <w:rsid w:val="00405AC8"/>
    <w:rsid w:val="00405B3B"/>
    <w:rsid w:val="00405B5A"/>
    <w:rsid w:val="00405C55"/>
    <w:rsid w:val="00405D24"/>
    <w:rsid w:val="00405D3F"/>
    <w:rsid w:val="00405D5D"/>
    <w:rsid w:val="00406078"/>
    <w:rsid w:val="0040609C"/>
    <w:rsid w:val="004060E8"/>
    <w:rsid w:val="004061A4"/>
    <w:rsid w:val="00406286"/>
    <w:rsid w:val="00406375"/>
    <w:rsid w:val="004064C1"/>
    <w:rsid w:val="00406559"/>
    <w:rsid w:val="00406656"/>
    <w:rsid w:val="004068EC"/>
    <w:rsid w:val="004069D5"/>
    <w:rsid w:val="00406B11"/>
    <w:rsid w:val="00406BD1"/>
    <w:rsid w:val="00406DB7"/>
    <w:rsid w:val="00406DEC"/>
    <w:rsid w:val="00406E66"/>
    <w:rsid w:val="00406E6A"/>
    <w:rsid w:val="00406FD9"/>
    <w:rsid w:val="00407089"/>
    <w:rsid w:val="004070D8"/>
    <w:rsid w:val="00407249"/>
    <w:rsid w:val="004072C6"/>
    <w:rsid w:val="0040739F"/>
    <w:rsid w:val="004073A7"/>
    <w:rsid w:val="0040751E"/>
    <w:rsid w:val="00407745"/>
    <w:rsid w:val="00407756"/>
    <w:rsid w:val="00407A56"/>
    <w:rsid w:val="00407A88"/>
    <w:rsid w:val="00407AC2"/>
    <w:rsid w:val="00407C6A"/>
    <w:rsid w:val="00407E28"/>
    <w:rsid w:val="00407F1D"/>
    <w:rsid w:val="00407FEB"/>
    <w:rsid w:val="00407FF8"/>
    <w:rsid w:val="0041006F"/>
    <w:rsid w:val="0041010E"/>
    <w:rsid w:val="0041011B"/>
    <w:rsid w:val="0041013C"/>
    <w:rsid w:val="00410180"/>
    <w:rsid w:val="004101A0"/>
    <w:rsid w:val="004101F8"/>
    <w:rsid w:val="0041061E"/>
    <w:rsid w:val="004106C8"/>
    <w:rsid w:val="004107D4"/>
    <w:rsid w:val="00410823"/>
    <w:rsid w:val="004108B3"/>
    <w:rsid w:val="00410964"/>
    <w:rsid w:val="004109D4"/>
    <w:rsid w:val="00410A4A"/>
    <w:rsid w:val="00410A96"/>
    <w:rsid w:val="00410C19"/>
    <w:rsid w:val="00410C1C"/>
    <w:rsid w:val="00410C79"/>
    <w:rsid w:val="00410F82"/>
    <w:rsid w:val="00410FDD"/>
    <w:rsid w:val="00410FF8"/>
    <w:rsid w:val="004112F1"/>
    <w:rsid w:val="004112FF"/>
    <w:rsid w:val="00411419"/>
    <w:rsid w:val="00411677"/>
    <w:rsid w:val="0041179F"/>
    <w:rsid w:val="004117B1"/>
    <w:rsid w:val="00411874"/>
    <w:rsid w:val="0041188D"/>
    <w:rsid w:val="0041191D"/>
    <w:rsid w:val="004119CE"/>
    <w:rsid w:val="00411A5C"/>
    <w:rsid w:val="00411C73"/>
    <w:rsid w:val="00411D4A"/>
    <w:rsid w:val="00411D78"/>
    <w:rsid w:val="00411D94"/>
    <w:rsid w:val="00411EC5"/>
    <w:rsid w:val="00411EE0"/>
    <w:rsid w:val="00411EF5"/>
    <w:rsid w:val="00411FFD"/>
    <w:rsid w:val="00412173"/>
    <w:rsid w:val="004121A0"/>
    <w:rsid w:val="00412257"/>
    <w:rsid w:val="00412312"/>
    <w:rsid w:val="00412389"/>
    <w:rsid w:val="00412443"/>
    <w:rsid w:val="004124AE"/>
    <w:rsid w:val="004124D6"/>
    <w:rsid w:val="00412653"/>
    <w:rsid w:val="004126A1"/>
    <w:rsid w:val="0041273F"/>
    <w:rsid w:val="0041287A"/>
    <w:rsid w:val="004128F1"/>
    <w:rsid w:val="00412991"/>
    <w:rsid w:val="004129A5"/>
    <w:rsid w:val="00412A1D"/>
    <w:rsid w:val="00412AF1"/>
    <w:rsid w:val="00412B6A"/>
    <w:rsid w:val="00412EAA"/>
    <w:rsid w:val="00412EAC"/>
    <w:rsid w:val="00412F24"/>
    <w:rsid w:val="00412F2C"/>
    <w:rsid w:val="0041310D"/>
    <w:rsid w:val="004132D9"/>
    <w:rsid w:val="004132E2"/>
    <w:rsid w:val="0041331D"/>
    <w:rsid w:val="00413403"/>
    <w:rsid w:val="00413553"/>
    <w:rsid w:val="004136F2"/>
    <w:rsid w:val="004136FE"/>
    <w:rsid w:val="004138C6"/>
    <w:rsid w:val="00413919"/>
    <w:rsid w:val="004139CF"/>
    <w:rsid w:val="00413AA1"/>
    <w:rsid w:val="00413B41"/>
    <w:rsid w:val="00413BBB"/>
    <w:rsid w:val="00413F00"/>
    <w:rsid w:val="00413FDA"/>
    <w:rsid w:val="004140C8"/>
    <w:rsid w:val="0041411D"/>
    <w:rsid w:val="004141A4"/>
    <w:rsid w:val="00414298"/>
    <w:rsid w:val="00414366"/>
    <w:rsid w:val="0041450D"/>
    <w:rsid w:val="00414644"/>
    <w:rsid w:val="00414646"/>
    <w:rsid w:val="0041467D"/>
    <w:rsid w:val="004146D5"/>
    <w:rsid w:val="00414898"/>
    <w:rsid w:val="00414A33"/>
    <w:rsid w:val="00414BF2"/>
    <w:rsid w:val="00414C5B"/>
    <w:rsid w:val="00414CE2"/>
    <w:rsid w:val="00414EEB"/>
    <w:rsid w:val="00414F4F"/>
    <w:rsid w:val="0041508E"/>
    <w:rsid w:val="004150BD"/>
    <w:rsid w:val="004150C3"/>
    <w:rsid w:val="0041521B"/>
    <w:rsid w:val="00415221"/>
    <w:rsid w:val="004152B7"/>
    <w:rsid w:val="004152FD"/>
    <w:rsid w:val="004153D9"/>
    <w:rsid w:val="0041541C"/>
    <w:rsid w:val="004154BC"/>
    <w:rsid w:val="004154DC"/>
    <w:rsid w:val="004154E7"/>
    <w:rsid w:val="0041557E"/>
    <w:rsid w:val="00415648"/>
    <w:rsid w:val="004156C5"/>
    <w:rsid w:val="004157C3"/>
    <w:rsid w:val="00415816"/>
    <w:rsid w:val="00415833"/>
    <w:rsid w:val="00415879"/>
    <w:rsid w:val="00415971"/>
    <w:rsid w:val="00415988"/>
    <w:rsid w:val="004159D2"/>
    <w:rsid w:val="00415B22"/>
    <w:rsid w:val="00415B7D"/>
    <w:rsid w:val="00415C10"/>
    <w:rsid w:val="00415C15"/>
    <w:rsid w:val="00415D11"/>
    <w:rsid w:val="00416087"/>
    <w:rsid w:val="004160B0"/>
    <w:rsid w:val="00416143"/>
    <w:rsid w:val="0041620C"/>
    <w:rsid w:val="00416347"/>
    <w:rsid w:val="004164C0"/>
    <w:rsid w:val="00416509"/>
    <w:rsid w:val="0041651C"/>
    <w:rsid w:val="004166E0"/>
    <w:rsid w:val="0041699C"/>
    <w:rsid w:val="004169CB"/>
    <w:rsid w:val="004169E7"/>
    <w:rsid w:val="004169F6"/>
    <w:rsid w:val="00416ABF"/>
    <w:rsid w:val="00416BF4"/>
    <w:rsid w:val="00416C05"/>
    <w:rsid w:val="00416D57"/>
    <w:rsid w:val="00416D7C"/>
    <w:rsid w:val="00416DC3"/>
    <w:rsid w:val="00416DD7"/>
    <w:rsid w:val="00416E7B"/>
    <w:rsid w:val="00416EDA"/>
    <w:rsid w:val="00416FDD"/>
    <w:rsid w:val="00417439"/>
    <w:rsid w:val="004174D3"/>
    <w:rsid w:val="004174E4"/>
    <w:rsid w:val="0041785F"/>
    <w:rsid w:val="004178EC"/>
    <w:rsid w:val="00417929"/>
    <w:rsid w:val="00417C00"/>
    <w:rsid w:val="00417CB9"/>
    <w:rsid w:val="00417CBF"/>
    <w:rsid w:val="00417E77"/>
    <w:rsid w:val="00417E9D"/>
    <w:rsid w:val="00417EAC"/>
    <w:rsid w:val="00417FF0"/>
    <w:rsid w:val="00420089"/>
    <w:rsid w:val="004200FF"/>
    <w:rsid w:val="00420111"/>
    <w:rsid w:val="00420360"/>
    <w:rsid w:val="0042043B"/>
    <w:rsid w:val="00420460"/>
    <w:rsid w:val="00420635"/>
    <w:rsid w:val="00420671"/>
    <w:rsid w:val="004206F1"/>
    <w:rsid w:val="00420844"/>
    <w:rsid w:val="004208B9"/>
    <w:rsid w:val="004209D1"/>
    <w:rsid w:val="004209E1"/>
    <w:rsid w:val="00420A59"/>
    <w:rsid w:val="00420B67"/>
    <w:rsid w:val="00420BDE"/>
    <w:rsid w:val="00420DEC"/>
    <w:rsid w:val="00421046"/>
    <w:rsid w:val="004210D1"/>
    <w:rsid w:val="00421158"/>
    <w:rsid w:val="0042120C"/>
    <w:rsid w:val="00421332"/>
    <w:rsid w:val="00421350"/>
    <w:rsid w:val="004214DB"/>
    <w:rsid w:val="00421537"/>
    <w:rsid w:val="0042159C"/>
    <w:rsid w:val="004215E4"/>
    <w:rsid w:val="004217DC"/>
    <w:rsid w:val="00421AF5"/>
    <w:rsid w:val="00421C5B"/>
    <w:rsid w:val="00421D54"/>
    <w:rsid w:val="00421ED2"/>
    <w:rsid w:val="00421EEC"/>
    <w:rsid w:val="0042202C"/>
    <w:rsid w:val="004223AE"/>
    <w:rsid w:val="004226CA"/>
    <w:rsid w:val="00422714"/>
    <w:rsid w:val="0042271E"/>
    <w:rsid w:val="00422A4E"/>
    <w:rsid w:val="00422AF6"/>
    <w:rsid w:val="00422BE8"/>
    <w:rsid w:val="00422C8A"/>
    <w:rsid w:val="00422E5A"/>
    <w:rsid w:val="00422EBE"/>
    <w:rsid w:val="00422F6C"/>
    <w:rsid w:val="00423061"/>
    <w:rsid w:val="0042306A"/>
    <w:rsid w:val="00423073"/>
    <w:rsid w:val="004230ED"/>
    <w:rsid w:val="0042310B"/>
    <w:rsid w:val="00423221"/>
    <w:rsid w:val="004232A4"/>
    <w:rsid w:val="004232B3"/>
    <w:rsid w:val="00423339"/>
    <w:rsid w:val="004233B3"/>
    <w:rsid w:val="0042340A"/>
    <w:rsid w:val="0042353F"/>
    <w:rsid w:val="0042359F"/>
    <w:rsid w:val="004235AB"/>
    <w:rsid w:val="00423640"/>
    <w:rsid w:val="00423727"/>
    <w:rsid w:val="0042378A"/>
    <w:rsid w:val="004237D9"/>
    <w:rsid w:val="00423855"/>
    <w:rsid w:val="00423A5F"/>
    <w:rsid w:val="00423C13"/>
    <w:rsid w:val="00423D1A"/>
    <w:rsid w:val="00423DEA"/>
    <w:rsid w:val="00423DF9"/>
    <w:rsid w:val="004240F1"/>
    <w:rsid w:val="00424134"/>
    <w:rsid w:val="00424146"/>
    <w:rsid w:val="004243F0"/>
    <w:rsid w:val="00424431"/>
    <w:rsid w:val="004244EF"/>
    <w:rsid w:val="004245C8"/>
    <w:rsid w:val="004245E3"/>
    <w:rsid w:val="004245E4"/>
    <w:rsid w:val="00424645"/>
    <w:rsid w:val="0042467A"/>
    <w:rsid w:val="0042469E"/>
    <w:rsid w:val="00424833"/>
    <w:rsid w:val="00424882"/>
    <w:rsid w:val="004248FB"/>
    <w:rsid w:val="004249C2"/>
    <w:rsid w:val="00424A89"/>
    <w:rsid w:val="00424B4F"/>
    <w:rsid w:val="00424BC8"/>
    <w:rsid w:val="00424BD3"/>
    <w:rsid w:val="00424D3F"/>
    <w:rsid w:val="00424EB8"/>
    <w:rsid w:val="00424FC4"/>
    <w:rsid w:val="004252EB"/>
    <w:rsid w:val="004252F2"/>
    <w:rsid w:val="0042534E"/>
    <w:rsid w:val="004253EE"/>
    <w:rsid w:val="0042541E"/>
    <w:rsid w:val="004256E2"/>
    <w:rsid w:val="004258F7"/>
    <w:rsid w:val="00425AF8"/>
    <w:rsid w:val="00425B7E"/>
    <w:rsid w:val="00425E0B"/>
    <w:rsid w:val="00425E4D"/>
    <w:rsid w:val="004262B1"/>
    <w:rsid w:val="004262CF"/>
    <w:rsid w:val="004263B4"/>
    <w:rsid w:val="00426428"/>
    <w:rsid w:val="0042645F"/>
    <w:rsid w:val="004265AF"/>
    <w:rsid w:val="0042661E"/>
    <w:rsid w:val="0042669D"/>
    <w:rsid w:val="004267AA"/>
    <w:rsid w:val="0042681E"/>
    <w:rsid w:val="00426908"/>
    <w:rsid w:val="00426974"/>
    <w:rsid w:val="00426D01"/>
    <w:rsid w:val="00426D2B"/>
    <w:rsid w:val="00426DBD"/>
    <w:rsid w:val="00426E40"/>
    <w:rsid w:val="0042706C"/>
    <w:rsid w:val="004270FA"/>
    <w:rsid w:val="00427232"/>
    <w:rsid w:val="00427331"/>
    <w:rsid w:val="00427356"/>
    <w:rsid w:val="004273D6"/>
    <w:rsid w:val="0042750A"/>
    <w:rsid w:val="0042773A"/>
    <w:rsid w:val="004278B7"/>
    <w:rsid w:val="004279DE"/>
    <w:rsid w:val="00427A00"/>
    <w:rsid w:val="00427A54"/>
    <w:rsid w:val="00427E22"/>
    <w:rsid w:val="00427F02"/>
    <w:rsid w:val="00427FEA"/>
    <w:rsid w:val="0043016D"/>
    <w:rsid w:val="00430229"/>
    <w:rsid w:val="00430319"/>
    <w:rsid w:val="0043031C"/>
    <w:rsid w:val="004303C4"/>
    <w:rsid w:val="0043055E"/>
    <w:rsid w:val="004305A5"/>
    <w:rsid w:val="0043061A"/>
    <w:rsid w:val="00430632"/>
    <w:rsid w:val="00430651"/>
    <w:rsid w:val="0043075C"/>
    <w:rsid w:val="004307BC"/>
    <w:rsid w:val="004308A3"/>
    <w:rsid w:val="00430932"/>
    <w:rsid w:val="004309C5"/>
    <w:rsid w:val="00430A48"/>
    <w:rsid w:val="00430CCC"/>
    <w:rsid w:val="00430D21"/>
    <w:rsid w:val="00430DBB"/>
    <w:rsid w:val="00430E60"/>
    <w:rsid w:val="00430E7C"/>
    <w:rsid w:val="00430F06"/>
    <w:rsid w:val="0043103F"/>
    <w:rsid w:val="00431040"/>
    <w:rsid w:val="004310AF"/>
    <w:rsid w:val="00431157"/>
    <w:rsid w:val="004311A4"/>
    <w:rsid w:val="004311D9"/>
    <w:rsid w:val="0043124F"/>
    <w:rsid w:val="00431376"/>
    <w:rsid w:val="00431383"/>
    <w:rsid w:val="004313AF"/>
    <w:rsid w:val="004313B8"/>
    <w:rsid w:val="004313CA"/>
    <w:rsid w:val="004313DD"/>
    <w:rsid w:val="004313F5"/>
    <w:rsid w:val="004314BD"/>
    <w:rsid w:val="0043160E"/>
    <w:rsid w:val="0043182F"/>
    <w:rsid w:val="004318B0"/>
    <w:rsid w:val="00431A74"/>
    <w:rsid w:val="00431C1E"/>
    <w:rsid w:val="00431D18"/>
    <w:rsid w:val="00431EEB"/>
    <w:rsid w:val="00431F78"/>
    <w:rsid w:val="00432190"/>
    <w:rsid w:val="00432254"/>
    <w:rsid w:val="0043240F"/>
    <w:rsid w:val="00432468"/>
    <w:rsid w:val="00432601"/>
    <w:rsid w:val="00432644"/>
    <w:rsid w:val="004326E2"/>
    <w:rsid w:val="0043283C"/>
    <w:rsid w:val="004328A7"/>
    <w:rsid w:val="004328B7"/>
    <w:rsid w:val="004328F1"/>
    <w:rsid w:val="004329E6"/>
    <w:rsid w:val="00432ABF"/>
    <w:rsid w:val="00432BC5"/>
    <w:rsid w:val="00432C26"/>
    <w:rsid w:val="00432CDC"/>
    <w:rsid w:val="00432D37"/>
    <w:rsid w:val="00432E2F"/>
    <w:rsid w:val="00433166"/>
    <w:rsid w:val="0043322C"/>
    <w:rsid w:val="004332B5"/>
    <w:rsid w:val="004333A3"/>
    <w:rsid w:val="004334BC"/>
    <w:rsid w:val="004337F6"/>
    <w:rsid w:val="00433855"/>
    <w:rsid w:val="004338CF"/>
    <w:rsid w:val="0043390D"/>
    <w:rsid w:val="00433911"/>
    <w:rsid w:val="0043394B"/>
    <w:rsid w:val="00433BAA"/>
    <w:rsid w:val="00433C5A"/>
    <w:rsid w:val="00433C7D"/>
    <w:rsid w:val="00433CBE"/>
    <w:rsid w:val="00433DDA"/>
    <w:rsid w:val="00433E6D"/>
    <w:rsid w:val="00433E9E"/>
    <w:rsid w:val="00433F28"/>
    <w:rsid w:val="00434105"/>
    <w:rsid w:val="0043417E"/>
    <w:rsid w:val="004341CF"/>
    <w:rsid w:val="004342FB"/>
    <w:rsid w:val="0043463D"/>
    <w:rsid w:val="00434688"/>
    <w:rsid w:val="004346E8"/>
    <w:rsid w:val="00434761"/>
    <w:rsid w:val="0043476A"/>
    <w:rsid w:val="004348CC"/>
    <w:rsid w:val="00434D30"/>
    <w:rsid w:val="00434DA7"/>
    <w:rsid w:val="00434EFE"/>
    <w:rsid w:val="00434F85"/>
    <w:rsid w:val="00435071"/>
    <w:rsid w:val="00435178"/>
    <w:rsid w:val="00435183"/>
    <w:rsid w:val="004353B9"/>
    <w:rsid w:val="00435441"/>
    <w:rsid w:val="00435549"/>
    <w:rsid w:val="004355CD"/>
    <w:rsid w:val="0043570F"/>
    <w:rsid w:val="004357F8"/>
    <w:rsid w:val="00435824"/>
    <w:rsid w:val="00435866"/>
    <w:rsid w:val="0043593E"/>
    <w:rsid w:val="004359B0"/>
    <w:rsid w:val="00435A16"/>
    <w:rsid w:val="00435C2E"/>
    <w:rsid w:val="00435C99"/>
    <w:rsid w:val="00435D86"/>
    <w:rsid w:val="00435D97"/>
    <w:rsid w:val="00435DBA"/>
    <w:rsid w:val="00436139"/>
    <w:rsid w:val="004361EC"/>
    <w:rsid w:val="004362A8"/>
    <w:rsid w:val="004363AA"/>
    <w:rsid w:val="004364A6"/>
    <w:rsid w:val="004364FD"/>
    <w:rsid w:val="00436652"/>
    <w:rsid w:val="004366D2"/>
    <w:rsid w:val="00436867"/>
    <w:rsid w:val="00436AFA"/>
    <w:rsid w:val="00436BCC"/>
    <w:rsid w:val="00436D9B"/>
    <w:rsid w:val="00436E99"/>
    <w:rsid w:val="00436EBE"/>
    <w:rsid w:val="00436F76"/>
    <w:rsid w:val="004370CB"/>
    <w:rsid w:val="004370FF"/>
    <w:rsid w:val="0043716F"/>
    <w:rsid w:val="004371C9"/>
    <w:rsid w:val="0043736C"/>
    <w:rsid w:val="0043746C"/>
    <w:rsid w:val="0043763A"/>
    <w:rsid w:val="004376C8"/>
    <w:rsid w:val="00437727"/>
    <w:rsid w:val="004377D7"/>
    <w:rsid w:val="004378AB"/>
    <w:rsid w:val="0043791D"/>
    <w:rsid w:val="00437948"/>
    <w:rsid w:val="00437A08"/>
    <w:rsid w:val="00437AB5"/>
    <w:rsid w:val="00437D13"/>
    <w:rsid w:val="00437D96"/>
    <w:rsid w:val="00437E6E"/>
    <w:rsid w:val="00437F13"/>
    <w:rsid w:val="0044004D"/>
    <w:rsid w:val="00440091"/>
    <w:rsid w:val="00440101"/>
    <w:rsid w:val="004401F6"/>
    <w:rsid w:val="00440205"/>
    <w:rsid w:val="004402D5"/>
    <w:rsid w:val="0044053A"/>
    <w:rsid w:val="00440569"/>
    <w:rsid w:val="004406EE"/>
    <w:rsid w:val="0044077E"/>
    <w:rsid w:val="0044080C"/>
    <w:rsid w:val="004409B4"/>
    <w:rsid w:val="004409BC"/>
    <w:rsid w:val="00440B24"/>
    <w:rsid w:val="00440C76"/>
    <w:rsid w:val="00440D24"/>
    <w:rsid w:val="00440E72"/>
    <w:rsid w:val="00440F88"/>
    <w:rsid w:val="004410AB"/>
    <w:rsid w:val="004412F0"/>
    <w:rsid w:val="004414BC"/>
    <w:rsid w:val="004414E0"/>
    <w:rsid w:val="00441645"/>
    <w:rsid w:val="00441887"/>
    <w:rsid w:val="004418F1"/>
    <w:rsid w:val="00441902"/>
    <w:rsid w:val="00441A18"/>
    <w:rsid w:val="00441C7E"/>
    <w:rsid w:val="00441D2F"/>
    <w:rsid w:val="00441D74"/>
    <w:rsid w:val="00441D8E"/>
    <w:rsid w:val="00441DF0"/>
    <w:rsid w:val="00441E31"/>
    <w:rsid w:val="00441F09"/>
    <w:rsid w:val="00441FD7"/>
    <w:rsid w:val="0044201F"/>
    <w:rsid w:val="0044223B"/>
    <w:rsid w:val="0044235F"/>
    <w:rsid w:val="00442390"/>
    <w:rsid w:val="00442411"/>
    <w:rsid w:val="0044276B"/>
    <w:rsid w:val="00442848"/>
    <w:rsid w:val="004428BD"/>
    <w:rsid w:val="004429C0"/>
    <w:rsid w:val="00442BDF"/>
    <w:rsid w:val="00442D57"/>
    <w:rsid w:val="00442E96"/>
    <w:rsid w:val="00442FEC"/>
    <w:rsid w:val="004431B2"/>
    <w:rsid w:val="004431BC"/>
    <w:rsid w:val="00443209"/>
    <w:rsid w:val="004432C8"/>
    <w:rsid w:val="004432CF"/>
    <w:rsid w:val="004434EB"/>
    <w:rsid w:val="0044358C"/>
    <w:rsid w:val="00443645"/>
    <w:rsid w:val="00443673"/>
    <w:rsid w:val="0044370D"/>
    <w:rsid w:val="00443867"/>
    <w:rsid w:val="00443932"/>
    <w:rsid w:val="004439D5"/>
    <w:rsid w:val="00443AAA"/>
    <w:rsid w:val="00443ADA"/>
    <w:rsid w:val="00443B9C"/>
    <w:rsid w:val="00443C0C"/>
    <w:rsid w:val="00443D88"/>
    <w:rsid w:val="00443DCF"/>
    <w:rsid w:val="00444028"/>
    <w:rsid w:val="0044408E"/>
    <w:rsid w:val="0044409D"/>
    <w:rsid w:val="004440A4"/>
    <w:rsid w:val="00444108"/>
    <w:rsid w:val="00444109"/>
    <w:rsid w:val="00444184"/>
    <w:rsid w:val="004441A4"/>
    <w:rsid w:val="00444653"/>
    <w:rsid w:val="00444678"/>
    <w:rsid w:val="004447C2"/>
    <w:rsid w:val="00444853"/>
    <w:rsid w:val="004448CF"/>
    <w:rsid w:val="00444B2D"/>
    <w:rsid w:val="00444B7C"/>
    <w:rsid w:val="00444C38"/>
    <w:rsid w:val="00444C64"/>
    <w:rsid w:val="00444CFE"/>
    <w:rsid w:val="00444F91"/>
    <w:rsid w:val="00444FC6"/>
    <w:rsid w:val="00445073"/>
    <w:rsid w:val="00445080"/>
    <w:rsid w:val="0044513C"/>
    <w:rsid w:val="004451C6"/>
    <w:rsid w:val="00445246"/>
    <w:rsid w:val="004453A8"/>
    <w:rsid w:val="0044545E"/>
    <w:rsid w:val="00445522"/>
    <w:rsid w:val="00445577"/>
    <w:rsid w:val="004456BA"/>
    <w:rsid w:val="004456CC"/>
    <w:rsid w:val="004459B9"/>
    <w:rsid w:val="004459FB"/>
    <w:rsid w:val="00445A03"/>
    <w:rsid w:val="00445A28"/>
    <w:rsid w:val="00445AEE"/>
    <w:rsid w:val="00445B6D"/>
    <w:rsid w:val="00445BD6"/>
    <w:rsid w:val="00445D35"/>
    <w:rsid w:val="00445EE1"/>
    <w:rsid w:val="00446040"/>
    <w:rsid w:val="0044604C"/>
    <w:rsid w:val="0044609A"/>
    <w:rsid w:val="004460A5"/>
    <w:rsid w:val="004460CD"/>
    <w:rsid w:val="0044626B"/>
    <w:rsid w:val="004462D9"/>
    <w:rsid w:val="00446344"/>
    <w:rsid w:val="004463AA"/>
    <w:rsid w:val="004464BB"/>
    <w:rsid w:val="004464DC"/>
    <w:rsid w:val="00446551"/>
    <w:rsid w:val="00446606"/>
    <w:rsid w:val="0044685A"/>
    <w:rsid w:val="00446A74"/>
    <w:rsid w:val="00446B7F"/>
    <w:rsid w:val="00446BD8"/>
    <w:rsid w:val="00446CA8"/>
    <w:rsid w:val="00446CBC"/>
    <w:rsid w:val="00446CD3"/>
    <w:rsid w:val="00446DE2"/>
    <w:rsid w:val="00446E2E"/>
    <w:rsid w:val="00446E48"/>
    <w:rsid w:val="00446E7A"/>
    <w:rsid w:val="00446F03"/>
    <w:rsid w:val="00446F38"/>
    <w:rsid w:val="00446F80"/>
    <w:rsid w:val="00447174"/>
    <w:rsid w:val="00447196"/>
    <w:rsid w:val="004473FA"/>
    <w:rsid w:val="0044740E"/>
    <w:rsid w:val="004474E8"/>
    <w:rsid w:val="004475E2"/>
    <w:rsid w:val="004476C1"/>
    <w:rsid w:val="004477B9"/>
    <w:rsid w:val="00447928"/>
    <w:rsid w:val="00447C0A"/>
    <w:rsid w:val="00447C5A"/>
    <w:rsid w:val="00447F64"/>
    <w:rsid w:val="00447F67"/>
    <w:rsid w:val="0045013B"/>
    <w:rsid w:val="004501E2"/>
    <w:rsid w:val="004502BC"/>
    <w:rsid w:val="004502D8"/>
    <w:rsid w:val="00450513"/>
    <w:rsid w:val="0045083B"/>
    <w:rsid w:val="00450C43"/>
    <w:rsid w:val="00450C48"/>
    <w:rsid w:val="00450CC0"/>
    <w:rsid w:val="00450D88"/>
    <w:rsid w:val="00450DAF"/>
    <w:rsid w:val="00450DD4"/>
    <w:rsid w:val="00450EE6"/>
    <w:rsid w:val="00450F7C"/>
    <w:rsid w:val="0045101C"/>
    <w:rsid w:val="0045102B"/>
    <w:rsid w:val="0045107F"/>
    <w:rsid w:val="004510BA"/>
    <w:rsid w:val="004512FF"/>
    <w:rsid w:val="00451339"/>
    <w:rsid w:val="00451370"/>
    <w:rsid w:val="0045147B"/>
    <w:rsid w:val="004514EB"/>
    <w:rsid w:val="00451693"/>
    <w:rsid w:val="00451864"/>
    <w:rsid w:val="0045197D"/>
    <w:rsid w:val="00451D2F"/>
    <w:rsid w:val="00451F1E"/>
    <w:rsid w:val="00451F76"/>
    <w:rsid w:val="00451FDE"/>
    <w:rsid w:val="00452096"/>
    <w:rsid w:val="004520BA"/>
    <w:rsid w:val="00452107"/>
    <w:rsid w:val="004521EA"/>
    <w:rsid w:val="00452375"/>
    <w:rsid w:val="00452448"/>
    <w:rsid w:val="00452474"/>
    <w:rsid w:val="004524A4"/>
    <w:rsid w:val="00452604"/>
    <w:rsid w:val="00452765"/>
    <w:rsid w:val="0045285F"/>
    <w:rsid w:val="00452ADB"/>
    <w:rsid w:val="00452AF4"/>
    <w:rsid w:val="00452BC7"/>
    <w:rsid w:val="00452CDB"/>
    <w:rsid w:val="00452CE1"/>
    <w:rsid w:val="00452D64"/>
    <w:rsid w:val="00452E95"/>
    <w:rsid w:val="00452EFD"/>
    <w:rsid w:val="00453131"/>
    <w:rsid w:val="004531D4"/>
    <w:rsid w:val="00453415"/>
    <w:rsid w:val="00453855"/>
    <w:rsid w:val="004538A1"/>
    <w:rsid w:val="00453A48"/>
    <w:rsid w:val="00453B14"/>
    <w:rsid w:val="00453B38"/>
    <w:rsid w:val="00453B58"/>
    <w:rsid w:val="00453C15"/>
    <w:rsid w:val="00453D84"/>
    <w:rsid w:val="00453DC7"/>
    <w:rsid w:val="00453DF1"/>
    <w:rsid w:val="00453F97"/>
    <w:rsid w:val="00454041"/>
    <w:rsid w:val="004540DA"/>
    <w:rsid w:val="004540F4"/>
    <w:rsid w:val="0045410B"/>
    <w:rsid w:val="004541A0"/>
    <w:rsid w:val="00454287"/>
    <w:rsid w:val="0045448D"/>
    <w:rsid w:val="004544D7"/>
    <w:rsid w:val="00454585"/>
    <w:rsid w:val="004545AB"/>
    <w:rsid w:val="004545F0"/>
    <w:rsid w:val="0045469C"/>
    <w:rsid w:val="00454803"/>
    <w:rsid w:val="00454891"/>
    <w:rsid w:val="00454B51"/>
    <w:rsid w:val="00454CCF"/>
    <w:rsid w:val="00454CEC"/>
    <w:rsid w:val="00454D1F"/>
    <w:rsid w:val="00454D24"/>
    <w:rsid w:val="00454DDD"/>
    <w:rsid w:val="00454F98"/>
    <w:rsid w:val="0045500F"/>
    <w:rsid w:val="004552F4"/>
    <w:rsid w:val="004552FA"/>
    <w:rsid w:val="004554F0"/>
    <w:rsid w:val="004555EB"/>
    <w:rsid w:val="004556CE"/>
    <w:rsid w:val="00455715"/>
    <w:rsid w:val="00455784"/>
    <w:rsid w:val="00455917"/>
    <w:rsid w:val="004559E7"/>
    <w:rsid w:val="00455A13"/>
    <w:rsid w:val="00455C9E"/>
    <w:rsid w:val="00455D66"/>
    <w:rsid w:val="00455D9D"/>
    <w:rsid w:val="00456064"/>
    <w:rsid w:val="00456200"/>
    <w:rsid w:val="004563C7"/>
    <w:rsid w:val="00456458"/>
    <w:rsid w:val="004565CF"/>
    <w:rsid w:val="00456652"/>
    <w:rsid w:val="0045675C"/>
    <w:rsid w:val="00456907"/>
    <w:rsid w:val="00456920"/>
    <w:rsid w:val="00456A83"/>
    <w:rsid w:val="00456ADA"/>
    <w:rsid w:val="00456B3B"/>
    <w:rsid w:val="00456E38"/>
    <w:rsid w:val="00456E6A"/>
    <w:rsid w:val="00456F2F"/>
    <w:rsid w:val="00456FF3"/>
    <w:rsid w:val="0045703B"/>
    <w:rsid w:val="0045704A"/>
    <w:rsid w:val="004571FF"/>
    <w:rsid w:val="004572EE"/>
    <w:rsid w:val="00457350"/>
    <w:rsid w:val="00457357"/>
    <w:rsid w:val="0045739C"/>
    <w:rsid w:val="0045746B"/>
    <w:rsid w:val="00457843"/>
    <w:rsid w:val="004578D9"/>
    <w:rsid w:val="00457B44"/>
    <w:rsid w:val="00457B50"/>
    <w:rsid w:val="00457C52"/>
    <w:rsid w:val="00457D30"/>
    <w:rsid w:val="00457D3E"/>
    <w:rsid w:val="00457D6D"/>
    <w:rsid w:val="00457F11"/>
    <w:rsid w:val="00457F15"/>
    <w:rsid w:val="00457F42"/>
    <w:rsid w:val="00457FE7"/>
    <w:rsid w:val="004600BC"/>
    <w:rsid w:val="004600BF"/>
    <w:rsid w:val="0046019A"/>
    <w:rsid w:val="004602E4"/>
    <w:rsid w:val="0046031D"/>
    <w:rsid w:val="004603E8"/>
    <w:rsid w:val="00460521"/>
    <w:rsid w:val="00460666"/>
    <w:rsid w:val="004607AD"/>
    <w:rsid w:val="00460828"/>
    <w:rsid w:val="004608D2"/>
    <w:rsid w:val="004609C5"/>
    <w:rsid w:val="00460A27"/>
    <w:rsid w:val="00460AF7"/>
    <w:rsid w:val="00460AFA"/>
    <w:rsid w:val="00460B2A"/>
    <w:rsid w:val="00460B64"/>
    <w:rsid w:val="00460B9E"/>
    <w:rsid w:val="00460C5C"/>
    <w:rsid w:val="00460E02"/>
    <w:rsid w:val="00460F5E"/>
    <w:rsid w:val="00460FF5"/>
    <w:rsid w:val="004610BE"/>
    <w:rsid w:val="00461105"/>
    <w:rsid w:val="0046112A"/>
    <w:rsid w:val="00461177"/>
    <w:rsid w:val="00461301"/>
    <w:rsid w:val="00461391"/>
    <w:rsid w:val="004613B7"/>
    <w:rsid w:val="004613F9"/>
    <w:rsid w:val="00461427"/>
    <w:rsid w:val="004614C4"/>
    <w:rsid w:val="00461536"/>
    <w:rsid w:val="004615CD"/>
    <w:rsid w:val="00461711"/>
    <w:rsid w:val="00461B13"/>
    <w:rsid w:val="00461D32"/>
    <w:rsid w:val="00461F22"/>
    <w:rsid w:val="00461FAC"/>
    <w:rsid w:val="004620D7"/>
    <w:rsid w:val="00462258"/>
    <w:rsid w:val="0046227D"/>
    <w:rsid w:val="0046237A"/>
    <w:rsid w:val="00462446"/>
    <w:rsid w:val="004624AA"/>
    <w:rsid w:val="00462620"/>
    <w:rsid w:val="004627DF"/>
    <w:rsid w:val="00462946"/>
    <w:rsid w:val="00462972"/>
    <w:rsid w:val="00462B13"/>
    <w:rsid w:val="00462C92"/>
    <w:rsid w:val="00462CCF"/>
    <w:rsid w:val="00462D36"/>
    <w:rsid w:val="00462D58"/>
    <w:rsid w:val="00462E8D"/>
    <w:rsid w:val="00462F25"/>
    <w:rsid w:val="00462F41"/>
    <w:rsid w:val="004630E7"/>
    <w:rsid w:val="004631F1"/>
    <w:rsid w:val="004631F7"/>
    <w:rsid w:val="0046330E"/>
    <w:rsid w:val="004635ED"/>
    <w:rsid w:val="00463606"/>
    <w:rsid w:val="004636B4"/>
    <w:rsid w:val="00463748"/>
    <w:rsid w:val="00463B03"/>
    <w:rsid w:val="00463EB0"/>
    <w:rsid w:val="00463ED8"/>
    <w:rsid w:val="00463F2F"/>
    <w:rsid w:val="00464119"/>
    <w:rsid w:val="00464241"/>
    <w:rsid w:val="0046448C"/>
    <w:rsid w:val="004644FC"/>
    <w:rsid w:val="00464569"/>
    <w:rsid w:val="00464627"/>
    <w:rsid w:val="00464749"/>
    <w:rsid w:val="0046478C"/>
    <w:rsid w:val="00464827"/>
    <w:rsid w:val="00464929"/>
    <w:rsid w:val="00464974"/>
    <w:rsid w:val="00464B7B"/>
    <w:rsid w:val="00464B8E"/>
    <w:rsid w:val="00464BAB"/>
    <w:rsid w:val="00464C3A"/>
    <w:rsid w:val="00464DA8"/>
    <w:rsid w:val="00464DB7"/>
    <w:rsid w:val="00464E7A"/>
    <w:rsid w:val="00465068"/>
    <w:rsid w:val="0046506D"/>
    <w:rsid w:val="004651A3"/>
    <w:rsid w:val="0046523B"/>
    <w:rsid w:val="004652DA"/>
    <w:rsid w:val="00465451"/>
    <w:rsid w:val="004654B7"/>
    <w:rsid w:val="0046550B"/>
    <w:rsid w:val="004655B5"/>
    <w:rsid w:val="004655E2"/>
    <w:rsid w:val="004656E9"/>
    <w:rsid w:val="00465751"/>
    <w:rsid w:val="0046578C"/>
    <w:rsid w:val="004657D8"/>
    <w:rsid w:val="0046596F"/>
    <w:rsid w:val="00465A82"/>
    <w:rsid w:val="00465B74"/>
    <w:rsid w:val="00465BC3"/>
    <w:rsid w:val="00465C3D"/>
    <w:rsid w:val="00465E26"/>
    <w:rsid w:val="00465F1C"/>
    <w:rsid w:val="00465F28"/>
    <w:rsid w:val="00465F5D"/>
    <w:rsid w:val="00466030"/>
    <w:rsid w:val="004661E8"/>
    <w:rsid w:val="00466477"/>
    <w:rsid w:val="00466506"/>
    <w:rsid w:val="00466739"/>
    <w:rsid w:val="004667F2"/>
    <w:rsid w:val="0046682C"/>
    <w:rsid w:val="004669A9"/>
    <w:rsid w:val="004669D8"/>
    <w:rsid w:val="00466A0B"/>
    <w:rsid w:val="00466AA5"/>
    <w:rsid w:val="00466AFC"/>
    <w:rsid w:val="00466B0F"/>
    <w:rsid w:val="00466D75"/>
    <w:rsid w:val="00466E6F"/>
    <w:rsid w:val="00466EE3"/>
    <w:rsid w:val="00467112"/>
    <w:rsid w:val="0046712C"/>
    <w:rsid w:val="00467156"/>
    <w:rsid w:val="00467179"/>
    <w:rsid w:val="00467240"/>
    <w:rsid w:val="00467267"/>
    <w:rsid w:val="004672A0"/>
    <w:rsid w:val="004672B8"/>
    <w:rsid w:val="004672FA"/>
    <w:rsid w:val="004672FC"/>
    <w:rsid w:val="00467434"/>
    <w:rsid w:val="0046744A"/>
    <w:rsid w:val="004674AD"/>
    <w:rsid w:val="004676D7"/>
    <w:rsid w:val="0046770E"/>
    <w:rsid w:val="00467834"/>
    <w:rsid w:val="0046789B"/>
    <w:rsid w:val="004679A0"/>
    <w:rsid w:val="00467A24"/>
    <w:rsid w:val="00467ADC"/>
    <w:rsid w:val="00467B66"/>
    <w:rsid w:val="00467BFC"/>
    <w:rsid w:val="00467DB2"/>
    <w:rsid w:val="00467E0D"/>
    <w:rsid w:val="00467EBE"/>
    <w:rsid w:val="00467F6A"/>
    <w:rsid w:val="004700EB"/>
    <w:rsid w:val="0047045C"/>
    <w:rsid w:val="00470468"/>
    <w:rsid w:val="004707CA"/>
    <w:rsid w:val="00470859"/>
    <w:rsid w:val="00470A68"/>
    <w:rsid w:val="00470DAE"/>
    <w:rsid w:val="00470F5E"/>
    <w:rsid w:val="004710D4"/>
    <w:rsid w:val="004710F0"/>
    <w:rsid w:val="004710FA"/>
    <w:rsid w:val="0047112B"/>
    <w:rsid w:val="00471138"/>
    <w:rsid w:val="004711B5"/>
    <w:rsid w:val="004711B8"/>
    <w:rsid w:val="004714AB"/>
    <w:rsid w:val="004714D8"/>
    <w:rsid w:val="00471569"/>
    <w:rsid w:val="004716EC"/>
    <w:rsid w:val="0047170C"/>
    <w:rsid w:val="00471874"/>
    <w:rsid w:val="0047195D"/>
    <w:rsid w:val="00471999"/>
    <w:rsid w:val="004719C9"/>
    <w:rsid w:val="004719F8"/>
    <w:rsid w:val="00471A28"/>
    <w:rsid w:val="00471ADD"/>
    <w:rsid w:val="00471B33"/>
    <w:rsid w:val="00471B78"/>
    <w:rsid w:val="00471BF4"/>
    <w:rsid w:val="00471BFC"/>
    <w:rsid w:val="00471D72"/>
    <w:rsid w:val="00471DA6"/>
    <w:rsid w:val="00471DAF"/>
    <w:rsid w:val="00471F68"/>
    <w:rsid w:val="00471F91"/>
    <w:rsid w:val="00471FE6"/>
    <w:rsid w:val="0047215B"/>
    <w:rsid w:val="004721B5"/>
    <w:rsid w:val="004723D8"/>
    <w:rsid w:val="004724AE"/>
    <w:rsid w:val="0047252F"/>
    <w:rsid w:val="0047266E"/>
    <w:rsid w:val="004726E6"/>
    <w:rsid w:val="00472895"/>
    <w:rsid w:val="00472926"/>
    <w:rsid w:val="004729BC"/>
    <w:rsid w:val="00472A8C"/>
    <w:rsid w:val="00472AD7"/>
    <w:rsid w:val="00472C2D"/>
    <w:rsid w:val="00472EB1"/>
    <w:rsid w:val="00472F02"/>
    <w:rsid w:val="00472F35"/>
    <w:rsid w:val="00472FD7"/>
    <w:rsid w:val="00472FDD"/>
    <w:rsid w:val="004730B7"/>
    <w:rsid w:val="00473252"/>
    <w:rsid w:val="00473471"/>
    <w:rsid w:val="0047348E"/>
    <w:rsid w:val="00473530"/>
    <w:rsid w:val="00473569"/>
    <w:rsid w:val="0047378E"/>
    <w:rsid w:val="004737B3"/>
    <w:rsid w:val="00473822"/>
    <w:rsid w:val="00473856"/>
    <w:rsid w:val="00473991"/>
    <w:rsid w:val="00473ABC"/>
    <w:rsid w:val="00473E33"/>
    <w:rsid w:val="00473ED2"/>
    <w:rsid w:val="00473EF9"/>
    <w:rsid w:val="00473F28"/>
    <w:rsid w:val="0047403F"/>
    <w:rsid w:val="00474124"/>
    <w:rsid w:val="004741C2"/>
    <w:rsid w:val="004741E4"/>
    <w:rsid w:val="00474281"/>
    <w:rsid w:val="0047442C"/>
    <w:rsid w:val="0047448C"/>
    <w:rsid w:val="004744BD"/>
    <w:rsid w:val="004746A2"/>
    <w:rsid w:val="00474754"/>
    <w:rsid w:val="00474A8D"/>
    <w:rsid w:val="00474C31"/>
    <w:rsid w:val="00474DA8"/>
    <w:rsid w:val="00475036"/>
    <w:rsid w:val="004750B2"/>
    <w:rsid w:val="004750BF"/>
    <w:rsid w:val="0047520F"/>
    <w:rsid w:val="0047542A"/>
    <w:rsid w:val="00475552"/>
    <w:rsid w:val="00475679"/>
    <w:rsid w:val="004756AA"/>
    <w:rsid w:val="004756D4"/>
    <w:rsid w:val="0047570A"/>
    <w:rsid w:val="00475720"/>
    <w:rsid w:val="004757E1"/>
    <w:rsid w:val="0047589F"/>
    <w:rsid w:val="004758EA"/>
    <w:rsid w:val="00475BAA"/>
    <w:rsid w:val="00475C3E"/>
    <w:rsid w:val="00475C87"/>
    <w:rsid w:val="00475C9D"/>
    <w:rsid w:val="00475D6A"/>
    <w:rsid w:val="00475D72"/>
    <w:rsid w:val="00475F2A"/>
    <w:rsid w:val="0047600E"/>
    <w:rsid w:val="00476077"/>
    <w:rsid w:val="00476165"/>
    <w:rsid w:val="004761E3"/>
    <w:rsid w:val="00476279"/>
    <w:rsid w:val="004762BA"/>
    <w:rsid w:val="004762CA"/>
    <w:rsid w:val="0047634D"/>
    <w:rsid w:val="004763BB"/>
    <w:rsid w:val="0047655F"/>
    <w:rsid w:val="004766F3"/>
    <w:rsid w:val="004768E4"/>
    <w:rsid w:val="00476925"/>
    <w:rsid w:val="00476A03"/>
    <w:rsid w:val="00476A6D"/>
    <w:rsid w:val="00476B6F"/>
    <w:rsid w:val="00476B84"/>
    <w:rsid w:val="00476EE1"/>
    <w:rsid w:val="00477312"/>
    <w:rsid w:val="0047750E"/>
    <w:rsid w:val="0047753A"/>
    <w:rsid w:val="0047760E"/>
    <w:rsid w:val="00477685"/>
    <w:rsid w:val="00477750"/>
    <w:rsid w:val="00477A95"/>
    <w:rsid w:val="00477AF9"/>
    <w:rsid w:val="00477B29"/>
    <w:rsid w:val="00477C8B"/>
    <w:rsid w:val="00477D57"/>
    <w:rsid w:val="00477DDB"/>
    <w:rsid w:val="00477FC5"/>
    <w:rsid w:val="00480034"/>
    <w:rsid w:val="004800AB"/>
    <w:rsid w:val="00480126"/>
    <w:rsid w:val="0048016F"/>
    <w:rsid w:val="004801E9"/>
    <w:rsid w:val="0048026B"/>
    <w:rsid w:val="004802B7"/>
    <w:rsid w:val="00480573"/>
    <w:rsid w:val="004805E5"/>
    <w:rsid w:val="00480720"/>
    <w:rsid w:val="004807C4"/>
    <w:rsid w:val="004807D5"/>
    <w:rsid w:val="0048082B"/>
    <w:rsid w:val="0048085A"/>
    <w:rsid w:val="00480A15"/>
    <w:rsid w:val="00480AB0"/>
    <w:rsid w:val="00480CD6"/>
    <w:rsid w:val="00480CD7"/>
    <w:rsid w:val="00480E62"/>
    <w:rsid w:val="00480E89"/>
    <w:rsid w:val="00480F43"/>
    <w:rsid w:val="00480FF5"/>
    <w:rsid w:val="00481085"/>
    <w:rsid w:val="004810A0"/>
    <w:rsid w:val="004812F5"/>
    <w:rsid w:val="004813E9"/>
    <w:rsid w:val="004814C2"/>
    <w:rsid w:val="00481574"/>
    <w:rsid w:val="004815D7"/>
    <w:rsid w:val="00481792"/>
    <w:rsid w:val="004817AF"/>
    <w:rsid w:val="00481853"/>
    <w:rsid w:val="00481888"/>
    <w:rsid w:val="00481923"/>
    <w:rsid w:val="004819B7"/>
    <w:rsid w:val="00481A49"/>
    <w:rsid w:val="00481AF6"/>
    <w:rsid w:val="00481BD4"/>
    <w:rsid w:val="00481C75"/>
    <w:rsid w:val="00481CDC"/>
    <w:rsid w:val="00481F83"/>
    <w:rsid w:val="00482031"/>
    <w:rsid w:val="004820AD"/>
    <w:rsid w:val="004820C9"/>
    <w:rsid w:val="00482229"/>
    <w:rsid w:val="004822E5"/>
    <w:rsid w:val="004823B5"/>
    <w:rsid w:val="00482529"/>
    <w:rsid w:val="0048260C"/>
    <w:rsid w:val="00482772"/>
    <w:rsid w:val="004827AD"/>
    <w:rsid w:val="004828C5"/>
    <w:rsid w:val="004828E3"/>
    <w:rsid w:val="00482AA9"/>
    <w:rsid w:val="00482ADE"/>
    <w:rsid w:val="00482AF0"/>
    <w:rsid w:val="00482B0E"/>
    <w:rsid w:val="00482BB1"/>
    <w:rsid w:val="00482CA9"/>
    <w:rsid w:val="00482CBC"/>
    <w:rsid w:val="00482D7A"/>
    <w:rsid w:val="00482DEC"/>
    <w:rsid w:val="00482DEE"/>
    <w:rsid w:val="00482E0C"/>
    <w:rsid w:val="00482F95"/>
    <w:rsid w:val="00483016"/>
    <w:rsid w:val="0048306F"/>
    <w:rsid w:val="004834EB"/>
    <w:rsid w:val="00483686"/>
    <w:rsid w:val="00483690"/>
    <w:rsid w:val="004836AA"/>
    <w:rsid w:val="00483782"/>
    <w:rsid w:val="00483846"/>
    <w:rsid w:val="00483D56"/>
    <w:rsid w:val="00483DF8"/>
    <w:rsid w:val="004840E3"/>
    <w:rsid w:val="00484136"/>
    <w:rsid w:val="0048446F"/>
    <w:rsid w:val="00484544"/>
    <w:rsid w:val="004845CB"/>
    <w:rsid w:val="0048463D"/>
    <w:rsid w:val="004846E0"/>
    <w:rsid w:val="004848AA"/>
    <w:rsid w:val="0048498E"/>
    <w:rsid w:val="00484D42"/>
    <w:rsid w:val="00484E3A"/>
    <w:rsid w:val="00484FF7"/>
    <w:rsid w:val="004850AD"/>
    <w:rsid w:val="00485136"/>
    <w:rsid w:val="00485137"/>
    <w:rsid w:val="00485170"/>
    <w:rsid w:val="00485213"/>
    <w:rsid w:val="00485273"/>
    <w:rsid w:val="004852D2"/>
    <w:rsid w:val="004854C5"/>
    <w:rsid w:val="0048559A"/>
    <w:rsid w:val="004855DF"/>
    <w:rsid w:val="00485672"/>
    <w:rsid w:val="004856F2"/>
    <w:rsid w:val="00485717"/>
    <w:rsid w:val="00485732"/>
    <w:rsid w:val="004857B4"/>
    <w:rsid w:val="0048582A"/>
    <w:rsid w:val="00485979"/>
    <w:rsid w:val="00485AA7"/>
    <w:rsid w:val="00485B10"/>
    <w:rsid w:val="00485B6C"/>
    <w:rsid w:val="00485C54"/>
    <w:rsid w:val="00485E06"/>
    <w:rsid w:val="00485E8F"/>
    <w:rsid w:val="00485EE6"/>
    <w:rsid w:val="00485EF0"/>
    <w:rsid w:val="0048610F"/>
    <w:rsid w:val="00486232"/>
    <w:rsid w:val="00486276"/>
    <w:rsid w:val="00486301"/>
    <w:rsid w:val="004863E2"/>
    <w:rsid w:val="0048644A"/>
    <w:rsid w:val="00486461"/>
    <w:rsid w:val="004865F8"/>
    <w:rsid w:val="00486763"/>
    <w:rsid w:val="00486780"/>
    <w:rsid w:val="004867C5"/>
    <w:rsid w:val="00486853"/>
    <w:rsid w:val="00486A59"/>
    <w:rsid w:val="00486B64"/>
    <w:rsid w:val="00486CF0"/>
    <w:rsid w:val="00486D78"/>
    <w:rsid w:val="00486EAD"/>
    <w:rsid w:val="00486F87"/>
    <w:rsid w:val="00486F99"/>
    <w:rsid w:val="00486FDB"/>
    <w:rsid w:val="00487235"/>
    <w:rsid w:val="004872B9"/>
    <w:rsid w:val="004873C7"/>
    <w:rsid w:val="00487437"/>
    <w:rsid w:val="00487478"/>
    <w:rsid w:val="00487484"/>
    <w:rsid w:val="0048756D"/>
    <w:rsid w:val="004875EA"/>
    <w:rsid w:val="004875FF"/>
    <w:rsid w:val="0048760A"/>
    <w:rsid w:val="00487748"/>
    <w:rsid w:val="00487895"/>
    <w:rsid w:val="0048799F"/>
    <w:rsid w:val="00487B22"/>
    <w:rsid w:val="00487C6C"/>
    <w:rsid w:val="00487CA7"/>
    <w:rsid w:val="00487D5C"/>
    <w:rsid w:val="00487E90"/>
    <w:rsid w:val="00487EA5"/>
    <w:rsid w:val="00487EAA"/>
    <w:rsid w:val="00487F6D"/>
    <w:rsid w:val="0048ABD8"/>
    <w:rsid w:val="00490059"/>
    <w:rsid w:val="0049028C"/>
    <w:rsid w:val="0049038E"/>
    <w:rsid w:val="004904C2"/>
    <w:rsid w:val="004905D9"/>
    <w:rsid w:val="004906CE"/>
    <w:rsid w:val="00490864"/>
    <w:rsid w:val="00490931"/>
    <w:rsid w:val="0049093D"/>
    <w:rsid w:val="0049096D"/>
    <w:rsid w:val="00490A5C"/>
    <w:rsid w:val="00490BE2"/>
    <w:rsid w:val="00490C42"/>
    <w:rsid w:val="00490C98"/>
    <w:rsid w:val="00490D53"/>
    <w:rsid w:val="00490D73"/>
    <w:rsid w:val="00490DCB"/>
    <w:rsid w:val="00490F8D"/>
    <w:rsid w:val="00490FE7"/>
    <w:rsid w:val="004911E3"/>
    <w:rsid w:val="004911F7"/>
    <w:rsid w:val="004914CD"/>
    <w:rsid w:val="004915A6"/>
    <w:rsid w:val="00491698"/>
    <w:rsid w:val="00491819"/>
    <w:rsid w:val="00491887"/>
    <w:rsid w:val="004919B6"/>
    <w:rsid w:val="00491C0F"/>
    <w:rsid w:val="00491CB5"/>
    <w:rsid w:val="00491F70"/>
    <w:rsid w:val="0049200B"/>
    <w:rsid w:val="00492041"/>
    <w:rsid w:val="004920CD"/>
    <w:rsid w:val="004923ED"/>
    <w:rsid w:val="0049248B"/>
    <w:rsid w:val="004925BF"/>
    <w:rsid w:val="0049264C"/>
    <w:rsid w:val="004926D9"/>
    <w:rsid w:val="004928B7"/>
    <w:rsid w:val="00492A6D"/>
    <w:rsid w:val="00492B10"/>
    <w:rsid w:val="00492B16"/>
    <w:rsid w:val="00492F24"/>
    <w:rsid w:val="0049303A"/>
    <w:rsid w:val="00493121"/>
    <w:rsid w:val="00493154"/>
    <w:rsid w:val="00493161"/>
    <w:rsid w:val="004932E9"/>
    <w:rsid w:val="00493444"/>
    <w:rsid w:val="0049348E"/>
    <w:rsid w:val="004934AA"/>
    <w:rsid w:val="0049364A"/>
    <w:rsid w:val="004936A1"/>
    <w:rsid w:val="00493733"/>
    <w:rsid w:val="0049389E"/>
    <w:rsid w:val="00493A91"/>
    <w:rsid w:val="00493E3B"/>
    <w:rsid w:val="00493E98"/>
    <w:rsid w:val="00493EA5"/>
    <w:rsid w:val="00493EC1"/>
    <w:rsid w:val="00493F56"/>
    <w:rsid w:val="00493FF9"/>
    <w:rsid w:val="004941B2"/>
    <w:rsid w:val="0049426A"/>
    <w:rsid w:val="004943D7"/>
    <w:rsid w:val="0049460A"/>
    <w:rsid w:val="00494630"/>
    <w:rsid w:val="004946F2"/>
    <w:rsid w:val="00494785"/>
    <w:rsid w:val="00494787"/>
    <w:rsid w:val="00494892"/>
    <w:rsid w:val="004948F3"/>
    <w:rsid w:val="00494C03"/>
    <w:rsid w:val="00494CB3"/>
    <w:rsid w:val="00494D94"/>
    <w:rsid w:val="00494E0E"/>
    <w:rsid w:val="00494E85"/>
    <w:rsid w:val="00494FB2"/>
    <w:rsid w:val="00494FBD"/>
    <w:rsid w:val="00495025"/>
    <w:rsid w:val="004950C2"/>
    <w:rsid w:val="00495168"/>
    <w:rsid w:val="00495263"/>
    <w:rsid w:val="0049530D"/>
    <w:rsid w:val="00495440"/>
    <w:rsid w:val="004956D9"/>
    <w:rsid w:val="004956F2"/>
    <w:rsid w:val="00495739"/>
    <w:rsid w:val="00495982"/>
    <w:rsid w:val="004959BB"/>
    <w:rsid w:val="00495A62"/>
    <w:rsid w:val="00495B28"/>
    <w:rsid w:val="00495B35"/>
    <w:rsid w:val="00495CB1"/>
    <w:rsid w:val="00495D86"/>
    <w:rsid w:val="00495E60"/>
    <w:rsid w:val="00495EBC"/>
    <w:rsid w:val="00495F91"/>
    <w:rsid w:val="00496106"/>
    <w:rsid w:val="0049626B"/>
    <w:rsid w:val="0049628A"/>
    <w:rsid w:val="0049638E"/>
    <w:rsid w:val="00496486"/>
    <w:rsid w:val="004964D5"/>
    <w:rsid w:val="004966D0"/>
    <w:rsid w:val="004969FE"/>
    <w:rsid w:val="00496A40"/>
    <w:rsid w:val="00496B3E"/>
    <w:rsid w:val="00496BFE"/>
    <w:rsid w:val="00496C04"/>
    <w:rsid w:val="00496C97"/>
    <w:rsid w:val="00496DAD"/>
    <w:rsid w:val="00496FDD"/>
    <w:rsid w:val="004970D7"/>
    <w:rsid w:val="004970EB"/>
    <w:rsid w:val="00497266"/>
    <w:rsid w:val="0049745F"/>
    <w:rsid w:val="0049748C"/>
    <w:rsid w:val="0049752C"/>
    <w:rsid w:val="00497613"/>
    <w:rsid w:val="004978A1"/>
    <w:rsid w:val="00497969"/>
    <w:rsid w:val="004979D3"/>
    <w:rsid w:val="00497B20"/>
    <w:rsid w:val="00497BCA"/>
    <w:rsid w:val="00497BE8"/>
    <w:rsid w:val="00497C11"/>
    <w:rsid w:val="00497CD5"/>
    <w:rsid w:val="00497D74"/>
    <w:rsid w:val="00497D84"/>
    <w:rsid w:val="00497DC1"/>
    <w:rsid w:val="00497E0D"/>
    <w:rsid w:val="00497EDD"/>
    <w:rsid w:val="004A0186"/>
    <w:rsid w:val="004A020A"/>
    <w:rsid w:val="004A02B1"/>
    <w:rsid w:val="004A03DE"/>
    <w:rsid w:val="004A0608"/>
    <w:rsid w:val="004A0649"/>
    <w:rsid w:val="004A078D"/>
    <w:rsid w:val="004A0795"/>
    <w:rsid w:val="004A0927"/>
    <w:rsid w:val="004A093A"/>
    <w:rsid w:val="004A09FF"/>
    <w:rsid w:val="004A0BCC"/>
    <w:rsid w:val="004A0BD6"/>
    <w:rsid w:val="004A0D47"/>
    <w:rsid w:val="004A0E10"/>
    <w:rsid w:val="004A0E31"/>
    <w:rsid w:val="004A0FF5"/>
    <w:rsid w:val="004A1061"/>
    <w:rsid w:val="004A1065"/>
    <w:rsid w:val="004A10A2"/>
    <w:rsid w:val="004A10F5"/>
    <w:rsid w:val="004A1178"/>
    <w:rsid w:val="004A140B"/>
    <w:rsid w:val="004A156C"/>
    <w:rsid w:val="004A1602"/>
    <w:rsid w:val="004A1673"/>
    <w:rsid w:val="004A16B3"/>
    <w:rsid w:val="004A16D0"/>
    <w:rsid w:val="004A172D"/>
    <w:rsid w:val="004A17BF"/>
    <w:rsid w:val="004A18D9"/>
    <w:rsid w:val="004A1907"/>
    <w:rsid w:val="004A1A35"/>
    <w:rsid w:val="004A1B64"/>
    <w:rsid w:val="004A1C26"/>
    <w:rsid w:val="004A1D8B"/>
    <w:rsid w:val="004A1E08"/>
    <w:rsid w:val="004A1FD0"/>
    <w:rsid w:val="004A2026"/>
    <w:rsid w:val="004A20B1"/>
    <w:rsid w:val="004A21AC"/>
    <w:rsid w:val="004A2499"/>
    <w:rsid w:val="004A26F3"/>
    <w:rsid w:val="004A280C"/>
    <w:rsid w:val="004A28F5"/>
    <w:rsid w:val="004A2991"/>
    <w:rsid w:val="004A2A32"/>
    <w:rsid w:val="004A2FBC"/>
    <w:rsid w:val="004A310C"/>
    <w:rsid w:val="004A32FA"/>
    <w:rsid w:val="004A3566"/>
    <w:rsid w:val="004A3842"/>
    <w:rsid w:val="004A38FD"/>
    <w:rsid w:val="004A39D3"/>
    <w:rsid w:val="004A3A01"/>
    <w:rsid w:val="004A3C86"/>
    <w:rsid w:val="004A3E41"/>
    <w:rsid w:val="004A405B"/>
    <w:rsid w:val="004A40B3"/>
    <w:rsid w:val="004A4331"/>
    <w:rsid w:val="004A453F"/>
    <w:rsid w:val="004A460F"/>
    <w:rsid w:val="004A46EC"/>
    <w:rsid w:val="004A47B1"/>
    <w:rsid w:val="004A47C7"/>
    <w:rsid w:val="004A47CB"/>
    <w:rsid w:val="004A4800"/>
    <w:rsid w:val="004A48CF"/>
    <w:rsid w:val="004A48E4"/>
    <w:rsid w:val="004A4AB2"/>
    <w:rsid w:val="004A4B02"/>
    <w:rsid w:val="004A4BBE"/>
    <w:rsid w:val="004A4C6D"/>
    <w:rsid w:val="004A4D73"/>
    <w:rsid w:val="004A4E30"/>
    <w:rsid w:val="004A4E3E"/>
    <w:rsid w:val="004A4E5A"/>
    <w:rsid w:val="004A4F10"/>
    <w:rsid w:val="004A5089"/>
    <w:rsid w:val="004A513C"/>
    <w:rsid w:val="004A5368"/>
    <w:rsid w:val="004A53CC"/>
    <w:rsid w:val="004A54A3"/>
    <w:rsid w:val="004A56BF"/>
    <w:rsid w:val="004A573E"/>
    <w:rsid w:val="004A59E8"/>
    <w:rsid w:val="004A5BDB"/>
    <w:rsid w:val="004A5C0E"/>
    <w:rsid w:val="004A5C60"/>
    <w:rsid w:val="004A5D4B"/>
    <w:rsid w:val="004A5DA9"/>
    <w:rsid w:val="004A5EA4"/>
    <w:rsid w:val="004A5F57"/>
    <w:rsid w:val="004A5F75"/>
    <w:rsid w:val="004A6201"/>
    <w:rsid w:val="004A6393"/>
    <w:rsid w:val="004A6408"/>
    <w:rsid w:val="004A651B"/>
    <w:rsid w:val="004A66A2"/>
    <w:rsid w:val="004A66E1"/>
    <w:rsid w:val="004A682B"/>
    <w:rsid w:val="004A6952"/>
    <w:rsid w:val="004A6A35"/>
    <w:rsid w:val="004A6A72"/>
    <w:rsid w:val="004A6C39"/>
    <w:rsid w:val="004A6E38"/>
    <w:rsid w:val="004A6EFD"/>
    <w:rsid w:val="004A6FB0"/>
    <w:rsid w:val="004A6FD0"/>
    <w:rsid w:val="004A7049"/>
    <w:rsid w:val="004A70D0"/>
    <w:rsid w:val="004A70F8"/>
    <w:rsid w:val="004A71D6"/>
    <w:rsid w:val="004A72F4"/>
    <w:rsid w:val="004A7498"/>
    <w:rsid w:val="004A7693"/>
    <w:rsid w:val="004A76A0"/>
    <w:rsid w:val="004A77FB"/>
    <w:rsid w:val="004A785B"/>
    <w:rsid w:val="004A7CE9"/>
    <w:rsid w:val="004A7D04"/>
    <w:rsid w:val="004A7D42"/>
    <w:rsid w:val="004A7D9A"/>
    <w:rsid w:val="004A7DAA"/>
    <w:rsid w:val="004A7FB5"/>
    <w:rsid w:val="004A7FDF"/>
    <w:rsid w:val="004B0053"/>
    <w:rsid w:val="004B01A8"/>
    <w:rsid w:val="004B026B"/>
    <w:rsid w:val="004B027A"/>
    <w:rsid w:val="004B0312"/>
    <w:rsid w:val="004B0339"/>
    <w:rsid w:val="004B03FA"/>
    <w:rsid w:val="004B0650"/>
    <w:rsid w:val="004B06EF"/>
    <w:rsid w:val="004B07B9"/>
    <w:rsid w:val="004B0E6B"/>
    <w:rsid w:val="004B1117"/>
    <w:rsid w:val="004B1128"/>
    <w:rsid w:val="004B117A"/>
    <w:rsid w:val="004B11B7"/>
    <w:rsid w:val="004B1218"/>
    <w:rsid w:val="004B124B"/>
    <w:rsid w:val="004B13E9"/>
    <w:rsid w:val="004B1476"/>
    <w:rsid w:val="004B156A"/>
    <w:rsid w:val="004B165E"/>
    <w:rsid w:val="004B1732"/>
    <w:rsid w:val="004B17CE"/>
    <w:rsid w:val="004B19DB"/>
    <w:rsid w:val="004B1BB2"/>
    <w:rsid w:val="004B1BD0"/>
    <w:rsid w:val="004B1C09"/>
    <w:rsid w:val="004B1CBA"/>
    <w:rsid w:val="004B1D14"/>
    <w:rsid w:val="004B1E62"/>
    <w:rsid w:val="004B1EF9"/>
    <w:rsid w:val="004B2094"/>
    <w:rsid w:val="004B20F3"/>
    <w:rsid w:val="004B210C"/>
    <w:rsid w:val="004B2112"/>
    <w:rsid w:val="004B2241"/>
    <w:rsid w:val="004B237C"/>
    <w:rsid w:val="004B2398"/>
    <w:rsid w:val="004B24DE"/>
    <w:rsid w:val="004B25C5"/>
    <w:rsid w:val="004B265D"/>
    <w:rsid w:val="004B273D"/>
    <w:rsid w:val="004B27A9"/>
    <w:rsid w:val="004B28BA"/>
    <w:rsid w:val="004B2954"/>
    <w:rsid w:val="004B29D1"/>
    <w:rsid w:val="004B2A2A"/>
    <w:rsid w:val="004B2BAB"/>
    <w:rsid w:val="004B2BD9"/>
    <w:rsid w:val="004B2C2D"/>
    <w:rsid w:val="004B2C91"/>
    <w:rsid w:val="004B2CCB"/>
    <w:rsid w:val="004B2D2A"/>
    <w:rsid w:val="004B2E3F"/>
    <w:rsid w:val="004B2EDF"/>
    <w:rsid w:val="004B2F01"/>
    <w:rsid w:val="004B3062"/>
    <w:rsid w:val="004B30EB"/>
    <w:rsid w:val="004B3140"/>
    <w:rsid w:val="004B31D3"/>
    <w:rsid w:val="004B3227"/>
    <w:rsid w:val="004B3489"/>
    <w:rsid w:val="004B34DC"/>
    <w:rsid w:val="004B3501"/>
    <w:rsid w:val="004B36C8"/>
    <w:rsid w:val="004B391D"/>
    <w:rsid w:val="004B3924"/>
    <w:rsid w:val="004B39E8"/>
    <w:rsid w:val="004B3ADF"/>
    <w:rsid w:val="004B3C01"/>
    <w:rsid w:val="004B3C04"/>
    <w:rsid w:val="004B3C46"/>
    <w:rsid w:val="004B3D3C"/>
    <w:rsid w:val="004B3DCC"/>
    <w:rsid w:val="004B4047"/>
    <w:rsid w:val="004B40B8"/>
    <w:rsid w:val="004B4157"/>
    <w:rsid w:val="004B4282"/>
    <w:rsid w:val="004B4329"/>
    <w:rsid w:val="004B4345"/>
    <w:rsid w:val="004B4459"/>
    <w:rsid w:val="004B465B"/>
    <w:rsid w:val="004B4830"/>
    <w:rsid w:val="004B4925"/>
    <w:rsid w:val="004B492B"/>
    <w:rsid w:val="004B4933"/>
    <w:rsid w:val="004B4961"/>
    <w:rsid w:val="004B4A4D"/>
    <w:rsid w:val="004B4AAB"/>
    <w:rsid w:val="004B4B94"/>
    <w:rsid w:val="004B4C7F"/>
    <w:rsid w:val="004B4CBE"/>
    <w:rsid w:val="004B4CE4"/>
    <w:rsid w:val="004B4DBE"/>
    <w:rsid w:val="004B4E3B"/>
    <w:rsid w:val="004B4E97"/>
    <w:rsid w:val="004B4F73"/>
    <w:rsid w:val="004B4F96"/>
    <w:rsid w:val="004B5564"/>
    <w:rsid w:val="004B5578"/>
    <w:rsid w:val="004B55E5"/>
    <w:rsid w:val="004B5621"/>
    <w:rsid w:val="004B56D0"/>
    <w:rsid w:val="004B580B"/>
    <w:rsid w:val="004B581A"/>
    <w:rsid w:val="004B581D"/>
    <w:rsid w:val="004B58BE"/>
    <w:rsid w:val="004B5C1C"/>
    <w:rsid w:val="004B5CB5"/>
    <w:rsid w:val="004B5D59"/>
    <w:rsid w:val="004B5D7F"/>
    <w:rsid w:val="004B5E84"/>
    <w:rsid w:val="004B5EA4"/>
    <w:rsid w:val="004B5F52"/>
    <w:rsid w:val="004B606D"/>
    <w:rsid w:val="004B6439"/>
    <w:rsid w:val="004B6639"/>
    <w:rsid w:val="004B6643"/>
    <w:rsid w:val="004B6728"/>
    <w:rsid w:val="004B6764"/>
    <w:rsid w:val="004B67EF"/>
    <w:rsid w:val="004B68A4"/>
    <w:rsid w:val="004B69CF"/>
    <w:rsid w:val="004B6A03"/>
    <w:rsid w:val="004B6A57"/>
    <w:rsid w:val="004B6B5A"/>
    <w:rsid w:val="004B6B75"/>
    <w:rsid w:val="004B6BCA"/>
    <w:rsid w:val="004B6E48"/>
    <w:rsid w:val="004B6EB5"/>
    <w:rsid w:val="004B6EC7"/>
    <w:rsid w:val="004B7044"/>
    <w:rsid w:val="004B7052"/>
    <w:rsid w:val="004B70DD"/>
    <w:rsid w:val="004B7236"/>
    <w:rsid w:val="004B7321"/>
    <w:rsid w:val="004B7328"/>
    <w:rsid w:val="004B74C7"/>
    <w:rsid w:val="004B74D8"/>
    <w:rsid w:val="004B7517"/>
    <w:rsid w:val="004B75DE"/>
    <w:rsid w:val="004B768A"/>
    <w:rsid w:val="004B7723"/>
    <w:rsid w:val="004B7A78"/>
    <w:rsid w:val="004B7ADC"/>
    <w:rsid w:val="004B7ADE"/>
    <w:rsid w:val="004B7C53"/>
    <w:rsid w:val="004B7D7A"/>
    <w:rsid w:val="004B7D89"/>
    <w:rsid w:val="004B7E09"/>
    <w:rsid w:val="004B7EB5"/>
    <w:rsid w:val="004B7F42"/>
    <w:rsid w:val="004C0039"/>
    <w:rsid w:val="004C01B9"/>
    <w:rsid w:val="004C01C9"/>
    <w:rsid w:val="004C0251"/>
    <w:rsid w:val="004C02E6"/>
    <w:rsid w:val="004C0320"/>
    <w:rsid w:val="004C0348"/>
    <w:rsid w:val="004C03F5"/>
    <w:rsid w:val="004C04B9"/>
    <w:rsid w:val="004C05C6"/>
    <w:rsid w:val="004C0716"/>
    <w:rsid w:val="004C0909"/>
    <w:rsid w:val="004C0921"/>
    <w:rsid w:val="004C09FD"/>
    <w:rsid w:val="004C0A4B"/>
    <w:rsid w:val="004C0C49"/>
    <w:rsid w:val="004C0EA9"/>
    <w:rsid w:val="004C0F2A"/>
    <w:rsid w:val="004C1205"/>
    <w:rsid w:val="004C1351"/>
    <w:rsid w:val="004C144A"/>
    <w:rsid w:val="004C14A5"/>
    <w:rsid w:val="004C1529"/>
    <w:rsid w:val="004C159C"/>
    <w:rsid w:val="004C1605"/>
    <w:rsid w:val="004C1640"/>
    <w:rsid w:val="004C1721"/>
    <w:rsid w:val="004C173E"/>
    <w:rsid w:val="004C185F"/>
    <w:rsid w:val="004C188C"/>
    <w:rsid w:val="004C1A8D"/>
    <w:rsid w:val="004C1B04"/>
    <w:rsid w:val="004C1C1D"/>
    <w:rsid w:val="004C1DBA"/>
    <w:rsid w:val="004C1DE7"/>
    <w:rsid w:val="004C1EE2"/>
    <w:rsid w:val="004C1F5D"/>
    <w:rsid w:val="004C1F63"/>
    <w:rsid w:val="004C2038"/>
    <w:rsid w:val="004C2045"/>
    <w:rsid w:val="004C204E"/>
    <w:rsid w:val="004C2062"/>
    <w:rsid w:val="004C2079"/>
    <w:rsid w:val="004C21E7"/>
    <w:rsid w:val="004C2373"/>
    <w:rsid w:val="004C237D"/>
    <w:rsid w:val="004C23C7"/>
    <w:rsid w:val="004C2543"/>
    <w:rsid w:val="004C25D7"/>
    <w:rsid w:val="004C2631"/>
    <w:rsid w:val="004C2A89"/>
    <w:rsid w:val="004C2BBE"/>
    <w:rsid w:val="004C2BDB"/>
    <w:rsid w:val="004C2CC2"/>
    <w:rsid w:val="004C2CFB"/>
    <w:rsid w:val="004C2D1A"/>
    <w:rsid w:val="004C2FF6"/>
    <w:rsid w:val="004C30CB"/>
    <w:rsid w:val="004C310F"/>
    <w:rsid w:val="004C31DE"/>
    <w:rsid w:val="004C33AE"/>
    <w:rsid w:val="004C33C6"/>
    <w:rsid w:val="004C33E0"/>
    <w:rsid w:val="004C3447"/>
    <w:rsid w:val="004C346C"/>
    <w:rsid w:val="004C34F3"/>
    <w:rsid w:val="004C35B0"/>
    <w:rsid w:val="004C38A0"/>
    <w:rsid w:val="004C3940"/>
    <w:rsid w:val="004C3B0F"/>
    <w:rsid w:val="004C3B6C"/>
    <w:rsid w:val="004C3BF8"/>
    <w:rsid w:val="004C3CCD"/>
    <w:rsid w:val="004C3CFF"/>
    <w:rsid w:val="004C3E60"/>
    <w:rsid w:val="004C3FE8"/>
    <w:rsid w:val="004C4048"/>
    <w:rsid w:val="004C4075"/>
    <w:rsid w:val="004C4113"/>
    <w:rsid w:val="004C41B9"/>
    <w:rsid w:val="004C42C5"/>
    <w:rsid w:val="004C42CD"/>
    <w:rsid w:val="004C45F5"/>
    <w:rsid w:val="004C465A"/>
    <w:rsid w:val="004C4686"/>
    <w:rsid w:val="004C4813"/>
    <w:rsid w:val="004C4869"/>
    <w:rsid w:val="004C48A0"/>
    <w:rsid w:val="004C496F"/>
    <w:rsid w:val="004C4980"/>
    <w:rsid w:val="004C4CF1"/>
    <w:rsid w:val="004C4D48"/>
    <w:rsid w:val="004C4DEE"/>
    <w:rsid w:val="004C4E1F"/>
    <w:rsid w:val="004C4F0F"/>
    <w:rsid w:val="004C4F31"/>
    <w:rsid w:val="004C519F"/>
    <w:rsid w:val="004C52BC"/>
    <w:rsid w:val="004C52C9"/>
    <w:rsid w:val="004C5377"/>
    <w:rsid w:val="004C5422"/>
    <w:rsid w:val="004C5692"/>
    <w:rsid w:val="004C5713"/>
    <w:rsid w:val="004C57C0"/>
    <w:rsid w:val="004C580A"/>
    <w:rsid w:val="004C5826"/>
    <w:rsid w:val="004C5831"/>
    <w:rsid w:val="004C5AD6"/>
    <w:rsid w:val="004C5AF9"/>
    <w:rsid w:val="004C5C11"/>
    <w:rsid w:val="004C5CB6"/>
    <w:rsid w:val="004C5DBB"/>
    <w:rsid w:val="004C5E81"/>
    <w:rsid w:val="004C6027"/>
    <w:rsid w:val="004C62C9"/>
    <w:rsid w:val="004C68D8"/>
    <w:rsid w:val="004C69EC"/>
    <w:rsid w:val="004C69F2"/>
    <w:rsid w:val="004C6B37"/>
    <w:rsid w:val="004C6B41"/>
    <w:rsid w:val="004C6C11"/>
    <w:rsid w:val="004C6CC4"/>
    <w:rsid w:val="004C6D40"/>
    <w:rsid w:val="004C6EA9"/>
    <w:rsid w:val="004C6FA4"/>
    <w:rsid w:val="004C706B"/>
    <w:rsid w:val="004C7137"/>
    <w:rsid w:val="004C72C4"/>
    <w:rsid w:val="004C7385"/>
    <w:rsid w:val="004C7430"/>
    <w:rsid w:val="004C74ED"/>
    <w:rsid w:val="004C7501"/>
    <w:rsid w:val="004C75AB"/>
    <w:rsid w:val="004C7664"/>
    <w:rsid w:val="004C7726"/>
    <w:rsid w:val="004C77A8"/>
    <w:rsid w:val="004C77C1"/>
    <w:rsid w:val="004C77CE"/>
    <w:rsid w:val="004C792F"/>
    <w:rsid w:val="004C797C"/>
    <w:rsid w:val="004C7A1F"/>
    <w:rsid w:val="004C7B25"/>
    <w:rsid w:val="004C7B77"/>
    <w:rsid w:val="004C7DBB"/>
    <w:rsid w:val="004C7EE6"/>
    <w:rsid w:val="004C7F89"/>
    <w:rsid w:val="004C7FB3"/>
    <w:rsid w:val="004C7FEE"/>
    <w:rsid w:val="004D0033"/>
    <w:rsid w:val="004D0150"/>
    <w:rsid w:val="004D01D4"/>
    <w:rsid w:val="004D0237"/>
    <w:rsid w:val="004D0282"/>
    <w:rsid w:val="004D0355"/>
    <w:rsid w:val="004D038F"/>
    <w:rsid w:val="004D046F"/>
    <w:rsid w:val="004D047A"/>
    <w:rsid w:val="004D049F"/>
    <w:rsid w:val="004D056E"/>
    <w:rsid w:val="004D0573"/>
    <w:rsid w:val="004D060A"/>
    <w:rsid w:val="004D0639"/>
    <w:rsid w:val="004D0716"/>
    <w:rsid w:val="004D0988"/>
    <w:rsid w:val="004D098C"/>
    <w:rsid w:val="004D0BAC"/>
    <w:rsid w:val="004D0C51"/>
    <w:rsid w:val="004D0CE6"/>
    <w:rsid w:val="004D0D63"/>
    <w:rsid w:val="004D0E62"/>
    <w:rsid w:val="004D103B"/>
    <w:rsid w:val="004D10B5"/>
    <w:rsid w:val="004D1560"/>
    <w:rsid w:val="004D1741"/>
    <w:rsid w:val="004D17B4"/>
    <w:rsid w:val="004D1831"/>
    <w:rsid w:val="004D1969"/>
    <w:rsid w:val="004D1A7F"/>
    <w:rsid w:val="004D1CFF"/>
    <w:rsid w:val="004D1D0D"/>
    <w:rsid w:val="004D1D73"/>
    <w:rsid w:val="004D1E9D"/>
    <w:rsid w:val="004D1EA6"/>
    <w:rsid w:val="004D1F24"/>
    <w:rsid w:val="004D1F3B"/>
    <w:rsid w:val="004D1F7E"/>
    <w:rsid w:val="004D1FE9"/>
    <w:rsid w:val="004D2199"/>
    <w:rsid w:val="004D22F7"/>
    <w:rsid w:val="004D244A"/>
    <w:rsid w:val="004D2561"/>
    <w:rsid w:val="004D2579"/>
    <w:rsid w:val="004D2655"/>
    <w:rsid w:val="004D26E2"/>
    <w:rsid w:val="004D26FC"/>
    <w:rsid w:val="004D27F4"/>
    <w:rsid w:val="004D2829"/>
    <w:rsid w:val="004D2A5B"/>
    <w:rsid w:val="004D2B50"/>
    <w:rsid w:val="004D2CCA"/>
    <w:rsid w:val="004D2CD3"/>
    <w:rsid w:val="004D2D38"/>
    <w:rsid w:val="004D2E06"/>
    <w:rsid w:val="004D2EAC"/>
    <w:rsid w:val="004D2FF3"/>
    <w:rsid w:val="004D307D"/>
    <w:rsid w:val="004D30B2"/>
    <w:rsid w:val="004D32A7"/>
    <w:rsid w:val="004D32E8"/>
    <w:rsid w:val="004D3360"/>
    <w:rsid w:val="004D3469"/>
    <w:rsid w:val="004D348F"/>
    <w:rsid w:val="004D34DF"/>
    <w:rsid w:val="004D34FA"/>
    <w:rsid w:val="004D35F2"/>
    <w:rsid w:val="004D35F5"/>
    <w:rsid w:val="004D3956"/>
    <w:rsid w:val="004D39D2"/>
    <w:rsid w:val="004D3A1B"/>
    <w:rsid w:val="004D3A7A"/>
    <w:rsid w:val="004D3BA5"/>
    <w:rsid w:val="004D3C34"/>
    <w:rsid w:val="004D3C42"/>
    <w:rsid w:val="004D3CCD"/>
    <w:rsid w:val="004D3D26"/>
    <w:rsid w:val="004D3EFC"/>
    <w:rsid w:val="004D409A"/>
    <w:rsid w:val="004D42F0"/>
    <w:rsid w:val="004D43E3"/>
    <w:rsid w:val="004D455F"/>
    <w:rsid w:val="004D45C2"/>
    <w:rsid w:val="004D468B"/>
    <w:rsid w:val="004D47BA"/>
    <w:rsid w:val="004D48D5"/>
    <w:rsid w:val="004D492D"/>
    <w:rsid w:val="004D494F"/>
    <w:rsid w:val="004D49A3"/>
    <w:rsid w:val="004D49B2"/>
    <w:rsid w:val="004D4B3B"/>
    <w:rsid w:val="004D4D14"/>
    <w:rsid w:val="004D4E33"/>
    <w:rsid w:val="004D50B7"/>
    <w:rsid w:val="004D50EB"/>
    <w:rsid w:val="004D516B"/>
    <w:rsid w:val="004D5195"/>
    <w:rsid w:val="004D5395"/>
    <w:rsid w:val="004D53E8"/>
    <w:rsid w:val="004D5442"/>
    <w:rsid w:val="004D550D"/>
    <w:rsid w:val="004D5557"/>
    <w:rsid w:val="004D564C"/>
    <w:rsid w:val="004D5807"/>
    <w:rsid w:val="004D581D"/>
    <w:rsid w:val="004D581F"/>
    <w:rsid w:val="004D593D"/>
    <w:rsid w:val="004D5951"/>
    <w:rsid w:val="004D59A0"/>
    <w:rsid w:val="004D5A59"/>
    <w:rsid w:val="004D5CE6"/>
    <w:rsid w:val="004D5DA9"/>
    <w:rsid w:val="004D5FAB"/>
    <w:rsid w:val="004D607F"/>
    <w:rsid w:val="004D60D4"/>
    <w:rsid w:val="004D6207"/>
    <w:rsid w:val="004D632C"/>
    <w:rsid w:val="004D63A5"/>
    <w:rsid w:val="004D63C7"/>
    <w:rsid w:val="004D64CE"/>
    <w:rsid w:val="004D64E5"/>
    <w:rsid w:val="004D692F"/>
    <w:rsid w:val="004D69D3"/>
    <w:rsid w:val="004D6A31"/>
    <w:rsid w:val="004D6AEF"/>
    <w:rsid w:val="004D6B3A"/>
    <w:rsid w:val="004D6BF1"/>
    <w:rsid w:val="004D6BFB"/>
    <w:rsid w:val="004D6C4D"/>
    <w:rsid w:val="004D6DB0"/>
    <w:rsid w:val="004D6F4B"/>
    <w:rsid w:val="004D71E7"/>
    <w:rsid w:val="004D7383"/>
    <w:rsid w:val="004D73D3"/>
    <w:rsid w:val="004D74AA"/>
    <w:rsid w:val="004D74B1"/>
    <w:rsid w:val="004D74C0"/>
    <w:rsid w:val="004D7606"/>
    <w:rsid w:val="004D76FB"/>
    <w:rsid w:val="004D7756"/>
    <w:rsid w:val="004D77B0"/>
    <w:rsid w:val="004D7811"/>
    <w:rsid w:val="004D7846"/>
    <w:rsid w:val="004D78D6"/>
    <w:rsid w:val="004D78F9"/>
    <w:rsid w:val="004D7984"/>
    <w:rsid w:val="004D7996"/>
    <w:rsid w:val="004D7B96"/>
    <w:rsid w:val="004D7BDE"/>
    <w:rsid w:val="004D7D8F"/>
    <w:rsid w:val="004D7E0F"/>
    <w:rsid w:val="004D7E75"/>
    <w:rsid w:val="004D7F26"/>
    <w:rsid w:val="004D7F42"/>
    <w:rsid w:val="004E00EC"/>
    <w:rsid w:val="004E020E"/>
    <w:rsid w:val="004E0280"/>
    <w:rsid w:val="004E0302"/>
    <w:rsid w:val="004E0303"/>
    <w:rsid w:val="004E05DF"/>
    <w:rsid w:val="004E06B9"/>
    <w:rsid w:val="004E078D"/>
    <w:rsid w:val="004E07C1"/>
    <w:rsid w:val="004E08F8"/>
    <w:rsid w:val="004E0A17"/>
    <w:rsid w:val="004E0A9F"/>
    <w:rsid w:val="004E0C32"/>
    <w:rsid w:val="004E0E68"/>
    <w:rsid w:val="004E0E77"/>
    <w:rsid w:val="004E0EC2"/>
    <w:rsid w:val="004E0EE8"/>
    <w:rsid w:val="004E0F16"/>
    <w:rsid w:val="004E0F6A"/>
    <w:rsid w:val="004E102B"/>
    <w:rsid w:val="004E1107"/>
    <w:rsid w:val="004E113B"/>
    <w:rsid w:val="004E117A"/>
    <w:rsid w:val="004E151F"/>
    <w:rsid w:val="004E1598"/>
    <w:rsid w:val="004E15A2"/>
    <w:rsid w:val="004E18A8"/>
    <w:rsid w:val="004E1952"/>
    <w:rsid w:val="004E1963"/>
    <w:rsid w:val="004E19BE"/>
    <w:rsid w:val="004E1A04"/>
    <w:rsid w:val="004E1C6E"/>
    <w:rsid w:val="004E1D52"/>
    <w:rsid w:val="004E1DFE"/>
    <w:rsid w:val="004E1E9F"/>
    <w:rsid w:val="004E1EC0"/>
    <w:rsid w:val="004E1F11"/>
    <w:rsid w:val="004E1FDF"/>
    <w:rsid w:val="004E20F1"/>
    <w:rsid w:val="004E21C6"/>
    <w:rsid w:val="004E2425"/>
    <w:rsid w:val="004E243E"/>
    <w:rsid w:val="004E244E"/>
    <w:rsid w:val="004E2704"/>
    <w:rsid w:val="004E276E"/>
    <w:rsid w:val="004E27D9"/>
    <w:rsid w:val="004E281A"/>
    <w:rsid w:val="004E29B0"/>
    <w:rsid w:val="004E2A9F"/>
    <w:rsid w:val="004E2B30"/>
    <w:rsid w:val="004E2C5F"/>
    <w:rsid w:val="004E2C9A"/>
    <w:rsid w:val="004E2CCD"/>
    <w:rsid w:val="004E2EE0"/>
    <w:rsid w:val="004E2FB8"/>
    <w:rsid w:val="004E2FC5"/>
    <w:rsid w:val="004E30DD"/>
    <w:rsid w:val="004E31A1"/>
    <w:rsid w:val="004E3367"/>
    <w:rsid w:val="004E336B"/>
    <w:rsid w:val="004E3488"/>
    <w:rsid w:val="004E348C"/>
    <w:rsid w:val="004E36F0"/>
    <w:rsid w:val="004E3717"/>
    <w:rsid w:val="004E383A"/>
    <w:rsid w:val="004E3956"/>
    <w:rsid w:val="004E3A39"/>
    <w:rsid w:val="004E3A5D"/>
    <w:rsid w:val="004E3C41"/>
    <w:rsid w:val="004E3E3E"/>
    <w:rsid w:val="004E3F17"/>
    <w:rsid w:val="004E3FDD"/>
    <w:rsid w:val="004E429D"/>
    <w:rsid w:val="004E44FE"/>
    <w:rsid w:val="004E4615"/>
    <w:rsid w:val="004E4867"/>
    <w:rsid w:val="004E48F9"/>
    <w:rsid w:val="004E49D6"/>
    <w:rsid w:val="004E4B29"/>
    <w:rsid w:val="004E4B92"/>
    <w:rsid w:val="004E4D37"/>
    <w:rsid w:val="004E4D6F"/>
    <w:rsid w:val="004E4DF7"/>
    <w:rsid w:val="004E4E26"/>
    <w:rsid w:val="004E4F01"/>
    <w:rsid w:val="004E4F1A"/>
    <w:rsid w:val="004E5020"/>
    <w:rsid w:val="004E5078"/>
    <w:rsid w:val="004E5087"/>
    <w:rsid w:val="004E512F"/>
    <w:rsid w:val="004E5152"/>
    <w:rsid w:val="004E526B"/>
    <w:rsid w:val="004E52EA"/>
    <w:rsid w:val="004E5318"/>
    <w:rsid w:val="004E54E1"/>
    <w:rsid w:val="004E5611"/>
    <w:rsid w:val="004E568E"/>
    <w:rsid w:val="004E56F7"/>
    <w:rsid w:val="004E576D"/>
    <w:rsid w:val="004E57ED"/>
    <w:rsid w:val="004E582D"/>
    <w:rsid w:val="004E596E"/>
    <w:rsid w:val="004E59A7"/>
    <w:rsid w:val="004E59AD"/>
    <w:rsid w:val="004E59FD"/>
    <w:rsid w:val="004E5B60"/>
    <w:rsid w:val="004E5C0A"/>
    <w:rsid w:val="004E5C74"/>
    <w:rsid w:val="004E5CA8"/>
    <w:rsid w:val="004E5EA7"/>
    <w:rsid w:val="004E5EE4"/>
    <w:rsid w:val="004E5F86"/>
    <w:rsid w:val="004E60CD"/>
    <w:rsid w:val="004E6126"/>
    <w:rsid w:val="004E6281"/>
    <w:rsid w:val="004E632A"/>
    <w:rsid w:val="004E63B7"/>
    <w:rsid w:val="004E6447"/>
    <w:rsid w:val="004E65FD"/>
    <w:rsid w:val="004E6625"/>
    <w:rsid w:val="004E669E"/>
    <w:rsid w:val="004E66A6"/>
    <w:rsid w:val="004E66B5"/>
    <w:rsid w:val="004E66F3"/>
    <w:rsid w:val="004E6705"/>
    <w:rsid w:val="004E670B"/>
    <w:rsid w:val="004E68F3"/>
    <w:rsid w:val="004E6A9A"/>
    <w:rsid w:val="004E6AE8"/>
    <w:rsid w:val="004E6B54"/>
    <w:rsid w:val="004E6B62"/>
    <w:rsid w:val="004E6C49"/>
    <w:rsid w:val="004E6C6C"/>
    <w:rsid w:val="004E6CF4"/>
    <w:rsid w:val="004E6D50"/>
    <w:rsid w:val="004E6ECC"/>
    <w:rsid w:val="004E70E6"/>
    <w:rsid w:val="004E70F3"/>
    <w:rsid w:val="004E7360"/>
    <w:rsid w:val="004E74D5"/>
    <w:rsid w:val="004E7632"/>
    <w:rsid w:val="004E76F3"/>
    <w:rsid w:val="004E772C"/>
    <w:rsid w:val="004E774D"/>
    <w:rsid w:val="004E7953"/>
    <w:rsid w:val="004E7A3B"/>
    <w:rsid w:val="004E7AAA"/>
    <w:rsid w:val="004E7CDB"/>
    <w:rsid w:val="004E7D50"/>
    <w:rsid w:val="004E7D68"/>
    <w:rsid w:val="004E7D70"/>
    <w:rsid w:val="004E7DEE"/>
    <w:rsid w:val="004E7E42"/>
    <w:rsid w:val="004E7EAD"/>
    <w:rsid w:val="004E7ED5"/>
    <w:rsid w:val="004E7F14"/>
    <w:rsid w:val="004F0091"/>
    <w:rsid w:val="004F0108"/>
    <w:rsid w:val="004F0167"/>
    <w:rsid w:val="004F0208"/>
    <w:rsid w:val="004F02B4"/>
    <w:rsid w:val="004F03E0"/>
    <w:rsid w:val="004F0411"/>
    <w:rsid w:val="004F04B1"/>
    <w:rsid w:val="004F04D5"/>
    <w:rsid w:val="004F04FE"/>
    <w:rsid w:val="004F064D"/>
    <w:rsid w:val="004F0661"/>
    <w:rsid w:val="004F079E"/>
    <w:rsid w:val="004F07AC"/>
    <w:rsid w:val="004F083D"/>
    <w:rsid w:val="004F08CE"/>
    <w:rsid w:val="004F092B"/>
    <w:rsid w:val="004F09BA"/>
    <w:rsid w:val="004F0A36"/>
    <w:rsid w:val="004F0A6E"/>
    <w:rsid w:val="004F0D30"/>
    <w:rsid w:val="004F0D46"/>
    <w:rsid w:val="004F0E2E"/>
    <w:rsid w:val="004F0F21"/>
    <w:rsid w:val="004F1049"/>
    <w:rsid w:val="004F115C"/>
    <w:rsid w:val="004F11E6"/>
    <w:rsid w:val="004F11F5"/>
    <w:rsid w:val="004F133D"/>
    <w:rsid w:val="004F13C6"/>
    <w:rsid w:val="004F13E8"/>
    <w:rsid w:val="004F155E"/>
    <w:rsid w:val="004F1561"/>
    <w:rsid w:val="004F15D8"/>
    <w:rsid w:val="004F17DD"/>
    <w:rsid w:val="004F1868"/>
    <w:rsid w:val="004F19C9"/>
    <w:rsid w:val="004F1A75"/>
    <w:rsid w:val="004F1AB9"/>
    <w:rsid w:val="004F1B09"/>
    <w:rsid w:val="004F1B0C"/>
    <w:rsid w:val="004F1CAA"/>
    <w:rsid w:val="004F1CCF"/>
    <w:rsid w:val="004F1D48"/>
    <w:rsid w:val="004F1D8D"/>
    <w:rsid w:val="004F1FF9"/>
    <w:rsid w:val="004F2130"/>
    <w:rsid w:val="004F2192"/>
    <w:rsid w:val="004F21FB"/>
    <w:rsid w:val="004F22B3"/>
    <w:rsid w:val="004F2553"/>
    <w:rsid w:val="004F25CB"/>
    <w:rsid w:val="004F2639"/>
    <w:rsid w:val="004F270C"/>
    <w:rsid w:val="004F2779"/>
    <w:rsid w:val="004F2828"/>
    <w:rsid w:val="004F287F"/>
    <w:rsid w:val="004F2D72"/>
    <w:rsid w:val="004F2E9D"/>
    <w:rsid w:val="004F2F78"/>
    <w:rsid w:val="004F2F90"/>
    <w:rsid w:val="004F2FDB"/>
    <w:rsid w:val="004F30AE"/>
    <w:rsid w:val="004F3122"/>
    <w:rsid w:val="004F31AB"/>
    <w:rsid w:val="004F31EE"/>
    <w:rsid w:val="004F3321"/>
    <w:rsid w:val="004F33B9"/>
    <w:rsid w:val="004F35C1"/>
    <w:rsid w:val="004F3660"/>
    <w:rsid w:val="004F3702"/>
    <w:rsid w:val="004F391D"/>
    <w:rsid w:val="004F3994"/>
    <w:rsid w:val="004F3A7C"/>
    <w:rsid w:val="004F3B89"/>
    <w:rsid w:val="004F3BB3"/>
    <w:rsid w:val="004F3C38"/>
    <w:rsid w:val="004F3C69"/>
    <w:rsid w:val="004F3DD6"/>
    <w:rsid w:val="004F3E6B"/>
    <w:rsid w:val="004F4031"/>
    <w:rsid w:val="004F41C3"/>
    <w:rsid w:val="004F422B"/>
    <w:rsid w:val="004F42F5"/>
    <w:rsid w:val="004F4317"/>
    <w:rsid w:val="004F43AB"/>
    <w:rsid w:val="004F4441"/>
    <w:rsid w:val="004F45E5"/>
    <w:rsid w:val="004F4610"/>
    <w:rsid w:val="004F4705"/>
    <w:rsid w:val="004F4898"/>
    <w:rsid w:val="004F4A9C"/>
    <w:rsid w:val="004F4AE1"/>
    <w:rsid w:val="004F4B0C"/>
    <w:rsid w:val="004F4B6A"/>
    <w:rsid w:val="004F4DC0"/>
    <w:rsid w:val="004F4E8E"/>
    <w:rsid w:val="004F509C"/>
    <w:rsid w:val="004F5128"/>
    <w:rsid w:val="004F517E"/>
    <w:rsid w:val="004F519D"/>
    <w:rsid w:val="004F52E7"/>
    <w:rsid w:val="004F5300"/>
    <w:rsid w:val="004F549A"/>
    <w:rsid w:val="004F54EA"/>
    <w:rsid w:val="004F56A2"/>
    <w:rsid w:val="004F596E"/>
    <w:rsid w:val="004F5A08"/>
    <w:rsid w:val="004F5AF7"/>
    <w:rsid w:val="004F5B30"/>
    <w:rsid w:val="004F5B63"/>
    <w:rsid w:val="004F5B74"/>
    <w:rsid w:val="004F5DF7"/>
    <w:rsid w:val="004F5F80"/>
    <w:rsid w:val="004F6042"/>
    <w:rsid w:val="004F631E"/>
    <w:rsid w:val="004F6364"/>
    <w:rsid w:val="004F6526"/>
    <w:rsid w:val="004F677B"/>
    <w:rsid w:val="004F679E"/>
    <w:rsid w:val="004F683B"/>
    <w:rsid w:val="004F68D2"/>
    <w:rsid w:val="004F6DE4"/>
    <w:rsid w:val="004F6ED9"/>
    <w:rsid w:val="004F6EEB"/>
    <w:rsid w:val="004F6F42"/>
    <w:rsid w:val="004F7110"/>
    <w:rsid w:val="004F713C"/>
    <w:rsid w:val="004F71D2"/>
    <w:rsid w:val="004F7292"/>
    <w:rsid w:val="004F740D"/>
    <w:rsid w:val="004F7462"/>
    <w:rsid w:val="004F7616"/>
    <w:rsid w:val="004F7626"/>
    <w:rsid w:val="004F7768"/>
    <w:rsid w:val="004F788E"/>
    <w:rsid w:val="004F78D1"/>
    <w:rsid w:val="004F78F2"/>
    <w:rsid w:val="004F7938"/>
    <w:rsid w:val="004F7B2A"/>
    <w:rsid w:val="004F7BE4"/>
    <w:rsid w:val="004F7C93"/>
    <w:rsid w:val="004F7D8A"/>
    <w:rsid w:val="004F7E69"/>
    <w:rsid w:val="004F7EF8"/>
    <w:rsid w:val="004F7F11"/>
    <w:rsid w:val="004F7F2E"/>
    <w:rsid w:val="0050011B"/>
    <w:rsid w:val="005001E9"/>
    <w:rsid w:val="0050024D"/>
    <w:rsid w:val="00500397"/>
    <w:rsid w:val="0050049C"/>
    <w:rsid w:val="005005A4"/>
    <w:rsid w:val="005006CB"/>
    <w:rsid w:val="00500772"/>
    <w:rsid w:val="005007AA"/>
    <w:rsid w:val="005008BF"/>
    <w:rsid w:val="0050092F"/>
    <w:rsid w:val="00500980"/>
    <w:rsid w:val="00500A02"/>
    <w:rsid w:val="00500CB8"/>
    <w:rsid w:val="00500D5E"/>
    <w:rsid w:val="00500DD6"/>
    <w:rsid w:val="00500E46"/>
    <w:rsid w:val="00500F11"/>
    <w:rsid w:val="00500FE7"/>
    <w:rsid w:val="00501084"/>
    <w:rsid w:val="0050119F"/>
    <w:rsid w:val="00501246"/>
    <w:rsid w:val="00501483"/>
    <w:rsid w:val="0050151F"/>
    <w:rsid w:val="005015E0"/>
    <w:rsid w:val="00501620"/>
    <w:rsid w:val="0050163A"/>
    <w:rsid w:val="005016B7"/>
    <w:rsid w:val="0050184B"/>
    <w:rsid w:val="0050199F"/>
    <w:rsid w:val="00501ACC"/>
    <w:rsid w:val="00501B35"/>
    <w:rsid w:val="00501BB9"/>
    <w:rsid w:val="00501CE7"/>
    <w:rsid w:val="00501CEF"/>
    <w:rsid w:val="00501D11"/>
    <w:rsid w:val="00501D9A"/>
    <w:rsid w:val="00501E38"/>
    <w:rsid w:val="00502180"/>
    <w:rsid w:val="005021D4"/>
    <w:rsid w:val="005022CE"/>
    <w:rsid w:val="005022F8"/>
    <w:rsid w:val="005023FA"/>
    <w:rsid w:val="0050240A"/>
    <w:rsid w:val="005026E2"/>
    <w:rsid w:val="00502760"/>
    <w:rsid w:val="005027A8"/>
    <w:rsid w:val="00502979"/>
    <w:rsid w:val="00502B8F"/>
    <w:rsid w:val="00502BA6"/>
    <w:rsid w:val="00502D37"/>
    <w:rsid w:val="00502DD8"/>
    <w:rsid w:val="00502FA0"/>
    <w:rsid w:val="005031A8"/>
    <w:rsid w:val="0050326E"/>
    <w:rsid w:val="005032DF"/>
    <w:rsid w:val="00503342"/>
    <w:rsid w:val="005034ED"/>
    <w:rsid w:val="005035AE"/>
    <w:rsid w:val="00503659"/>
    <w:rsid w:val="00503738"/>
    <w:rsid w:val="00503CD0"/>
    <w:rsid w:val="00503D42"/>
    <w:rsid w:val="00503DFB"/>
    <w:rsid w:val="00503E2A"/>
    <w:rsid w:val="00503E41"/>
    <w:rsid w:val="005041CD"/>
    <w:rsid w:val="0050432F"/>
    <w:rsid w:val="005044A7"/>
    <w:rsid w:val="00504580"/>
    <w:rsid w:val="00504660"/>
    <w:rsid w:val="005046A2"/>
    <w:rsid w:val="0050470F"/>
    <w:rsid w:val="0050478A"/>
    <w:rsid w:val="005047A5"/>
    <w:rsid w:val="005048C5"/>
    <w:rsid w:val="005049D8"/>
    <w:rsid w:val="00504BD4"/>
    <w:rsid w:val="00504CA3"/>
    <w:rsid w:val="00504CBD"/>
    <w:rsid w:val="00504CC3"/>
    <w:rsid w:val="00504CDD"/>
    <w:rsid w:val="00504D29"/>
    <w:rsid w:val="00504E07"/>
    <w:rsid w:val="00504E77"/>
    <w:rsid w:val="00504F91"/>
    <w:rsid w:val="0050507C"/>
    <w:rsid w:val="005051EE"/>
    <w:rsid w:val="00505381"/>
    <w:rsid w:val="005054B8"/>
    <w:rsid w:val="00505547"/>
    <w:rsid w:val="00505618"/>
    <w:rsid w:val="0050575A"/>
    <w:rsid w:val="00505842"/>
    <w:rsid w:val="00505879"/>
    <w:rsid w:val="0050595E"/>
    <w:rsid w:val="005059AC"/>
    <w:rsid w:val="00505A3E"/>
    <w:rsid w:val="00505C52"/>
    <w:rsid w:val="00505D45"/>
    <w:rsid w:val="00505DC4"/>
    <w:rsid w:val="00505ED0"/>
    <w:rsid w:val="005062A2"/>
    <w:rsid w:val="0050632C"/>
    <w:rsid w:val="00506536"/>
    <w:rsid w:val="00506661"/>
    <w:rsid w:val="0050671F"/>
    <w:rsid w:val="00506898"/>
    <w:rsid w:val="005068BA"/>
    <w:rsid w:val="00506959"/>
    <w:rsid w:val="00506BAA"/>
    <w:rsid w:val="00506CB6"/>
    <w:rsid w:val="00506D4B"/>
    <w:rsid w:val="00506DD2"/>
    <w:rsid w:val="005070E7"/>
    <w:rsid w:val="0050714B"/>
    <w:rsid w:val="005072C4"/>
    <w:rsid w:val="0050734D"/>
    <w:rsid w:val="005073EB"/>
    <w:rsid w:val="0050747F"/>
    <w:rsid w:val="005074BB"/>
    <w:rsid w:val="005075CB"/>
    <w:rsid w:val="00507602"/>
    <w:rsid w:val="00507632"/>
    <w:rsid w:val="005078F9"/>
    <w:rsid w:val="00507984"/>
    <w:rsid w:val="00507B9E"/>
    <w:rsid w:val="00507BD6"/>
    <w:rsid w:val="00507C89"/>
    <w:rsid w:val="00507D26"/>
    <w:rsid w:val="00507D48"/>
    <w:rsid w:val="00507DB7"/>
    <w:rsid w:val="00507E3B"/>
    <w:rsid w:val="00510192"/>
    <w:rsid w:val="005104B6"/>
    <w:rsid w:val="005105B0"/>
    <w:rsid w:val="005105C6"/>
    <w:rsid w:val="005105CA"/>
    <w:rsid w:val="00510670"/>
    <w:rsid w:val="005107BB"/>
    <w:rsid w:val="005108A2"/>
    <w:rsid w:val="00510A10"/>
    <w:rsid w:val="00510A1B"/>
    <w:rsid w:val="00510B43"/>
    <w:rsid w:val="00510B9B"/>
    <w:rsid w:val="00510BC7"/>
    <w:rsid w:val="00510D68"/>
    <w:rsid w:val="00510EF8"/>
    <w:rsid w:val="00510EF9"/>
    <w:rsid w:val="00510F86"/>
    <w:rsid w:val="00510F9D"/>
    <w:rsid w:val="005111CE"/>
    <w:rsid w:val="00511211"/>
    <w:rsid w:val="005112F0"/>
    <w:rsid w:val="00511468"/>
    <w:rsid w:val="005114A4"/>
    <w:rsid w:val="005115A1"/>
    <w:rsid w:val="005115CC"/>
    <w:rsid w:val="00511891"/>
    <w:rsid w:val="005118C7"/>
    <w:rsid w:val="005119A7"/>
    <w:rsid w:val="00511A8A"/>
    <w:rsid w:val="00511AE0"/>
    <w:rsid w:val="00511B39"/>
    <w:rsid w:val="00511BDB"/>
    <w:rsid w:val="00511C38"/>
    <w:rsid w:val="00511E60"/>
    <w:rsid w:val="00511EBF"/>
    <w:rsid w:val="00511FD2"/>
    <w:rsid w:val="00511FD5"/>
    <w:rsid w:val="00512023"/>
    <w:rsid w:val="00512077"/>
    <w:rsid w:val="0051220A"/>
    <w:rsid w:val="0051224F"/>
    <w:rsid w:val="005122EA"/>
    <w:rsid w:val="005123FF"/>
    <w:rsid w:val="00512448"/>
    <w:rsid w:val="005124F8"/>
    <w:rsid w:val="005125D1"/>
    <w:rsid w:val="00512621"/>
    <w:rsid w:val="00512843"/>
    <w:rsid w:val="00512852"/>
    <w:rsid w:val="00512B45"/>
    <w:rsid w:val="00512B9A"/>
    <w:rsid w:val="00512C74"/>
    <w:rsid w:val="00512D3F"/>
    <w:rsid w:val="00512E26"/>
    <w:rsid w:val="00512E9D"/>
    <w:rsid w:val="00512F22"/>
    <w:rsid w:val="005131D8"/>
    <w:rsid w:val="005133B5"/>
    <w:rsid w:val="005133BE"/>
    <w:rsid w:val="00513517"/>
    <w:rsid w:val="0051379E"/>
    <w:rsid w:val="00513874"/>
    <w:rsid w:val="00513959"/>
    <w:rsid w:val="00513A2F"/>
    <w:rsid w:val="00513B17"/>
    <w:rsid w:val="00513BA2"/>
    <w:rsid w:val="00513CCC"/>
    <w:rsid w:val="00513D20"/>
    <w:rsid w:val="00513D45"/>
    <w:rsid w:val="00513E23"/>
    <w:rsid w:val="00513E43"/>
    <w:rsid w:val="00513F3A"/>
    <w:rsid w:val="00514061"/>
    <w:rsid w:val="005140CF"/>
    <w:rsid w:val="0051416F"/>
    <w:rsid w:val="005141C0"/>
    <w:rsid w:val="005141FE"/>
    <w:rsid w:val="0051430B"/>
    <w:rsid w:val="00514325"/>
    <w:rsid w:val="0051437C"/>
    <w:rsid w:val="00514496"/>
    <w:rsid w:val="00514588"/>
    <w:rsid w:val="0051459E"/>
    <w:rsid w:val="005145EA"/>
    <w:rsid w:val="0051465D"/>
    <w:rsid w:val="0051469E"/>
    <w:rsid w:val="0051472A"/>
    <w:rsid w:val="0051491B"/>
    <w:rsid w:val="00514BBA"/>
    <w:rsid w:val="00514C20"/>
    <w:rsid w:val="00514C23"/>
    <w:rsid w:val="00514C35"/>
    <w:rsid w:val="00514E79"/>
    <w:rsid w:val="00515080"/>
    <w:rsid w:val="005150E3"/>
    <w:rsid w:val="0051512C"/>
    <w:rsid w:val="00515162"/>
    <w:rsid w:val="005151DF"/>
    <w:rsid w:val="0051543F"/>
    <w:rsid w:val="0051548D"/>
    <w:rsid w:val="005155AD"/>
    <w:rsid w:val="005155C6"/>
    <w:rsid w:val="005155FD"/>
    <w:rsid w:val="0051562C"/>
    <w:rsid w:val="0051579A"/>
    <w:rsid w:val="0051591D"/>
    <w:rsid w:val="005159AA"/>
    <w:rsid w:val="00515A63"/>
    <w:rsid w:val="00515A6A"/>
    <w:rsid w:val="00515B15"/>
    <w:rsid w:val="00515BE9"/>
    <w:rsid w:val="00515BF3"/>
    <w:rsid w:val="00515D11"/>
    <w:rsid w:val="00515D43"/>
    <w:rsid w:val="00515D79"/>
    <w:rsid w:val="00516295"/>
    <w:rsid w:val="005164EB"/>
    <w:rsid w:val="005167FF"/>
    <w:rsid w:val="00516840"/>
    <w:rsid w:val="00516AA4"/>
    <w:rsid w:val="00516D48"/>
    <w:rsid w:val="00516FFA"/>
    <w:rsid w:val="0051709C"/>
    <w:rsid w:val="005173AB"/>
    <w:rsid w:val="005173D5"/>
    <w:rsid w:val="0051741B"/>
    <w:rsid w:val="00517594"/>
    <w:rsid w:val="005175BB"/>
    <w:rsid w:val="005175FD"/>
    <w:rsid w:val="00517601"/>
    <w:rsid w:val="00517651"/>
    <w:rsid w:val="005177A8"/>
    <w:rsid w:val="005177F5"/>
    <w:rsid w:val="0051797F"/>
    <w:rsid w:val="00517985"/>
    <w:rsid w:val="00517A10"/>
    <w:rsid w:val="00517C00"/>
    <w:rsid w:val="00517CD6"/>
    <w:rsid w:val="00517DCB"/>
    <w:rsid w:val="00517FF2"/>
    <w:rsid w:val="00520097"/>
    <w:rsid w:val="0052010E"/>
    <w:rsid w:val="005203EF"/>
    <w:rsid w:val="00520405"/>
    <w:rsid w:val="00520552"/>
    <w:rsid w:val="0052056D"/>
    <w:rsid w:val="00520703"/>
    <w:rsid w:val="005208FF"/>
    <w:rsid w:val="005209F7"/>
    <w:rsid w:val="00520A56"/>
    <w:rsid w:val="00520B31"/>
    <w:rsid w:val="00520BB0"/>
    <w:rsid w:val="00520C3B"/>
    <w:rsid w:val="00520C9B"/>
    <w:rsid w:val="00520CC3"/>
    <w:rsid w:val="00520DA5"/>
    <w:rsid w:val="00520DE8"/>
    <w:rsid w:val="00520E3E"/>
    <w:rsid w:val="00520ED1"/>
    <w:rsid w:val="00520F16"/>
    <w:rsid w:val="00520F8B"/>
    <w:rsid w:val="00520FB1"/>
    <w:rsid w:val="00521165"/>
    <w:rsid w:val="00521171"/>
    <w:rsid w:val="005212AC"/>
    <w:rsid w:val="005212C3"/>
    <w:rsid w:val="005216D6"/>
    <w:rsid w:val="005217B7"/>
    <w:rsid w:val="00521892"/>
    <w:rsid w:val="0052194A"/>
    <w:rsid w:val="005219E7"/>
    <w:rsid w:val="00521A01"/>
    <w:rsid w:val="00521AEA"/>
    <w:rsid w:val="00521CC3"/>
    <w:rsid w:val="00521DA4"/>
    <w:rsid w:val="00521ECA"/>
    <w:rsid w:val="00521F10"/>
    <w:rsid w:val="00522019"/>
    <w:rsid w:val="00522383"/>
    <w:rsid w:val="005225AF"/>
    <w:rsid w:val="0052265D"/>
    <w:rsid w:val="005226BE"/>
    <w:rsid w:val="0052277C"/>
    <w:rsid w:val="00522835"/>
    <w:rsid w:val="00522AA7"/>
    <w:rsid w:val="00522B9E"/>
    <w:rsid w:val="00522BC4"/>
    <w:rsid w:val="00522BCC"/>
    <w:rsid w:val="00522CF0"/>
    <w:rsid w:val="00522EB5"/>
    <w:rsid w:val="00522EC1"/>
    <w:rsid w:val="005231E5"/>
    <w:rsid w:val="00523356"/>
    <w:rsid w:val="00523653"/>
    <w:rsid w:val="0052367E"/>
    <w:rsid w:val="00523784"/>
    <w:rsid w:val="005237D7"/>
    <w:rsid w:val="005239BB"/>
    <w:rsid w:val="005239C1"/>
    <w:rsid w:val="00523A05"/>
    <w:rsid w:val="00523B6D"/>
    <w:rsid w:val="00523C27"/>
    <w:rsid w:val="00523E2A"/>
    <w:rsid w:val="00523E86"/>
    <w:rsid w:val="00523FF8"/>
    <w:rsid w:val="00524037"/>
    <w:rsid w:val="00524517"/>
    <w:rsid w:val="005246B1"/>
    <w:rsid w:val="00524724"/>
    <w:rsid w:val="00524935"/>
    <w:rsid w:val="00524970"/>
    <w:rsid w:val="005249BD"/>
    <w:rsid w:val="00524AD6"/>
    <w:rsid w:val="00524B41"/>
    <w:rsid w:val="00524BEA"/>
    <w:rsid w:val="00524CB7"/>
    <w:rsid w:val="00524D58"/>
    <w:rsid w:val="00524D94"/>
    <w:rsid w:val="00524DC2"/>
    <w:rsid w:val="00524ED9"/>
    <w:rsid w:val="00524F55"/>
    <w:rsid w:val="00524FDD"/>
    <w:rsid w:val="00525038"/>
    <w:rsid w:val="00525281"/>
    <w:rsid w:val="00525504"/>
    <w:rsid w:val="0052553B"/>
    <w:rsid w:val="0052567D"/>
    <w:rsid w:val="00525834"/>
    <w:rsid w:val="00525870"/>
    <w:rsid w:val="005259B1"/>
    <w:rsid w:val="00525B4F"/>
    <w:rsid w:val="00525B65"/>
    <w:rsid w:val="00525B6D"/>
    <w:rsid w:val="00525C06"/>
    <w:rsid w:val="00525C2A"/>
    <w:rsid w:val="00525C93"/>
    <w:rsid w:val="00525CBE"/>
    <w:rsid w:val="00525F63"/>
    <w:rsid w:val="005260C0"/>
    <w:rsid w:val="005260E1"/>
    <w:rsid w:val="005261A3"/>
    <w:rsid w:val="005261AA"/>
    <w:rsid w:val="005262BA"/>
    <w:rsid w:val="005263A4"/>
    <w:rsid w:val="00526412"/>
    <w:rsid w:val="00526415"/>
    <w:rsid w:val="00526626"/>
    <w:rsid w:val="0052679D"/>
    <w:rsid w:val="0052690B"/>
    <w:rsid w:val="00526A19"/>
    <w:rsid w:val="00526A7B"/>
    <w:rsid w:val="00526B28"/>
    <w:rsid w:val="00526C1D"/>
    <w:rsid w:val="00526D7E"/>
    <w:rsid w:val="00526DF1"/>
    <w:rsid w:val="00526F26"/>
    <w:rsid w:val="00526F4E"/>
    <w:rsid w:val="00526FBA"/>
    <w:rsid w:val="00527004"/>
    <w:rsid w:val="005270B5"/>
    <w:rsid w:val="00527157"/>
    <w:rsid w:val="00527203"/>
    <w:rsid w:val="0052724D"/>
    <w:rsid w:val="00527285"/>
    <w:rsid w:val="0052747F"/>
    <w:rsid w:val="005274B6"/>
    <w:rsid w:val="005274E6"/>
    <w:rsid w:val="0052753B"/>
    <w:rsid w:val="00527582"/>
    <w:rsid w:val="0052760E"/>
    <w:rsid w:val="0052766B"/>
    <w:rsid w:val="00527696"/>
    <w:rsid w:val="00527725"/>
    <w:rsid w:val="005277C7"/>
    <w:rsid w:val="0052783A"/>
    <w:rsid w:val="00527AEF"/>
    <w:rsid w:val="00527B06"/>
    <w:rsid w:val="00527BCC"/>
    <w:rsid w:val="00527C50"/>
    <w:rsid w:val="00527C51"/>
    <w:rsid w:val="00527CA1"/>
    <w:rsid w:val="00527D5C"/>
    <w:rsid w:val="00527F1C"/>
    <w:rsid w:val="00527F5E"/>
    <w:rsid w:val="00527FF6"/>
    <w:rsid w:val="00527FFB"/>
    <w:rsid w:val="005301F7"/>
    <w:rsid w:val="0053029E"/>
    <w:rsid w:val="005302B9"/>
    <w:rsid w:val="00530459"/>
    <w:rsid w:val="005304E8"/>
    <w:rsid w:val="00530528"/>
    <w:rsid w:val="00530570"/>
    <w:rsid w:val="005305D8"/>
    <w:rsid w:val="0053093E"/>
    <w:rsid w:val="0053096D"/>
    <w:rsid w:val="005309AF"/>
    <w:rsid w:val="00530AC3"/>
    <w:rsid w:val="00530C60"/>
    <w:rsid w:val="00530C7B"/>
    <w:rsid w:val="00530CEF"/>
    <w:rsid w:val="00530D20"/>
    <w:rsid w:val="00530EB2"/>
    <w:rsid w:val="00531051"/>
    <w:rsid w:val="00531196"/>
    <w:rsid w:val="00531225"/>
    <w:rsid w:val="005314BB"/>
    <w:rsid w:val="0053159B"/>
    <w:rsid w:val="005315AA"/>
    <w:rsid w:val="0053165D"/>
    <w:rsid w:val="0053180A"/>
    <w:rsid w:val="00531A04"/>
    <w:rsid w:val="00531B82"/>
    <w:rsid w:val="00531BCF"/>
    <w:rsid w:val="00531BF2"/>
    <w:rsid w:val="00531CE3"/>
    <w:rsid w:val="00531CE5"/>
    <w:rsid w:val="00531D82"/>
    <w:rsid w:val="00531F40"/>
    <w:rsid w:val="00531FF6"/>
    <w:rsid w:val="0053207E"/>
    <w:rsid w:val="005321FD"/>
    <w:rsid w:val="005322F3"/>
    <w:rsid w:val="0053236D"/>
    <w:rsid w:val="005323EF"/>
    <w:rsid w:val="00532533"/>
    <w:rsid w:val="00532534"/>
    <w:rsid w:val="00532538"/>
    <w:rsid w:val="005326A8"/>
    <w:rsid w:val="005327E5"/>
    <w:rsid w:val="0053288C"/>
    <w:rsid w:val="00532A2C"/>
    <w:rsid w:val="00532AD6"/>
    <w:rsid w:val="00532DE1"/>
    <w:rsid w:val="00532EA7"/>
    <w:rsid w:val="00532F04"/>
    <w:rsid w:val="00533020"/>
    <w:rsid w:val="0053303B"/>
    <w:rsid w:val="00533198"/>
    <w:rsid w:val="005331B5"/>
    <w:rsid w:val="005331E4"/>
    <w:rsid w:val="005332A1"/>
    <w:rsid w:val="005332DF"/>
    <w:rsid w:val="005333AD"/>
    <w:rsid w:val="005333BF"/>
    <w:rsid w:val="005333D2"/>
    <w:rsid w:val="00533496"/>
    <w:rsid w:val="005335F3"/>
    <w:rsid w:val="00533615"/>
    <w:rsid w:val="005336C5"/>
    <w:rsid w:val="0053378A"/>
    <w:rsid w:val="00533842"/>
    <w:rsid w:val="0053385F"/>
    <w:rsid w:val="00533869"/>
    <w:rsid w:val="005338CB"/>
    <w:rsid w:val="00533BD6"/>
    <w:rsid w:val="00533BF9"/>
    <w:rsid w:val="00533D7F"/>
    <w:rsid w:val="00533E12"/>
    <w:rsid w:val="00533E73"/>
    <w:rsid w:val="00533EB5"/>
    <w:rsid w:val="005340DF"/>
    <w:rsid w:val="00534114"/>
    <w:rsid w:val="00534235"/>
    <w:rsid w:val="0053427C"/>
    <w:rsid w:val="00534394"/>
    <w:rsid w:val="005343FE"/>
    <w:rsid w:val="00534709"/>
    <w:rsid w:val="00534795"/>
    <w:rsid w:val="005347FC"/>
    <w:rsid w:val="00534826"/>
    <w:rsid w:val="005348C8"/>
    <w:rsid w:val="0053490D"/>
    <w:rsid w:val="00534A83"/>
    <w:rsid w:val="00534C71"/>
    <w:rsid w:val="00534F28"/>
    <w:rsid w:val="00534FB6"/>
    <w:rsid w:val="005350BC"/>
    <w:rsid w:val="005352A7"/>
    <w:rsid w:val="005352C4"/>
    <w:rsid w:val="005352E2"/>
    <w:rsid w:val="00535442"/>
    <w:rsid w:val="00535498"/>
    <w:rsid w:val="005354F5"/>
    <w:rsid w:val="005354FD"/>
    <w:rsid w:val="00535925"/>
    <w:rsid w:val="00535A92"/>
    <w:rsid w:val="00535AC3"/>
    <w:rsid w:val="00535B74"/>
    <w:rsid w:val="00535BC9"/>
    <w:rsid w:val="00535C0C"/>
    <w:rsid w:val="00535E92"/>
    <w:rsid w:val="0053602C"/>
    <w:rsid w:val="005360D3"/>
    <w:rsid w:val="0053615A"/>
    <w:rsid w:val="005362AA"/>
    <w:rsid w:val="00536317"/>
    <w:rsid w:val="00536407"/>
    <w:rsid w:val="00536488"/>
    <w:rsid w:val="00536560"/>
    <w:rsid w:val="005365B6"/>
    <w:rsid w:val="00536610"/>
    <w:rsid w:val="00536763"/>
    <w:rsid w:val="005368E1"/>
    <w:rsid w:val="00536BDF"/>
    <w:rsid w:val="00536ED1"/>
    <w:rsid w:val="00536F5A"/>
    <w:rsid w:val="00537046"/>
    <w:rsid w:val="00537078"/>
    <w:rsid w:val="00537158"/>
    <w:rsid w:val="0053719F"/>
    <w:rsid w:val="0053731F"/>
    <w:rsid w:val="005373AA"/>
    <w:rsid w:val="00537410"/>
    <w:rsid w:val="005374B3"/>
    <w:rsid w:val="0053752D"/>
    <w:rsid w:val="0053755A"/>
    <w:rsid w:val="005376C1"/>
    <w:rsid w:val="0053783E"/>
    <w:rsid w:val="00537963"/>
    <w:rsid w:val="00537A28"/>
    <w:rsid w:val="00537AF0"/>
    <w:rsid w:val="00537CE6"/>
    <w:rsid w:val="00537DAE"/>
    <w:rsid w:val="00537EA5"/>
    <w:rsid w:val="00540083"/>
    <w:rsid w:val="005400A1"/>
    <w:rsid w:val="005400F0"/>
    <w:rsid w:val="0054019E"/>
    <w:rsid w:val="00540371"/>
    <w:rsid w:val="005403B9"/>
    <w:rsid w:val="005403FE"/>
    <w:rsid w:val="00540423"/>
    <w:rsid w:val="0054044D"/>
    <w:rsid w:val="00540570"/>
    <w:rsid w:val="00540672"/>
    <w:rsid w:val="00540679"/>
    <w:rsid w:val="005406B3"/>
    <w:rsid w:val="005406EE"/>
    <w:rsid w:val="005407BC"/>
    <w:rsid w:val="005407F6"/>
    <w:rsid w:val="00540830"/>
    <w:rsid w:val="005409F3"/>
    <w:rsid w:val="00540A2B"/>
    <w:rsid w:val="00540A99"/>
    <w:rsid w:val="00540C9D"/>
    <w:rsid w:val="00540CDB"/>
    <w:rsid w:val="00540D44"/>
    <w:rsid w:val="00540DB8"/>
    <w:rsid w:val="00540EE6"/>
    <w:rsid w:val="00540FCA"/>
    <w:rsid w:val="0054114B"/>
    <w:rsid w:val="005411B3"/>
    <w:rsid w:val="00541274"/>
    <w:rsid w:val="005412FF"/>
    <w:rsid w:val="00541333"/>
    <w:rsid w:val="005413FA"/>
    <w:rsid w:val="00541442"/>
    <w:rsid w:val="005414A1"/>
    <w:rsid w:val="0054150C"/>
    <w:rsid w:val="00541610"/>
    <w:rsid w:val="00541687"/>
    <w:rsid w:val="005416CC"/>
    <w:rsid w:val="00541754"/>
    <w:rsid w:val="0054179D"/>
    <w:rsid w:val="005418CC"/>
    <w:rsid w:val="0054198C"/>
    <w:rsid w:val="005419A9"/>
    <w:rsid w:val="00541D15"/>
    <w:rsid w:val="00541DF2"/>
    <w:rsid w:val="00541E0D"/>
    <w:rsid w:val="00541F62"/>
    <w:rsid w:val="0054203C"/>
    <w:rsid w:val="0054208F"/>
    <w:rsid w:val="00542097"/>
    <w:rsid w:val="00542118"/>
    <w:rsid w:val="0054228A"/>
    <w:rsid w:val="0054229A"/>
    <w:rsid w:val="0054230D"/>
    <w:rsid w:val="00542318"/>
    <w:rsid w:val="00542352"/>
    <w:rsid w:val="005425F9"/>
    <w:rsid w:val="0054264C"/>
    <w:rsid w:val="00542693"/>
    <w:rsid w:val="00542695"/>
    <w:rsid w:val="0054270E"/>
    <w:rsid w:val="0054273B"/>
    <w:rsid w:val="0054274F"/>
    <w:rsid w:val="0054276B"/>
    <w:rsid w:val="005428F1"/>
    <w:rsid w:val="00542937"/>
    <w:rsid w:val="005429B3"/>
    <w:rsid w:val="00542B50"/>
    <w:rsid w:val="00542B60"/>
    <w:rsid w:val="00542BA5"/>
    <w:rsid w:val="00542BA6"/>
    <w:rsid w:val="00542CA6"/>
    <w:rsid w:val="00542D64"/>
    <w:rsid w:val="00542F8A"/>
    <w:rsid w:val="00542F9C"/>
    <w:rsid w:val="00542F9D"/>
    <w:rsid w:val="0054305A"/>
    <w:rsid w:val="00543160"/>
    <w:rsid w:val="00543191"/>
    <w:rsid w:val="005434A0"/>
    <w:rsid w:val="005434F1"/>
    <w:rsid w:val="005435D4"/>
    <w:rsid w:val="005437CF"/>
    <w:rsid w:val="005438D8"/>
    <w:rsid w:val="0054391A"/>
    <w:rsid w:val="005439A5"/>
    <w:rsid w:val="005439C4"/>
    <w:rsid w:val="005439E1"/>
    <w:rsid w:val="00543B88"/>
    <w:rsid w:val="00543C43"/>
    <w:rsid w:val="00543C94"/>
    <w:rsid w:val="00543CAE"/>
    <w:rsid w:val="00543CF7"/>
    <w:rsid w:val="00543EE9"/>
    <w:rsid w:val="00543F88"/>
    <w:rsid w:val="00544071"/>
    <w:rsid w:val="005440A3"/>
    <w:rsid w:val="0054417E"/>
    <w:rsid w:val="0054419B"/>
    <w:rsid w:val="005444CC"/>
    <w:rsid w:val="005444FE"/>
    <w:rsid w:val="005445D8"/>
    <w:rsid w:val="00544631"/>
    <w:rsid w:val="005446DE"/>
    <w:rsid w:val="005448DE"/>
    <w:rsid w:val="005449CF"/>
    <w:rsid w:val="005449F5"/>
    <w:rsid w:val="005449FD"/>
    <w:rsid w:val="00544A4C"/>
    <w:rsid w:val="00544AA3"/>
    <w:rsid w:val="00544AB0"/>
    <w:rsid w:val="00544B09"/>
    <w:rsid w:val="00544B6A"/>
    <w:rsid w:val="00544BCD"/>
    <w:rsid w:val="00544C4D"/>
    <w:rsid w:val="00544C6E"/>
    <w:rsid w:val="00544C94"/>
    <w:rsid w:val="00544ED1"/>
    <w:rsid w:val="00545017"/>
    <w:rsid w:val="00545103"/>
    <w:rsid w:val="0054527E"/>
    <w:rsid w:val="005452CA"/>
    <w:rsid w:val="0054531F"/>
    <w:rsid w:val="005453AD"/>
    <w:rsid w:val="005453BE"/>
    <w:rsid w:val="00545559"/>
    <w:rsid w:val="005455FE"/>
    <w:rsid w:val="00545607"/>
    <w:rsid w:val="005456DD"/>
    <w:rsid w:val="005457BF"/>
    <w:rsid w:val="005458A7"/>
    <w:rsid w:val="00545C62"/>
    <w:rsid w:val="00545CC5"/>
    <w:rsid w:val="00545CD2"/>
    <w:rsid w:val="00545F59"/>
    <w:rsid w:val="00545FD0"/>
    <w:rsid w:val="005460AA"/>
    <w:rsid w:val="00546155"/>
    <w:rsid w:val="00546403"/>
    <w:rsid w:val="00546598"/>
    <w:rsid w:val="00546785"/>
    <w:rsid w:val="005468A8"/>
    <w:rsid w:val="005468C2"/>
    <w:rsid w:val="00546A1C"/>
    <w:rsid w:val="00546BB7"/>
    <w:rsid w:val="00546C65"/>
    <w:rsid w:val="00546C8B"/>
    <w:rsid w:val="00546CF8"/>
    <w:rsid w:val="00546E82"/>
    <w:rsid w:val="00546F21"/>
    <w:rsid w:val="00547080"/>
    <w:rsid w:val="005470CC"/>
    <w:rsid w:val="005470ED"/>
    <w:rsid w:val="0054728D"/>
    <w:rsid w:val="005472F9"/>
    <w:rsid w:val="005473B8"/>
    <w:rsid w:val="005475E6"/>
    <w:rsid w:val="0054772C"/>
    <w:rsid w:val="0054783C"/>
    <w:rsid w:val="00547892"/>
    <w:rsid w:val="0054789F"/>
    <w:rsid w:val="00547963"/>
    <w:rsid w:val="00547991"/>
    <w:rsid w:val="005479D6"/>
    <w:rsid w:val="00547A8B"/>
    <w:rsid w:val="00547ACC"/>
    <w:rsid w:val="00547AFB"/>
    <w:rsid w:val="00547B1E"/>
    <w:rsid w:val="00547C7B"/>
    <w:rsid w:val="00547CB3"/>
    <w:rsid w:val="00547E2E"/>
    <w:rsid w:val="00547EA3"/>
    <w:rsid w:val="00547ED6"/>
    <w:rsid w:val="00547F46"/>
    <w:rsid w:val="00547FBF"/>
    <w:rsid w:val="00550245"/>
    <w:rsid w:val="00550383"/>
    <w:rsid w:val="00550462"/>
    <w:rsid w:val="0055052F"/>
    <w:rsid w:val="005505DD"/>
    <w:rsid w:val="00550784"/>
    <w:rsid w:val="005508A7"/>
    <w:rsid w:val="00550BDB"/>
    <w:rsid w:val="00550BF0"/>
    <w:rsid w:val="00550D7F"/>
    <w:rsid w:val="00550F81"/>
    <w:rsid w:val="00550FF0"/>
    <w:rsid w:val="005510C0"/>
    <w:rsid w:val="00551162"/>
    <w:rsid w:val="005511D1"/>
    <w:rsid w:val="005511E8"/>
    <w:rsid w:val="005512AF"/>
    <w:rsid w:val="0055156D"/>
    <w:rsid w:val="0055165B"/>
    <w:rsid w:val="005516EF"/>
    <w:rsid w:val="005517C4"/>
    <w:rsid w:val="00551859"/>
    <w:rsid w:val="00551928"/>
    <w:rsid w:val="00551A02"/>
    <w:rsid w:val="00551A0C"/>
    <w:rsid w:val="00551B72"/>
    <w:rsid w:val="00551B92"/>
    <w:rsid w:val="00551BA6"/>
    <w:rsid w:val="00551C79"/>
    <w:rsid w:val="00551CC4"/>
    <w:rsid w:val="00551D08"/>
    <w:rsid w:val="00551F9D"/>
    <w:rsid w:val="00551FD2"/>
    <w:rsid w:val="0055201B"/>
    <w:rsid w:val="00552157"/>
    <w:rsid w:val="00552159"/>
    <w:rsid w:val="0055217B"/>
    <w:rsid w:val="00552210"/>
    <w:rsid w:val="005522CD"/>
    <w:rsid w:val="005523F0"/>
    <w:rsid w:val="00552480"/>
    <w:rsid w:val="005526B0"/>
    <w:rsid w:val="00552779"/>
    <w:rsid w:val="00552823"/>
    <w:rsid w:val="00552A9D"/>
    <w:rsid w:val="00552CED"/>
    <w:rsid w:val="00552E4B"/>
    <w:rsid w:val="00552F69"/>
    <w:rsid w:val="00552FBB"/>
    <w:rsid w:val="00552FF0"/>
    <w:rsid w:val="00552FFF"/>
    <w:rsid w:val="00553274"/>
    <w:rsid w:val="0055341E"/>
    <w:rsid w:val="00553517"/>
    <w:rsid w:val="00553535"/>
    <w:rsid w:val="00553612"/>
    <w:rsid w:val="0055371A"/>
    <w:rsid w:val="005538E4"/>
    <w:rsid w:val="00553A8E"/>
    <w:rsid w:val="00553BE0"/>
    <w:rsid w:val="00553C29"/>
    <w:rsid w:val="00553CA0"/>
    <w:rsid w:val="00553E6A"/>
    <w:rsid w:val="00553FA0"/>
    <w:rsid w:val="005543ED"/>
    <w:rsid w:val="005544BE"/>
    <w:rsid w:val="00554550"/>
    <w:rsid w:val="0055465B"/>
    <w:rsid w:val="00554804"/>
    <w:rsid w:val="00554AC2"/>
    <w:rsid w:val="00554B38"/>
    <w:rsid w:val="00554BC0"/>
    <w:rsid w:val="00554C21"/>
    <w:rsid w:val="00554E0A"/>
    <w:rsid w:val="00554F9E"/>
    <w:rsid w:val="005550A3"/>
    <w:rsid w:val="005550DF"/>
    <w:rsid w:val="005551E7"/>
    <w:rsid w:val="005554FC"/>
    <w:rsid w:val="0055552C"/>
    <w:rsid w:val="005555D8"/>
    <w:rsid w:val="0055561C"/>
    <w:rsid w:val="005556D2"/>
    <w:rsid w:val="005559BF"/>
    <w:rsid w:val="00555B5F"/>
    <w:rsid w:val="00555BD2"/>
    <w:rsid w:val="00555CAA"/>
    <w:rsid w:val="00555DFB"/>
    <w:rsid w:val="00555F0D"/>
    <w:rsid w:val="00555F5A"/>
    <w:rsid w:val="005562C9"/>
    <w:rsid w:val="0055630A"/>
    <w:rsid w:val="00556319"/>
    <w:rsid w:val="00556358"/>
    <w:rsid w:val="005563B1"/>
    <w:rsid w:val="00556406"/>
    <w:rsid w:val="0055647A"/>
    <w:rsid w:val="00556541"/>
    <w:rsid w:val="0055654D"/>
    <w:rsid w:val="005565B7"/>
    <w:rsid w:val="00556612"/>
    <w:rsid w:val="005566A1"/>
    <w:rsid w:val="005566FC"/>
    <w:rsid w:val="00556701"/>
    <w:rsid w:val="00556732"/>
    <w:rsid w:val="0055682A"/>
    <w:rsid w:val="00556840"/>
    <w:rsid w:val="0055688B"/>
    <w:rsid w:val="005569A9"/>
    <w:rsid w:val="00556A69"/>
    <w:rsid w:val="00556B96"/>
    <w:rsid w:val="00556CF6"/>
    <w:rsid w:val="00556E16"/>
    <w:rsid w:val="0055709A"/>
    <w:rsid w:val="005571F9"/>
    <w:rsid w:val="00557334"/>
    <w:rsid w:val="0055734A"/>
    <w:rsid w:val="005573F8"/>
    <w:rsid w:val="0055763A"/>
    <w:rsid w:val="005576AE"/>
    <w:rsid w:val="005578BC"/>
    <w:rsid w:val="005579BD"/>
    <w:rsid w:val="00557C94"/>
    <w:rsid w:val="00557CB3"/>
    <w:rsid w:val="00557D8C"/>
    <w:rsid w:val="00557E5D"/>
    <w:rsid w:val="00557ECB"/>
    <w:rsid w:val="00557F52"/>
    <w:rsid w:val="00557F8C"/>
    <w:rsid w:val="0055B820"/>
    <w:rsid w:val="0056005C"/>
    <w:rsid w:val="00560171"/>
    <w:rsid w:val="00560288"/>
    <w:rsid w:val="005602EE"/>
    <w:rsid w:val="00560312"/>
    <w:rsid w:val="0056046D"/>
    <w:rsid w:val="00560655"/>
    <w:rsid w:val="005606F4"/>
    <w:rsid w:val="005607BF"/>
    <w:rsid w:val="00560948"/>
    <w:rsid w:val="00560A0F"/>
    <w:rsid w:val="00560AA1"/>
    <w:rsid w:val="00560AC1"/>
    <w:rsid w:val="00560B31"/>
    <w:rsid w:val="00560B50"/>
    <w:rsid w:val="00560D1C"/>
    <w:rsid w:val="00561019"/>
    <w:rsid w:val="00561067"/>
    <w:rsid w:val="005610A0"/>
    <w:rsid w:val="00561199"/>
    <w:rsid w:val="00561298"/>
    <w:rsid w:val="005612CE"/>
    <w:rsid w:val="0056139A"/>
    <w:rsid w:val="005613EF"/>
    <w:rsid w:val="00561518"/>
    <w:rsid w:val="00561610"/>
    <w:rsid w:val="00561629"/>
    <w:rsid w:val="00561ACB"/>
    <w:rsid w:val="00561B6C"/>
    <w:rsid w:val="00561C12"/>
    <w:rsid w:val="00561C74"/>
    <w:rsid w:val="00561DD1"/>
    <w:rsid w:val="00561E9B"/>
    <w:rsid w:val="00561EC0"/>
    <w:rsid w:val="00561FDD"/>
    <w:rsid w:val="0056211B"/>
    <w:rsid w:val="005621D9"/>
    <w:rsid w:val="00562274"/>
    <w:rsid w:val="0056249C"/>
    <w:rsid w:val="0056250B"/>
    <w:rsid w:val="0056267E"/>
    <w:rsid w:val="0056269B"/>
    <w:rsid w:val="00562857"/>
    <w:rsid w:val="0056289C"/>
    <w:rsid w:val="005628E4"/>
    <w:rsid w:val="00562919"/>
    <w:rsid w:val="0056295C"/>
    <w:rsid w:val="005629C8"/>
    <w:rsid w:val="00562A98"/>
    <w:rsid w:val="00562ACA"/>
    <w:rsid w:val="00562AE8"/>
    <w:rsid w:val="00562B4D"/>
    <w:rsid w:val="00562C8C"/>
    <w:rsid w:val="00562E75"/>
    <w:rsid w:val="00563399"/>
    <w:rsid w:val="005633C3"/>
    <w:rsid w:val="00563427"/>
    <w:rsid w:val="00563459"/>
    <w:rsid w:val="005634FE"/>
    <w:rsid w:val="0056357B"/>
    <w:rsid w:val="0056369A"/>
    <w:rsid w:val="005636AB"/>
    <w:rsid w:val="005637F8"/>
    <w:rsid w:val="00563AB8"/>
    <w:rsid w:val="00563C99"/>
    <w:rsid w:val="00563CE7"/>
    <w:rsid w:val="00563D67"/>
    <w:rsid w:val="00563D7F"/>
    <w:rsid w:val="00563E84"/>
    <w:rsid w:val="00563E8C"/>
    <w:rsid w:val="00563F01"/>
    <w:rsid w:val="005641BD"/>
    <w:rsid w:val="005643EB"/>
    <w:rsid w:val="0056470F"/>
    <w:rsid w:val="0056481D"/>
    <w:rsid w:val="00564898"/>
    <w:rsid w:val="005648EC"/>
    <w:rsid w:val="005648FE"/>
    <w:rsid w:val="00564972"/>
    <w:rsid w:val="00564B8C"/>
    <w:rsid w:val="00564BA8"/>
    <w:rsid w:val="00564D00"/>
    <w:rsid w:val="00564DFE"/>
    <w:rsid w:val="00564E34"/>
    <w:rsid w:val="00564F12"/>
    <w:rsid w:val="00564FC6"/>
    <w:rsid w:val="005650C6"/>
    <w:rsid w:val="005650E4"/>
    <w:rsid w:val="005651C1"/>
    <w:rsid w:val="005652BD"/>
    <w:rsid w:val="0056538B"/>
    <w:rsid w:val="005653C6"/>
    <w:rsid w:val="00565474"/>
    <w:rsid w:val="00565498"/>
    <w:rsid w:val="0056580B"/>
    <w:rsid w:val="00565840"/>
    <w:rsid w:val="005658D7"/>
    <w:rsid w:val="00565913"/>
    <w:rsid w:val="00565969"/>
    <w:rsid w:val="005659A8"/>
    <w:rsid w:val="00565D14"/>
    <w:rsid w:val="00565DE5"/>
    <w:rsid w:val="00565F04"/>
    <w:rsid w:val="00565F5B"/>
    <w:rsid w:val="00565F5D"/>
    <w:rsid w:val="00565FD4"/>
    <w:rsid w:val="005660E1"/>
    <w:rsid w:val="005661BA"/>
    <w:rsid w:val="005661EC"/>
    <w:rsid w:val="00566288"/>
    <w:rsid w:val="0056637F"/>
    <w:rsid w:val="00566461"/>
    <w:rsid w:val="00566466"/>
    <w:rsid w:val="00566474"/>
    <w:rsid w:val="0056687C"/>
    <w:rsid w:val="00566A72"/>
    <w:rsid w:val="00566AC4"/>
    <w:rsid w:val="00566AE8"/>
    <w:rsid w:val="00566BE3"/>
    <w:rsid w:val="00566D07"/>
    <w:rsid w:val="00566D4C"/>
    <w:rsid w:val="00566ED1"/>
    <w:rsid w:val="00566F39"/>
    <w:rsid w:val="00567194"/>
    <w:rsid w:val="005671A6"/>
    <w:rsid w:val="00567278"/>
    <w:rsid w:val="00567327"/>
    <w:rsid w:val="00567462"/>
    <w:rsid w:val="00567477"/>
    <w:rsid w:val="005674AE"/>
    <w:rsid w:val="00567523"/>
    <w:rsid w:val="00567547"/>
    <w:rsid w:val="0056761C"/>
    <w:rsid w:val="005676A7"/>
    <w:rsid w:val="00567741"/>
    <w:rsid w:val="005677C9"/>
    <w:rsid w:val="005677CD"/>
    <w:rsid w:val="00567850"/>
    <w:rsid w:val="00567861"/>
    <w:rsid w:val="00567936"/>
    <w:rsid w:val="00567A08"/>
    <w:rsid w:val="00567AB4"/>
    <w:rsid w:val="00567AC7"/>
    <w:rsid w:val="00567CA2"/>
    <w:rsid w:val="00567F16"/>
    <w:rsid w:val="0057019F"/>
    <w:rsid w:val="005701C2"/>
    <w:rsid w:val="005703D6"/>
    <w:rsid w:val="00570465"/>
    <w:rsid w:val="005706E5"/>
    <w:rsid w:val="00570838"/>
    <w:rsid w:val="0057086E"/>
    <w:rsid w:val="00570915"/>
    <w:rsid w:val="00570970"/>
    <w:rsid w:val="005709AE"/>
    <w:rsid w:val="00570AA1"/>
    <w:rsid w:val="00570AA3"/>
    <w:rsid w:val="00570AF5"/>
    <w:rsid w:val="00570BC0"/>
    <w:rsid w:val="00570C33"/>
    <w:rsid w:val="00570C55"/>
    <w:rsid w:val="00570C94"/>
    <w:rsid w:val="00570C9F"/>
    <w:rsid w:val="00570F05"/>
    <w:rsid w:val="00571115"/>
    <w:rsid w:val="00571142"/>
    <w:rsid w:val="005711B0"/>
    <w:rsid w:val="0057124A"/>
    <w:rsid w:val="0057136C"/>
    <w:rsid w:val="00571388"/>
    <w:rsid w:val="005714D6"/>
    <w:rsid w:val="005714DD"/>
    <w:rsid w:val="005715F4"/>
    <w:rsid w:val="00571604"/>
    <w:rsid w:val="00571A09"/>
    <w:rsid w:val="00571A57"/>
    <w:rsid w:val="00571CAB"/>
    <w:rsid w:val="00571CF4"/>
    <w:rsid w:val="00571CF6"/>
    <w:rsid w:val="00571DDE"/>
    <w:rsid w:val="00571DEA"/>
    <w:rsid w:val="00571E82"/>
    <w:rsid w:val="00571E98"/>
    <w:rsid w:val="00571E9C"/>
    <w:rsid w:val="00571EF0"/>
    <w:rsid w:val="00571F61"/>
    <w:rsid w:val="00572043"/>
    <w:rsid w:val="00572082"/>
    <w:rsid w:val="005721EA"/>
    <w:rsid w:val="0057223A"/>
    <w:rsid w:val="0057226E"/>
    <w:rsid w:val="0057229A"/>
    <w:rsid w:val="005723FB"/>
    <w:rsid w:val="00572680"/>
    <w:rsid w:val="005726DC"/>
    <w:rsid w:val="005728D0"/>
    <w:rsid w:val="005728EF"/>
    <w:rsid w:val="005728F9"/>
    <w:rsid w:val="005732F7"/>
    <w:rsid w:val="00573395"/>
    <w:rsid w:val="00573399"/>
    <w:rsid w:val="005735A7"/>
    <w:rsid w:val="00573614"/>
    <w:rsid w:val="005737DF"/>
    <w:rsid w:val="005737EF"/>
    <w:rsid w:val="0057398B"/>
    <w:rsid w:val="00573AA2"/>
    <w:rsid w:val="00573AA5"/>
    <w:rsid w:val="00573AEE"/>
    <w:rsid w:val="00573B6E"/>
    <w:rsid w:val="00573BD9"/>
    <w:rsid w:val="00573DED"/>
    <w:rsid w:val="00573F6F"/>
    <w:rsid w:val="0057442A"/>
    <w:rsid w:val="00574451"/>
    <w:rsid w:val="0057445D"/>
    <w:rsid w:val="005746C2"/>
    <w:rsid w:val="00574717"/>
    <w:rsid w:val="005747D1"/>
    <w:rsid w:val="00574803"/>
    <w:rsid w:val="00574886"/>
    <w:rsid w:val="00574978"/>
    <w:rsid w:val="00574D63"/>
    <w:rsid w:val="00574E2D"/>
    <w:rsid w:val="00574E91"/>
    <w:rsid w:val="00574EF7"/>
    <w:rsid w:val="00574F2D"/>
    <w:rsid w:val="00574FD4"/>
    <w:rsid w:val="005750FD"/>
    <w:rsid w:val="00575177"/>
    <w:rsid w:val="005751F1"/>
    <w:rsid w:val="00575255"/>
    <w:rsid w:val="00575270"/>
    <w:rsid w:val="0057549D"/>
    <w:rsid w:val="005757DE"/>
    <w:rsid w:val="00575937"/>
    <w:rsid w:val="00575AD1"/>
    <w:rsid w:val="00575ADA"/>
    <w:rsid w:val="00575C1D"/>
    <w:rsid w:val="00575C2F"/>
    <w:rsid w:val="00575CB1"/>
    <w:rsid w:val="00575DC2"/>
    <w:rsid w:val="00575DDF"/>
    <w:rsid w:val="0057602F"/>
    <w:rsid w:val="0057603E"/>
    <w:rsid w:val="00576245"/>
    <w:rsid w:val="00576259"/>
    <w:rsid w:val="00576321"/>
    <w:rsid w:val="005763D0"/>
    <w:rsid w:val="005763EA"/>
    <w:rsid w:val="00576454"/>
    <w:rsid w:val="0057652E"/>
    <w:rsid w:val="00576683"/>
    <w:rsid w:val="0057675E"/>
    <w:rsid w:val="005769FB"/>
    <w:rsid w:val="00576AB4"/>
    <w:rsid w:val="00576BF3"/>
    <w:rsid w:val="00576EB5"/>
    <w:rsid w:val="00576EE6"/>
    <w:rsid w:val="00576F87"/>
    <w:rsid w:val="0057708D"/>
    <w:rsid w:val="00577134"/>
    <w:rsid w:val="0057718C"/>
    <w:rsid w:val="00577292"/>
    <w:rsid w:val="005773A5"/>
    <w:rsid w:val="00577483"/>
    <w:rsid w:val="00577498"/>
    <w:rsid w:val="00577511"/>
    <w:rsid w:val="0057754F"/>
    <w:rsid w:val="00577584"/>
    <w:rsid w:val="00577662"/>
    <w:rsid w:val="00577728"/>
    <w:rsid w:val="005777A1"/>
    <w:rsid w:val="00577909"/>
    <w:rsid w:val="0057798B"/>
    <w:rsid w:val="00577992"/>
    <w:rsid w:val="00577998"/>
    <w:rsid w:val="00577999"/>
    <w:rsid w:val="0057799D"/>
    <w:rsid w:val="00577DD6"/>
    <w:rsid w:val="00577E7B"/>
    <w:rsid w:val="00577FD5"/>
    <w:rsid w:val="00580098"/>
    <w:rsid w:val="00580115"/>
    <w:rsid w:val="00580354"/>
    <w:rsid w:val="005805D1"/>
    <w:rsid w:val="005806B8"/>
    <w:rsid w:val="005806E8"/>
    <w:rsid w:val="0058083B"/>
    <w:rsid w:val="00580877"/>
    <w:rsid w:val="005808EF"/>
    <w:rsid w:val="00580B28"/>
    <w:rsid w:val="00581072"/>
    <w:rsid w:val="00581228"/>
    <w:rsid w:val="0058131F"/>
    <w:rsid w:val="005813A6"/>
    <w:rsid w:val="005813ED"/>
    <w:rsid w:val="00581436"/>
    <w:rsid w:val="00581536"/>
    <w:rsid w:val="005815A9"/>
    <w:rsid w:val="00581606"/>
    <w:rsid w:val="0058179F"/>
    <w:rsid w:val="00581893"/>
    <w:rsid w:val="00581967"/>
    <w:rsid w:val="005819E2"/>
    <w:rsid w:val="00581B42"/>
    <w:rsid w:val="00581BF9"/>
    <w:rsid w:val="00581D87"/>
    <w:rsid w:val="0058207C"/>
    <w:rsid w:val="00582090"/>
    <w:rsid w:val="0058211E"/>
    <w:rsid w:val="005822B2"/>
    <w:rsid w:val="005824B5"/>
    <w:rsid w:val="005827AA"/>
    <w:rsid w:val="00582871"/>
    <w:rsid w:val="00582878"/>
    <w:rsid w:val="0058287E"/>
    <w:rsid w:val="005828F1"/>
    <w:rsid w:val="00582BDB"/>
    <w:rsid w:val="00582C68"/>
    <w:rsid w:val="00582DF7"/>
    <w:rsid w:val="00582E58"/>
    <w:rsid w:val="00582FC4"/>
    <w:rsid w:val="00583038"/>
    <w:rsid w:val="005831CE"/>
    <w:rsid w:val="0058332F"/>
    <w:rsid w:val="00583358"/>
    <w:rsid w:val="0058348C"/>
    <w:rsid w:val="005837CD"/>
    <w:rsid w:val="0058392E"/>
    <w:rsid w:val="00583A1C"/>
    <w:rsid w:val="00583A84"/>
    <w:rsid w:val="00583B37"/>
    <w:rsid w:val="00583F13"/>
    <w:rsid w:val="00583F66"/>
    <w:rsid w:val="005840CC"/>
    <w:rsid w:val="0058417B"/>
    <w:rsid w:val="0058443D"/>
    <w:rsid w:val="00584591"/>
    <w:rsid w:val="005845F0"/>
    <w:rsid w:val="0058479F"/>
    <w:rsid w:val="00584852"/>
    <w:rsid w:val="00584AC5"/>
    <w:rsid w:val="00584AF3"/>
    <w:rsid w:val="00584B71"/>
    <w:rsid w:val="00584B89"/>
    <w:rsid w:val="00584C94"/>
    <w:rsid w:val="00584CD2"/>
    <w:rsid w:val="00584CE9"/>
    <w:rsid w:val="00584E5D"/>
    <w:rsid w:val="00585080"/>
    <w:rsid w:val="00585179"/>
    <w:rsid w:val="00585393"/>
    <w:rsid w:val="0058558D"/>
    <w:rsid w:val="0058565F"/>
    <w:rsid w:val="005856FA"/>
    <w:rsid w:val="0058577C"/>
    <w:rsid w:val="00585955"/>
    <w:rsid w:val="0058596C"/>
    <w:rsid w:val="00585A22"/>
    <w:rsid w:val="00585A25"/>
    <w:rsid w:val="00585A2E"/>
    <w:rsid w:val="00585AC6"/>
    <w:rsid w:val="00585C19"/>
    <w:rsid w:val="00585CCA"/>
    <w:rsid w:val="00585D02"/>
    <w:rsid w:val="00585D70"/>
    <w:rsid w:val="00585DC7"/>
    <w:rsid w:val="00585E71"/>
    <w:rsid w:val="00585F07"/>
    <w:rsid w:val="00585F8F"/>
    <w:rsid w:val="00585FCD"/>
    <w:rsid w:val="0058614C"/>
    <w:rsid w:val="005862BE"/>
    <w:rsid w:val="005864D4"/>
    <w:rsid w:val="00586616"/>
    <w:rsid w:val="00586704"/>
    <w:rsid w:val="00586707"/>
    <w:rsid w:val="005869A3"/>
    <w:rsid w:val="005869A8"/>
    <w:rsid w:val="00586B29"/>
    <w:rsid w:val="00586B45"/>
    <w:rsid w:val="00586C0D"/>
    <w:rsid w:val="00586C7E"/>
    <w:rsid w:val="00586CA1"/>
    <w:rsid w:val="00586CC7"/>
    <w:rsid w:val="00586E12"/>
    <w:rsid w:val="00586E9C"/>
    <w:rsid w:val="00586ECA"/>
    <w:rsid w:val="00586F37"/>
    <w:rsid w:val="00586FF2"/>
    <w:rsid w:val="0058738B"/>
    <w:rsid w:val="0058752D"/>
    <w:rsid w:val="0058757C"/>
    <w:rsid w:val="00587844"/>
    <w:rsid w:val="00587961"/>
    <w:rsid w:val="00587A1B"/>
    <w:rsid w:val="00587A92"/>
    <w:rsid w:val="00587C17"/>
    <w:rsid w:val="00587D00"/>
    <w:rsid w:val="00587E4A"/>
    <w:rsid w:val="00587E90"/>
    <w:rsid w:val="00587FE1"/>
    <w:rsid w:val="00587FF5"/>
    <w:rsid w:val="005900A6"/>
    <w:rsid w:val="00590128"/>
    <w:rsid w:val="005901DA"/>
    <w:rsid w:val="0059037C"/>
    <w:rsid w:val="0059045D"/>
    <w:rsid w:val="005904B7"/>
    <w:rsid w:val="00590507"/>
    <w:rsid w:val="005905B2"/>
    <w:rsid w:val="00590781"/>
    <w:rsid w:val="005907A8"/>
    <w:rsid w:val="00590856"/>
    <w:rsid w:val="0059088D"/>
    <w:rsid w:val="005909E1"/>
    <w:rsid w:val="00590B12"/>
    <w:rsid w:val="00590B69"/>
    <w:rsid w:val="00590B91"/>
    <w:rsid w:val="00590BDD"/>
    <w:rsid w:val="00590CE6"/>
    <w:rsid w:val="00590D1F"/>
    <w:rsid w:val="00590E31"/>
    <w:rsid w:val="00590FBB"/>
    <w:rsid w:val="00590FCA"/>
    <w:rsid w:val="005911B0"/>
    <w:rsid w:val="005911B3"/>
    <w:rsid w:val="005911CB"/>
    <w:rsid w:val="00591221"/>
    <w:rsid w:val="00591370"/>
    <w:rsid w:val="00591371"/>
    <w:rsid w:val="0059138B"/>
    <w:rsid w:val="005913FE"/>
    <w:rsid w:val="0059153D"/>
    <w:rsid w:val="005915C5"/>
    <w:rsid w:val="00591689"/>
    <w:rsid w:val="0059174C"/>
    <w:rsid w:val="005918B1"/>
    <w:rsid w:val="005918EB"/>
    <w:rsid w:val="00591907"/>
    <w:rsid w:val="00591926"/>
    <w:rsid w:val="005919C1"/>
    <w:rsid w:val="00591A7D"/>
    <w:rsid w:val="00591B5B"/>
    <w:rsid w:val="00591B90"/>
    <w:rsid w:val="00591B9D"/>
    <w:rsid w:val="00591BC8"/>
    <w:rsid w:val="00591E02"/>
    <w:rsid w:val="00591EAD"/>
    <w:rsid w:val="00591EDF"/>
    <w:rsid w:val="00591F6F"/>
    <w:rsid w:val="00592030"/>
    <w:rsid w:val="0059218B"/>
    <w:rsid w:val="0059239F"/>
    <w:rsid w:val="005923A2"/>
    <w:rsid w:val="005924B4"/>
    <w:rsid w:val="0059254D"/>
    <w:rsid w:val="005925DA"/>
    <w:rsid w:val="00592A51"/>
    <w:rsid w:val="00592CEF"/>
    <w:rsid w:val="00592CF8"/>
    <w:rsid w:val="00592D4A"/>
    <w:rsid w:val="00592D6A"/>
    <w:rsid w:val="00592D81"/>
    <w:rsid w:val="00592D9A"/>
    <w:rsid w:val="00592DCF"/>
    <w:rsid w:val="00593191"/>
    <w:rsid w:val="005932AD"/>
    <w:rsid w:val="00593364"/>
    <w:rsid w:val="005933E3"/>
    <w:rsid w:val="005935AB"/>
    <w:rsid w:val="005935BF"/>
    <w:rsid w:val="0059361F"/>
    <w:rsid w:val="00593632"/>
    <w:rsid w:val="00593901"/>
    <w:rsid w:val="005939C5"/>
    <w:rsid w:val="00593B39"/>
    <w:rsid w:val="00593B85"/>
    <w:rsid w:val="00593C5E"/>
    <w:rsid w:val="00593D8C"/>
    <w:rsid w:val="00593DFD"/>
    <w:rsid w:val="00593EC3"/>
    <w:rsid w:val="005940DC"/>
    <w:rsid w:val="0059419F"/>
    <w:rsid w:val="005941FB"/>
    <w:rsid w:val="00594266"/>
    <w:rsid w:val="00594359"/>
    <w:rsid w:val="00594488"/>
    <w:rsid w:val="005945D0"/>
    <w:rsid w:val="0059462A"/>
    <w:rsid w:val="0059469B"/>
    <w:rsid w:val="005946DA"/>
    <w:rsid w:val="00594951"/>
    <w:rsid w:val="00594982"/>
    <w:rsid w:val="00594A87"/>
    <w:rsid w:val="00594D9A"/>
    <w:rsid w:val="00594E44"/>
    <w:rsid w:val="00594F51"/>
    <w:rsid w:val="00594FBA"/>
    <w:rsid w:val="00595274"/>
    <w:rsid w:val="00595276"/>
    <w:rsid w:val="0059532D"/>
    <w:rsid w:val="0059535C"/>
    <w:rsid w:val="005953F0"/>
    <w:rsid w:val="005954A8"/>
    <w:rsid w:val="00595564"/>
    <w:rsid w:val="005956D8"/>
    <w:rsid w:val="00595728"/>
    <w:rsid w:val="00595B73"/>
    <w:rsid w:val="00595C09"/>
    <w:rsid w:val="00595C72"/>
    <w:rsid w:val="00595CAC"/>
    <w:rsid w:val="00595EB5"/>
    <w:rsid w:val="00595ED9"/>
    <w:rsid w:val="00595F1B"/>
    <w:rsid w:val="00595F3C"/>
    <w:rsid w:val="00595FF2"/>
    <w:rsid w:val="0059623F"/>
    <w:rsid w:val="005962B8"/>
    <w:rsid w:val="0059630C"/>
    <w:rsid w:val="0059633F"/>
    <w:rsid w:val="00596389"/>
    <w:rsid w:val="005965DB"/>
    <w:rsid w:val="00596648"/>
    <w:rsid w:val="005966EF"/>
    <w:rsid w:val="0059671C"/>
    <w:rsid w:val="0059685D"/>
    <w:rsid w:val="0059688A"/>
    <w:rsid w:val="005969D4"/>
    <w:rsid w:val="00596C40"/>
    <w:rsid w:val="00596EB9"/>
    <w:rsid w:val="00596F07"/>
    <w:rsid w:val="00596F1B"/>
    <w:rsid w:val="00596FFA"/>
    <w:rsid w:val="00597334"/>
    <w:rsid w:val="005973F5"/>
    <w:rsid w:val="00597539"/>
    <w:rsid w:val="00597693"/>
    <w:rsid w:val="005976B7"/>
    <w:rsid w:val="005976DD"/>
    <w:rsid w:val="00597745"/>
    <w:rsid w:val="005979AC"/>
    <w:rsid w:val="00597B18"/>
    <w:rsid w:val="00597B64"/>
    <w:rsid w:val="00597CD5"/>
    <w:rsid w:val="00597D89"/>
    <w:rsid w:val="00597E5E"/>
    <w:rsid w:val="005A004B"/>
    <w:rsid w:val="005A00F9"/>
    <w:rsid w:val="005A027F"/>
    <w:rsid w:val="005A028E"/>
    <w:rsid w:val="005A0330"/>
    <w:rsid w:val="005A03EC"/>
    <w:rsid w:val="005A0493"/>
    <w:rsid w:val="005A0636"/>
    <w:rsid w:val="005A0673"/>
    <w:rsid w:val="005A0690"/>
    <w:rsid w:val="005A0762"/>
    <w:rsid w:val="005A0A3E"/>
    <w:rsid w:val="005A0A7B"/>
    <w:rsid w:val="005A0ACA"/>
    <w:rsid w:val="005A0B25"/>
    <w:rsid w:val="005A0BF4"/>
    <w:rsid w:val="005A0C2D"/>
    <w:rsid w:val="005A0C90"/>
    <w:rsid w:val="005A0D23"/>
    <w:rsid w:val="005A0DB4"/>
    <w:rsid w:val="005A0E70"/>
    <w:rsid w:val="005A0E7E"/>
    <w:rsid w:val="005A0EBD"/>
    <w:rsid w:val="005A0EFF"/>
    <w:rsid w:val="005A0F8B"/>
    <w:rsid w:val="005A1002"/>
    <w:rsid w:val="005A1016"/>
    <w:rsid w:val="005A124E"/>
    <w:rsid w:val="005A12AE"/>
    <w:rsid w:val="005A12DD"/>
    <w:rsid w:val="005A1330"/>
    <w:rsid w:val="005A150F"/>
    <w:rsid w:val="005A153D"/>
    <w:rsid w:val="005A15FB"/>
    <w:rsid w:val="005A1641"/>
    <w:rsid w:val="005A169A"/>
    <w:rsid w:val="005A1780"/>
    <w:rsid w:val="005A1855"/>
    <w:rsid w:val="005A1916"/>
    <w:rsid w:val="005A19BE"/>
    <w:rsid w:val="005A1A26"/>
    <w:rsid w:val="005A1AC6"/>
    <w:rsid w:val="005A1B3F"/>
    <w:rsid w:val="005A1B94"/>
    <w:rsid w:val="005A1C9D"/>
    <w:rsid w:val="005A1EF4"/>
    <w:rsid w:val="005A1EF8"/>
    <w:rsid w:val="005A1F56"/>
    <w:rsid w:val="005A205A"/>
    <w:rsid w:val="005A2081"/>
    <w:rsid w:val="005A215A"/>
    <w:rsid w:val="005A21CB"/>
    <w:rsid w:val="005A21DF"/>
    <w:rsid w:val="005A224E"/>
    <w:rsid w:val="005A2288"/>
    <w:rsid w:val="005A2328"/>
    <w:rsid w:val="005A2361"/>
    <w:rsid w:val="005A23AC"/>
    <w:rsid w:val="005A23FE"/>
    <w:rsid w:val="005A259C"/>
    <w:rsid w:val="005A2628"/>
    <w:rsid w:val="005A2697"/>
    <w:rsid w:val="005A27EB"/>
    <w:rsid w:val="005A2856"/>
    <w:rsid w:val="005A2A37"/>
    <w:rsid w:val="005A2B6B"/>
    <w:rsid w:val="005A2BC0"/>
    <w:rsid w:val="005A2BC1"/>
    <w:rsid w:val="005A2C99"/>
    <w:rsid w:val="005A2DC9"/>
    <w:rsid w:val="005A2E13"/>
    <w:rsid w:val="005A2EED"/>
    <w:rsid w:val="005A2FF3"/>
    <w:rsid w:val="005A2FF9"/>
    <w:rsid w:val="005A3129"/>
    <w:rsid w:val="005A3139"/>
    <w:rsid w:val="005A3270"/>
    <w:rsid w:val="005A3309"/>
    <w:rsid w:val="005A331B"/>
    <w:rsid w:val="005A33CE"/>
    <w:rsid w:val="005A3415"/>
    <w:rsid w:val="005A34C4"/>
    <w:rsid w:val="005A35A7"/>
    <w:rsid w:val="005A35F5"/>
    <w:rsid w:val="005A3633"/>
    <w:rsid w:val="005A3714"/>
    <w:rsid w:val="005A37B1"/>
    <w:rsid w:val="005A3910"/>
    <w:rsid w:val="005A39E5"/>
    <w:rsid w:val="005A3A39"/>
    <w:rsid w:val="005A3AF7"/>
    <w:rsid w:val="005A3BC4"/>
    <w:rsid w:val="005A3C74"/>
    <w:rsid w:val="005A3D30"/>
    <w:rsid w:val="005A3D53"/>
    <w:rsid w:val="005A3E30"/>
    <w:rsid w:val="005A4010"/>
    <w:rsid w:val="005A4024"/>
    <w:rsid w:val="005A402B"/>
    <w:rsid w:val="005A4156"/>
    <w:rsid w:val="005A44BF"/>
    <w:rsid w:val="005A4542"/>
    <w:rsid w:val="005A46BE"/>
    <w:rsid w:val="005A4805"/>
    <w:rsid w:val="005A48C9"/>
    <w:rsid w:val="005A4928"/>
    <w:rsid w:val="005A49C2"/>
    <w:rsid w:val="005A4A7A"/>
    <w:rsid w:val="005A4B70"/>
    <w:rsid w:val="005A4BE6"/>
    <w:rsid w:val="005A4D70"/>
    <w:rsid w:val="005A50FC"/>
    <w:rsid w:val="005A5231"/>
    <w:rsid w:val="005A52DF"/>
    <w:rsid w:val="005A5372"/>
    <w:rsid w:val="005A549E"/>
    <w:rsid w:val="005A54AA"/>
    <w:rsid w:val="005A54D4"/>
    <w:rsid w:val="005A559A"/>
    <w:rsid w:val="005A55D6"/>
    <w:rsid w:val="005A55E6"/>
    <w:rsid w:val="005A56B6"/>
    <w:rsid w:val="005A572F"/>
    <w:rsid w:val="005A5763"/>
    <w:rsid w:val="005A580D"/>
    <w:rsid w:val="005A5A4E"/>
    <w:rsid w:val="005A5BE8"/>
    <w:rsid w:val="005A5EA1"/>
    <w:rsid w:val="005A6091"/>
    <w:rsid w:val="005A6220"/>
    <w:rsid w:val="005A62C9"/>
    <w:rsid w:val="005A630D"/>
    <w:rsid w:val="005A636C"/>
    <w:rsid w:val="005A63C2"/>
    <w:rsid w:val="005A65C3"/>
    <w:rsid w:val="005A682E"/>
    <w:rsid w:val="005A68A3"/>
    <w:rsid w:val="005A6999"/>
    <w:rsid w:val="005A69D9"/>
    <w:rsid w:val="005A6A37"/>
    <w:rsid w:val="005A6A6E"/>
    <w:rsid w:val="005A6AA9"/>
    <w:rsid w:val="005A6B91"/>
    <w:rsid w:val="005A6BF3"/>
    <w:rsid w:val="005A6CD4"/>
    <w:rsid w:val="005A6D3A"/>
    <w:rsid w:val="005A6DE7"/>
    <w:rsid w:val="005A6F8A"/>
    <w:rsid w:val="005A7096"/>
    <w:rsid w:val="005A70D4"/>
    <w:rsid w:val="005A712B"/>
    <w:rsid w:val="005A71B2"/>
    <w:rsid w:val="005A7299"/>
    <w:rsid w:val="005A73BD"/>
    <w:rsid w:val="005A73DE"/>
    <w:rsid w:val="005A73FE"/>
    <w:rsid w:val="005A7400"/>
    <w:rsid w:val="005A7566"/>
    <w:rsid w:val="005A758E"/>
    <w:rsid w:val="005A766D"/>
    <w:rsid w:val="005A781D"/>
    <w:rsid w:val="005A78BC"/>
    <w:rsid w:val="005A79E0"/>
    <w:rsid w:val="005A7B4C"/>
    <w:rsid w:val="005A7CFC"/>
    <w:rsid w:val="005A7D3A"/>
    <w:rsid w:val="005A7DE0"/>
    <w:rsid w:val="005A7E5A"/>
    <w:rsid w:val="005B007A"/>
    <w:rsid w:val="005B01C1"/>
    <w:rsid w:val="005B02C7"/>
    <w:rsid w:val="005B0342"/>
    <w:rsid w:val="005B03DF"/>
    <w:rsid w:val="005B05AF"/>
    <w:rsid w:val="005B07CE"/>
    <w:rsid w:val="005B0852"/>
    <w:rsid w:val="005B0873"/>
    <w:rsid w:val="005B08C2"/>
    <w:rsid w:val="005B0909"/>
    <w:rsid w:val="005B0995"/>
    <w:rsid w:val="005B0A5F"/>
    <w:rsid w:val="005B0A8D"/>
    <w:rsid w:val="005B0A9F"/>
    <w:rsid w:val="005B0B5F"/>
    <w:rsid w:val="005B0B70"/>
    <w:rsid w:val="005B0B9D"/>
    <w:rsid w:val="005B0BA2"/>
    <w:rsid w:val="005B0BC3"/>
    <w:rsid w:val="005B0C5B"/>
    <w:rsid w:val="005B0CAE"/>
    <w:rsid w:val="005B0D01"/>
    <w:rsid w:val="005B0DA5"/>
    <w:rsid w:val="005B0DAD"/>
    <w:rsid w:val="005B0F9D"/>
    <w:rsid w:val="005B102E"/>
    <w:rsid w:val="005B106B"/>
    <w:rsid w:val="005B1081"/>
    <w:rsid w:val="005B122E"/>
    <w:rsid w:val="005B1243"/>
    <w:rsid w:val="005B129A"/>
    <w:rsid w:val="005B12BF"/>
    <w:rsid w:val="005B1454"/>
    <w:rsid w:val="005B14EF"/>
    <w:rsid w:val="005B1643"/>
    <w:rsid w:val="005B179F"/>
    <w:rsid w:val="005B19FF"/>
    <w:rsid w:val="005B1A01"/>
    <w:rsid w:val="005B1AD2"/>
    <w:rsid w:val="005B1BC9"/>
    <w:rsid w:val="005B1BEA"/>
    <w:rsid w:val="005B1CCA"/>
    <w:rsid w:val="005B1CE3"/>
    <w:rsid w:val="005B1DF8"/>
    <w:rsid w:val="005B1E14"/>
    <w:rsid w:val="005B1E95"/>
    <w:rsid w:val="005B1EB6"/>
    <w:rsid w:val="005B217F"/>
    <w:rsid w:val="005B22B7"/>
    <w:rsid w:val="005B2380"/>
    <w:rsid w:val="005B23B7"/>
    <w:rsid w:val="005B2432"/>
    <w:rsid w:val="005B2623"/>
    <w:rsid w:val="005B2982"/>
    <w:rsid w:val="005B29CF"/>
    <w:rsid w:val="005B2A0F"/>
    <w:rsid w:val="005B2B79"/>
    <w:rsid w:val="005B2B8F"/>
    <w:rsid w:val="005B2BD0"/>
    <w:rsid w:val="005B2D0E"/>
    <w:rsid w:val="005B2D21"/>
    <w:rsid w:val="005B3071"/>
    <w:rsid w:val="005B3080"/>
    <w:rsid w:val="005B3130"/>
    <w:rsid w:val="005B3164"/>
    <w:rsid w:val="005B325C"/>
    <w:rsid w:val="005B3329"/>
    <w:rsid w:val="005B33C2"/>
    <w:rsid w:val="005B34DB"/>
    <w:rsid w:val="005B364B"/>
    <w:rsid w:val="005B3663"/>
    <w:rsid w:val="005B36F1"/>
    <w:rsid w:val="005B3713"/>
    <w:rsid w:val="005B37E7"/>
    <w:rsid w:val="005B38E9"/>
    <w:rsid w:val="005B3AA2"/>
    <w:rsid w:val="005B3B0D"/>
    <w:rsid w:val="005B3C20"/>
    <w:rsid w:val="005B3C79"/>
    <w:rsid w:val="005B3FF8"/>
    <w:rsid w:val="005B4322"/>
    <w:rsid w:val="005B441F"/>
    <w:rsid w:val="005B45C5"/>
    <w:rsid w:val="005B46D3"/>
    <w:rsid w:val="005B480F"/>
    <w:rsid w:val="005B4909"/>
    <w:rsid w:val="005B4A18"/>
    <w:rsid w:val="005B4A68"/>
    <w:rsid w:val="005B4ABE"/>
    <w:rsid w:val="005B4AC5"/>
    <w:rsid w:val="005B4AFD"/>
    <w:rsid w:val="005B4B3E"/>
    <w:rsid w:val="005B4CBB"/>
    <w:rsid w:val="005B4F26"/>
    <w:rsid w:val="005B4FDF"/>
    <w:rsid w:val="005B51D9"/>
    <w:rsid w:val="005B51E1"/>
    <w:rsid w:val="005B5249"/>
    <w:rsid w:val="005B530A"/>
    <w:rsid w:val="005B534C"/>
    <w:rsid w:val="005B54D4"/>
    <w:rsid w:val="005B56E1"/>
    <w:rsid w:val="005B5700"/>
    <w:rsid w:val="005B572E"/>
    <w:rsid w:val="005B59B3"/>
    <w:rsid w:val="005B5A1D"/>
    <w:rsid w:val="005B5A5A"/>
    <w:rsid w:val="005B5AAF"/>
    <w:rsid w:val="005B5B3D"/>
    <w:rsid w:val="005B5E2F"/>
    <w:rsid w:val="005B5EB9"/>
    <w:rsid w:val="005B5F2A"/>
    <w:rsid w:val="005B5FA1"/>
    <w:rsid w:val="005B600E"/>
    <w:rsid w:val="005B60CC"/>
    <w:rsid w:val="005B61AC"/>
    <w:rsid w:val="005B621C"/>
    <w:rsid w:val="005B6302"/>
    <w:rsid w:val="005B6325"/>
    <w:rsid w:val="005B6476"/>
    <w:rsid w:val="005B64A0"/>
    <w:rsid w:val="005B676D"/>
    <w:rsid w:val="005B676F"/>
    <w:rsid w:val="005B67A9"/>
    <w:rsid w:val="005B6919"/>
    <w:rsid w:val="005B693D"/>
    <w:rsid w:val="005B6B19"/>
    <w:rsid w:val="005B6B81"/>
    <w:rsid w:val="005B6BB2"/>
    <w:rsid w:val="005B6BD8"/>
    <w:rsid w:val="005B6BDD"/>
    <w:rsid w:val="005B6BFD"/>
    <w:rsid w:val="005B6C19"/>
    <w:rsid w:val="005B6C3F"/>
    <w:rsid w:val="005B6C82"/>
    <w:rsid w:val="005B6CC1"/>
    <w:rsid w:val="005B6D01"/>
    <w:rsid w:val="005B6D32"/>
    <w:rsid w:val="005B6D57"/>
    <w:rsid w:val="005B6F79"/>
    <w:rsid w:val="005B6FA5"/>
    <w:rsid w:val="005B7034"/>
    <w:rsid w:val="005B73E9"/>
    <w:rsid w:val="005B7503"/>
    <w:rsid w:val="005B75E8"/>
    <w:rsid w:val="005B78A8"/>
    <w:rsid w:val="005B7A89"/>
    <w:rsid w:val="005B7B6C"/>
    <w:rsid w:val="005B7BB3"/>
    <w:rsid w:val="005B7BD4"/>
    <w:rsid w:val="005B7C7A"/>
    <w:rsid w:val="005B7CA6"/>
    <w:rsid w:val="005B7CF1"/>
    <w:rsid w:val="005B7CFE"/>
    <w:rsid w:val="005B7DAF"/>
    <w:rsid w:val="005B7E0C"/>
    <w:rsid w:val="005B7E68"/>
    <w:rsid w:val="005B7EDF"/>
    <w:rsid w:val="005C0121"/>
    <w:rsid w:val="005C016C"/>
    <w:rsid w:val="005C01E6"/>
    <w:rsid w:val="005C0356"/>
    <w:rsid w:val="005C03FD"/>
    <w:rsid w:val="005C045D"/>
    <w:rsid w:val="005C05BB"/>
    <w:rsid w:val="005C065E"/>
    <w:rsid w:val="005C077C"/>
    <w:rsid w:val="005C07C9"/>
    <w:rsid w:val="005C084B"/>
    <w:rsid w:val="005C0896"/>
    <w:rsid w:val="005C09E2"/>
    <w:rsid w:val="005C0A14"/>
    <w:rsid w:val="005C0BD3"/>
    <w:rsid w:val="005C0C0E"/>
    <w:rsid w:val="005C0C22"/>
    <w:rsid w:val="005C0C35"/>
    <w:rsid w:val="005C0C85"/>
    <w:rsid w:val="005C0D9D"/>
    <w:rsid w:val="005C0DD1"/>
    <w:rsid w:val="005C0DEA"/>
    <w:rsid w:val="005C0E0E"/>
    <w:rsid w:val="005C0E64"/>
    <w:rsid w:val="005C0F58"/>
    <w:rsid w:val="005C10EF"/>
    <w:rsid w:val="005C1215"/>
    <w:rsid w:val="005C125C"/>
    <w:rsid w:val="005C125E"/>
    <w:rsid w:val="005C126E"/>
    <w:rsid w:val="005C12F2"/>
    <w:rsid w:val="005C1357"/>
    <w:rsid w:val="005C13BF"/>
    <w:rsid w:val="005C1444"/>
    <w:rsid w:val="005C149A"/>
    <w:rsid w:val="005C14B7"/>
    <w:rsid w:val="005C1800"/>
    <w:rsid w:val="005C183B"/>
    <w:rsid w:val="005C185B"/>
    <w:rsid w:val="005C1A8C"/>
    <w:rsid w:val="005C1D72"/>
    <w:rsid w:val="005C1F29"/>
    <w:rsid w:val="005C1FC1"/>
    <w:rsid w:val="005C2049"/>
    <w:rsid w:val="005C234A"/>
    <w:rsid w:val="005C2475"/>
    <w:rsid w:val="005C2493"/>
    <w:rsid w:val="005C250B"/>
    <w:rsid w:val="005C2552"/>
    <w:rsid w:val="005C2625"/>
    <w:rsid w:val="005C26E5"/>
    <w:rsid w:val="005C274F"/>
    <w:rsid w:val="005C288F"/>
    <w:rsid w:val="005C28FC"/>
    <w:rsid w:val="005C2921"/>
    <w:rsid w:val="005C2944"/>
    <w:rsid w:val="005C2958"/>
    <w:rsid w:val="005C2980"/>
    <w:rsid w:val="005C2C6E"/>
    <w:rsid w:val="005C2CBD"/>
    <w:rsid w:val="005C2CD6"/>
    <w:rsid w:val="005C2D3C"/>
    <w:rsid w:val="005C2D81"/>
    <w:rsid w:val="005C2DE9"/>
    <w:rsid w:val="005C2DF6"/>
    <w:rsid w:val="005C2E70"/>
    <w:rsid w:val="005C2EB9"/>
    <w:rsid w:val="005C2FEE"/>
    <w:rsid w:val="005C309E"/>
    <w:rsid w:val="005C3320"/>
    <w:rsid w:val="005C33E2"/>
    <w:rsid w:val="005C365A"/>
    <w:rsid w:val="005C36AF"/>
    <w:rsid w:val="005C38F8"/>
    <w:rsid w:val="005C3B9E"/>
    <w:rsid w:val="005C3C3E"/>
    <w:rsid w:val="005C3CA5"/>
    <w:rsid w:val="005C3CC2"/>
    <w:rsid w:val="005C3D0A"/>
    <w:rsid w:val="005C3E68"/>
    <w:rsid w:val="005C3EA5"/>
    <w:rsid w:val="005C3F3B"/>
    <w:rsid w:val="005C3F73"/>
    <w:rsid w:val="005C3FDB"/>
    <w:rsid w:val="005C3FE3"/>
    <w:rsid w:val="005C4034"/>
    <w:rsid w:val="005C40B6"/>
    <w:rsid w:val="005C40DB"/>
    <w:rsid w:val="005C4196"/>
    <w:rsid w:val="005C422E"/>
    <w:rsid w:val="005C43CF"/>
    <w:rsid w:val="005C447F"/>
    <w:rsid w:val="005C45D4"/>
    <w:rsid w:val="005C46C4"/>
    <w:rsid w:val="005C46D0"/>
    <w:rsid w:val="005C46E6"/>
    <w:rsid w:val="005C49D1"/>
    <w:rsid w:val="005C49E2"/>
    <w:rsid w:val="005C49EB"/>
    <w:rsid w:val="005C4B31"/>
    <w:rsid w:val="005C4BB7"/>
    <w:rsid w:val="005C4D45"/>
    <w:rsid w:val="005C4DE9"/>
    <w:rsid w:val="005C4EDC"/>
    <w:rsid w:val="005C4F00"/>
    <w:rsid w:val="005C4FCC"/>
    <w:rsid w:val="005C4FDF"/>
    <w:rsid w:val="005C5041"/>
    <w:rsid w:val="005C515E"/>
    <w:rsid w:val="005C521E"/>
    <w:rsid w:val="005C526B"/>
    <w:rsid w:val="005C5352"/>
    <w:rsid w:val="005C5370"/>
    <w:rsid w:val="005C53A3"/>
    <w:rsid w:val="005C5498"/>
    <w:rsid w:val="005C56ED"/>
    <w:rsid w:val="005C570F"/>
    <w:rsid w:val="005C5768"/>
    <w:rsid w:val="005C5829"/>
    <w:rsid w:val="005C5B8D"/>
    <w:rsid w:val="005C5C55"/>
    <w:rsid w:val="005C5C6B"/>
    <w:rsid w:val="005C5CA6"/>
    <w:rsid w:val="005C5CAE"/>
    <w:rsid w:val="005C5D9B"/>
    <w:rsid w:val="005C5EC7"/>
    <w:rsid w:val="005C603A"/>
    <w:rsid w:val="005C636E"/>
    <w:rsid w:val="005C64B3"/>
    <w:rsid w:val="005C64CC"/>
    <w:rsid w:val="005C6537"/>
    <w:rsid w:val="005C6567"/>
    <w:rsid w:val="005C66DC"/>
    <w:rsid w:val="005C67A6"/>
    <w:rsid w:val="005C697F"/>
    <w:rsid w:val="005C6AE6"/>
    <w:rsid w:val="005C6BAB"/>
    <w:rsid w:val="005C6CE2"/>
    <w:rsid w:val="005C6DAB"/>
    <w:rsid w:val="005C6DC3"/>
    <w:rsid w:val="005C6E09"/>
    <w:rsid w:val="005C6E7B"/>
    <w:rsid w:val="005C6E98"/>
    <w:rsid w:val="005C712F"/>
    <w:rsid w:val="005C727B"/>
    <w:rsid w:val="005C73DA"/>
    <w:rsid w:val="005C7568"/>
    <w:rsid w:val="005C758E"/>
    <w:rsid w:val="005C790A"/>
    <w:rsid w:val="005C799D"/>
    <w:rsid w:val="005C7B0A"/>
    <w:rsid w:val="005C7B5E"/>
    <w:rsid w:val="005C7BD5"/>
    <w:rsid w:val="005C7E19"/>
    <w:rsid w:val="005C7E44"/>
    <w:rsid w:val="005C7E72"/>
    <w:rsid w:val="005C7E75"/>
    <w:rsid w:val="005C7F43"/>
    <w:rsid w:val="005D003C"/>
    <w:rsid w:val="005D00BA"/>
    <w:rsid w:val="005D00EB"/>
    <w:rsid w:val="005D0240"/>
    <w:rsid w:val="005D0262"/>
    <w:rsid w:val="005D02FC"/>
    <w:rsid w:val="005D036D"/>
    <w:rsid w:val="005D0528"/>
    <w:rsid w:val="005D065C"/>
    <w:rsid w:val="005D06EE"/>
    <w:rsid w:val="005D07CA"/>
    <w:rsid w:val="005D08D3"/>
    <w:rsid w:val="005D0922"/>
    <w:rsid w:val="005D0A14"/>
    <w:rsid w:val="005D0AC1"/>
    <w:rsid w:val="005D0AC4"/>
    <w:rsid w:val="005D0AED"/>
    <w:rsid w:val="005D0C07"/>
    <w:rsid w:val="005D0C75"/>
    <w:rsid w:val="005D0C82"/>
    <w:rsid w:val="005D0CDC"/>
    <w:rsid w:val="005D0D05"/>
    <w:rsid w:val="005D0D4B"/>
    <w:rsid w:val="005D0DDC"/>
    <w:rsid w:val="005D0E8B"/>
    <w:rsid w:val="005D0F44"/>
    <w:rsid w:val="005D0F58"/>
    <w:rsid w:val="005D1091"/>
    <w:rsid w:val="005D10F1"/>
    <w:rsid w:val="005D119B"/>
    <w:rsid w:val="005D13CE"/>
    <w:rsid w:val="005D13F9"/>
    <w:rsid w:val="005D140C"/>
    <w:rsid w:val="005D1507"/>
    <w:rsid w:val="005D1619"/>
    <w:rsid w:val="005D1727"/>
    <w:rsid w:val="005D1736"/>
    <w:rsid w:val="005D1848"/>
    <w:rsid w:val="005D18E2"/>
    <w:rsid w:val="005D1967"/>
    <w:rsid w:val="005D1A2B"/>
    <w:rsid w:val="005D1C27"/>
    <w:rsid w:val="005D1CD7"/>
    <w:rsid w:val="005D1CD9"/>
    <w:rsid w:val="005D1D51"/>
    <w:rsid w:val="005D1E2A"/>
    <w:rsid w:val="005D1E50"/>
    <w:rsid w:val="005D1F8A"/>
    <w:rsid w:val="005D1FAA"/>
    <w:rsid w:val="005D1FC5"/>
    <w:rsid w:val="005D1FF2"/>
    <w:rsid w:val="005D21EB"/>
    <w:rsid w:val="005D2363"/>
    <w:rsid w:val="005D23EF"/>
    <w:rsid w:val="005D25C3"/>
    <w:rsid w:val="005D288B"/>
    <w:rsid w:val="005D28EB"/>
    <w:rsid w:val="005D2943"/>
    <w:rsid w:val="005D2A18"/>
    <w:rsid w:val="005D2A80"/>
    <w:rsid w:val="005D2B21"/>
    <w:rsid w:val="005D2B46"/>
    <w:rsid w:val="005D2C88"/>
    <w:rsid w:val="005D2CBA"/>
    <w:rsid w:val="005D2CE8"/>
    <w:rsid w:val="005D2D24"/>
    <w:rsid w:val="005D2E03"/>
    <w:rsid w:val="005D2E04"/>
    <w:rsid w:val="005D2E5C"/>
    <w:rsid w:val="005D2E93"/>
    <w:rsid w:val="005D2FBC"/>
    <w:rsid w:val="005D30D3"/>
    <w:rsid w:val="005D33E9"/>
    <w:rsid w:val="005D344D"/>
    <w:rsid w:val="005D35C9"/>
    <w:rsid w:val="005D362F"/>
    <w:rsid w:val="005D3708"/>
    <w:rsid w:val="005D37B8"/>
    <w:rsid w:val="005D388C"/>
    <w:rsid w:val="005D38FE"/>
    <w:rsid w:val="005D39B9"/>
    <w:rsid w:val="005D3A67"/>
    <w:rsid w:val="005D3B1E"/>
    <w:rsid w:val="005D3BC1"/>
    <w:rsid w:val="005D3CAE"/>
    <w:rsid w:val="005D3E17"/>
    <w:rsid w:val="005D3FF6"/>
    <w:rsid w:val="005D430D"/>
    <w:rsid w:val="005D433F"/>
    <w:rsid w:val="005D4394"/>
    <w:rsid w:val="005D44E6"/>
    <w:rsid w:val="005D4590"/>
    <w:rsid w:val="005D46E2"/>
    <w:rsid w:val="005D47CB"/>
    <w:rsid w:val="005D487F"/>
    <w:rsid w:val="005D4A40"/>
    <w:rsid w:val="005D4AD3"/>
    <w:rsid w:val="005D4BB9"/>
    <w:rsid w:val="005D4BC2"/>
    <w:rsid w:val="005D4C0B"/>
    <w:rsid w:val="005D4EA6"/>
    <w:rsid w:val="005D4EA8"/>
    <w:rsid w:val="005D5027"/>
    <w:rsid w:val="005D5078"/>
    <w:rsid w:val="005D5088"/>
    <w:rsid w:val="005D5146"/>
    <w:rsid w:val="005D518F"/>
    <w:rsid w:val="005D51A4"/>
    <w:rsid w:val="005D51FC"/>
    <w:rsid w:val="005D5407"/>
    <w:rsid w:val="005D55A9"/>
    <w:rsid w:val="005D562E"/>
    <w:rsid w:val="005D5697"/>
    <w:rsid w:val="005D56EF"/>
    <w:rsid w:val="005D57A5"/>
    <w:rsid w:val="005D57E6"/>
    <w:rsid w:val="005D5A82"/>
    <w:rsid w:val="005D5B0D"/>
    <w:rsid w:val="005D5B41"/>
    <w:rsid w:val="005D5C7F"/>
    <w:rsid w:val="005D5C99"/>
    <w:rsid w:val="005D5CBD"/>
    <w:rsid w:val="005D5F64"/>
    <w:rsid w:val="005D5FC4"/>
    <w:rsid w:val="005D60DE"/>
    <w:rsid w:val="005D61F4"/>
    <w:rsid w:val="005D6381"/>
    <w:rsid w:val="005D63EE"/>
    <w:rsid w:val="005D655E"/>
    <w:rsid w:val="005D65A6"/>
    <w:rsid w:val="005D66C3"/>
    <w:rsid w:val="005D67F3"/>
    <w:rsid w:val="005D6967"/>
    <w:rsid w:val="005D6C29"/>
    <w:rsid w:val="005D6C9E"/>
    <w:rsid w:val="005D6F30"/>
    <w:rsid w:val="005D6F90"/>
    <w:rsid w:val="005D7061"/>
    <w:rsid w:val="005D708F"/>
    <w:rsid w:val="005D70CD"/>
    <w:rsid w:val="005D7137"/>
    <w:rsid w:val="005D724C"/>
    <w:rsid w:val="005D72B1"/>
    <w:rsid w:val="005D72BC"/>
    <w:rsid w:val="005D7346"/>
    <w:rsid w:val="005D73BB"/>
    <w:rsid w:val="005D73FA"/>
    <w:rsid w:val="005D7489"/>
    <w:rsid w:val="005D74B7"/>
    <w:rsid w:val="005D752D"/>
    <w:rsid w:val="005D7590"/>
    <w:rsid w:val="005D76C6"/>
    <w:rsid w:val="005D776B"/>
    <w:rsid w:val="005D783A"/>
    <w:rsid w:val="005D796B"/>
    <w:rsid w:val="005D7A07"/>
    <w:rsid w:val="005D7A9C"/>
    <w:rsid w:val="005D7AB7"/>
    <w:rsid w:val="005D7EDC"/>
    <w:rsid w:val="005D7EE8"/>
    <w:rsid w:val="005E00CB"/>
    <w:rsid w:val="005E01C4"/>
    <w:rsid w:val="005E05E1"/>
    <w:rsid w:val="005E0674"/>
    <w:rsid w:val="005E06BD"/>
    <w:rsid w:val="005E06E8"/>
    <w:rsid w:val="005E072B"/>
    <w:rsid w:val="005E0823"/>
    <w:rsid w:val="005E0893"/>
    <w:rsid w:val="005E0A52"/>
    <w:rsid w:val="005E0B1C"/>
    <w:rsid w:val="005E0B9C"/>
    <w:rsid w:val="005E0BB1"/>
    <w:rsid w:val="005E0BD3"/>
    <w:rsid w:val="005E0CEA"/>
    <w:rsid w:val="005E0D8D"/>
    <w:rsid w:val="005E0DFF"/>
    <w:rsid w:val="005E0EBE"/>
    <w:rsid w:val="005E0F23"/>
    <w:rsid w:val="005E0F8A"/>
    <w:rsid w:val="005E0FB8"/>
    <w:rsid w:val="005E0FC3"/>
    <w:rsid w:val="005E1273"/>
    <w:rsid w:val="005E147E"/>
    <w:rsid w:val="005E1646"/>
    <w:rsid w:val="005E167E"/>
    <w:rsid w:val="005E167F"/>
    <w:rsid w:val="005E170F"/>
    <w:rsid w:val="005E172E"/>
    <w:rsid w:val="005E1758"/>
    <w:rsid w:val="005E1858"/>
    <w:rsid w:val="005E18D0"/>
    <w:rsid w:val="005E18D1"/>
    <w:rsid w:val="005E18EA"/>
    <w:rsid w:val="005E1A00"/>
    <w:rsid w:val="005E1B66"/>
    <w:rsid w:val="005E1C5A"/>
    <w:rsid w:val="005E1D9D"/>
    <w:rsid w:val="005E1E55"/>
    <w:rsid w:val="005E1FCC"/>
    <w:rsid w:val="005E2015"/>
    <w:rsid w:val="005E21FD"/>
    <w:rsid w:val="005E22B6"/>
    <w:rsid w:val="005E241A"/>
    <w:rsid w:val="005E24B4"/>
    <w:rsid w:val="005E25CC"/>
    <w:rsid w:val="005E276C"/>
    <w:rsid w:val="005E2803"/>
    <w:rsid w:val="005E2825"/>
    <w:rsid w:val="005E29B4"/>
    <w:rsid w:val="005E2A1D"/>
    <w:rsid w:val="005E2AB1"/>
    <w:rsid w:val="005E2B6D"/>
    <w:rsid w:val="005E2BCB"/>
    <w:rsid w:val="005E2C50"/>
    <w:rsid w:val="005E2D21"/>
    <w:rsid w:val="005E2E50"/>
    <w:rsid w:val="005E2ED6"/>
    <w:rsid w:val="005E2F86"/>
    <w:rsid w:val="005E30D8"/>
    <w:rsid w:val="005E30E7"/>
    <w:rsid w:val="005E312E"/>
    <w:rsid w:val="005E3130"/>
    <w:rsid w:val="005E31F2"/>
    <w:rsid w:val="005E3263"/>
    <w:rsid w:val="005E3298"/>
    <w:rsid w:val="005E3318"/>
    <w:rsid w:val="005E3467"/>
    <w:rsid w:val="005E3492"/>
    <w:rsid w:val="005E3550"/>
    <w:rsid w:val="005E3615"/>
    <w:rsid w:val="005E3724"/>
    <w:rsid w:val="005E3907"/>
    <w:rsid w:val="005E3919"/>
    <w:rsid w:val="005E3987"/>
    <w:rsid w:val="005E39C0"/>
    <w:rsid w:val="005E3D4A"/>
    <w:rsid w:val="005E3F46"/>
    <w:rsid w:val="005E3F64"/>
    <w:rsid w:val="005E3FBD"/>
    <w:rsid w:val="005E40DB"/>
    <w:rsid w:val="005E4179"/>
    <w:rsid w:val="005E4187"/>
    <w:rsid w:val="005E4303"/>
    <w:rsid w:val="005E4466"/>
    <w:rsid w:val="005E453C"/>
    <w:rsid w:val="005E4907"/>
    <w:rsid w:val="005E490C"/>
    <w:rsid w:val="005E4923"/>
    <w:rsid w:val="005E493A"/>
    <w:rsid w:val="005E49B3"/>
    <w:rsid w:val="005E4C2C"/>
    <w:rsid w:val="005E4EF3"/>
    <w:rsid w:val="005E4F3F"/>
    <w:rsid w:val="005E4FB2"/>
    <w:rsid w:val="005E50C2"/>
    <w:rsid w:val="005E5210"/>
    <w:rsid w:val="005E53BF"/>
    <w:rsid w:val="005E5519"/>
    <w:rsid w:val="005E56A8"/>
    <w:rsid w:val="005E581B"/>
    <w:rsid w:val="005E59E1"/>
    <w:rsid w:val="005E5A6C"/>
    <w:rsid w:val="005E5A9B"/>
    <w:rsid w:val="005E5C0E"/>
    <w:rsid w:val="005E5C7F"/>
    <w:rsid w:val="005E5DE8"/>
    <w:rsid w:val="005E5F38"/>
    <w:rsid w:val="005E6196"/>
    <w:rsid w:val="005E619C"/>
    <w:rsid w:val="005E6224"/>
    <w:rsid w:val="005E6231"/>
    <w:rsid w:val="005E63BE"/>
    <w:rsid w:val="005E63DE"/>
    <w:rsid w:val="005E640C"/>
    <w:rsid w:val="005E641F"/>
    <w:rsid w:val="005E643F"/>
    <w:rsid w:val="005E6466"/>
    <w:rsid w:val="005E646A"/>
    <w:rsid w:val="005E6483"/>
    <w:rsid w:val="005E6654"/>
    <w:rsid w:val="005E6668"/>
    <w:rsid w:val="005E66AE"/>
    <w:rsid w:val="005E674D"/>
    <w:rsid w:val="005E680E"/>
    <w:rsid w:val="005E6826"/>
    <w:rsid w:val="005E6848"/>
    <w:rsid w:val="005E6864"/>
    <w:rsid w:val="005E690F"/>
    <w:rsid w:val="005E6967"/>
    <w:rsid w:val="005E6AB8"/>
    <w:rsid w:val="005E6B16"/>
    <w:rsid w:val="005E6CCC"/>
    <w:rsid w:val="005E6EE4"/>
    <w:rsid w:val="005E7030"/>
    <w:rsid w:val="005E71A2"/>
    <w:rsid w:val="005E7250"/>
    <w:rsid w:val="005E72FF"/>
    <w:rsid w:val="005E73F6"/>
    <w:rsid w:val="005E7557"/>
    <w:rsid w:val="005E75D0"/>
    <w:rsid w:val="005E7606"/>
    <w:rsid w:val="005E7749"/>
    <w:rsid w:val="005E77BB"/>
    <w:rsid w:val="005E7831"/>
    <w:rsid w:val="005E785E"/>
    <w:rsid w:val="005E790A"/>
    <w:rsid w:val="005E794A"/>
    <w:rsid w:val="005E79CD"/>
    <w:rsid w:val="005E7A95"/>
    <w:rsid w:val="005E7B45"/>
    <w:rsid w:val="005E7CBE"/>
    <w:rsid w:val="005E7E23"/>
    <w:rsid w:val="005E7E56"/>
    <w:rsid w:val="005E7EAB"/>
    <w:rsid w:val="005F04BC"/>
    <w:rsid w:val="005F04DB"/>
    <w:rsid w:val="005F0505"/>
    <w:rsid w:val="005F06B2"/>
    <w:rsid w:val="005F0980"/>
    <w:rsid w:val="005F0A98"/>
    <w:rsid w:val="005F0B27"/>
    <w:rsid w:val="005F0BE1"/>
    <w:rsid w:val="005F0DF2"/>
    <w:rsid w:val="005F0E9B"/>
    <w:rsid w:val="005F1016"/>
    <w:rsid w:val="005F1078"/>
    <w:rsid w:val="005F1102"/>
    <w:rsid w:val="005F12B6"/>
    <w:rsid w:val="005F12F5"/>
    <w:rsid w:val="005F1453"/>
    <w:rsid w:val="005F145B"/>
    <w:rsid w:val="005F14D1"/>
    <w:rsid w:val="005F1562"/>
    <w:rsid w:val="005F15B4"/>
    <w:rsid w:val="005F170C"/>
    <w:rsid w:val="005F18AF"/>
    <w:rsid w:val="005F1921"/>
    <w:rsid w:val="005F19FA"/>
    <w:rsid w:val="005F1A89"/>
    <w:rsid w:val="005F1B12"/>
    <w:rsid w:val="005F1BC2"/>
    <w:rsid w:val="005F1C2A"/>
    <w:rsid w:val="005F1C73"/>
    <w:rsid w:val="005F1C9D"/>
    <w:rsid w:val="005F1D41"/>
    <w:rsid w:val="005F1D90"/>
    <w:rsid w:val="005F1E1D"/>
    <w:rsid w:val="005F1E39"/>
    <w:rsid w:val="005F1F51"/>
    <w:rsid w:val="005F1F84"/>
    <w:rsid w:val="005F1FF4"/>
    <w:rsid w:val="005F212F"/>
    <w:rsid w:val="005F2226"/>
    <w:rsid w:val="005F22E2"/>
    <w:rsid w:val="005F2317"/>
    <w:rsid w:val="005F238A"/>
    <w:rsid w:val="005F2471"/>
    <w:rsid w:val="005F2557"/>
    <w:rsid w:val="005F2662"/>
    <w:rsid w:val="005F2732"/>
    <w:rsid w:val="005F274E"/>
    <w:rsid w:val="005F297E"/>
    <w:rsid w:val="005F29A0"/>
    <w:rsid w:val="005F29F2"/>
    <w:rsid w:val="005F2A5F"/>
    <w:rsid w:val="005F2AE1"/>
    <w:rsid w:val="005F2C98"/>
    <w:rsid w:val="005F2E2F"/>
    <w:rsid w:val="005F2F72"/>
    <w:rsid w:val="005F319A"/>
    <w:rsid w:val="005F3362"/>
    <w:rsid w:val="005F3397"/>
    <w:rsid w:val="005F3409"/>
    <w:rsid w:val="005F3433"/>
    <w:rsid w:val="005F35F3"/>
    <w:rsid w:val="005F37D2"/>
    <w:rsid w:val="005F38CB"/>
    <w:rsid w:val="005F38D1"/>
    <w:rsid w:val="005F3903"/>
    <w:rsid w:val="005F39CF"/>
    <w:rsid w:val="005F39FC"/>
    <w:rsid w:val="005F3A8B"/>
    <w:rsid w:val="005F3C7E"/>
    <w:rsid w:val="005F3CE9"/>
    <w:rsid w:val="005F3EBD"/>
    <w:rsid w:val="005F3EDE"/>
    <w:rsid w:val="005F40A3"/>
    <w:rsid w:val="005F40C4"/>
    <w:rsid w:val="005F41E2"/>
    <w:rsid w:val="005F41F6"/>
    <w:rsid w:val="005F42A2"/>
    <w:rsid w:val="005F4445"/>
    <w:rsid w:val="005F4493"/>
    <w:rsid w:val="005F44FA"/>
    <w:rsid w:val="005F4516"/>
    <w:rsid w:val="005F4660"/>
    <w:rsid w:val="005F4716"/>
    <w:rsid w:val="005F48E6"/>
    <w:rsid w:val="005F4BAB"/>
    <w:rsid w:val="005F4C32"/>
    <w:rsid w:val="005F4C71"/>
    <w:rsid w:val="005F4D37"/>
    <w:rsid w:val="005F4E02"/>
    <w:rsid w:val="005F4F96"/>
    <w:rsid w:val="005F512B"/>
    <w:rsid w:val="005F51E5"/>
    <w:rsid w:val="005F527D"/>
    <w:rsid w:val="005F52F4"/>
    <w:rsid w:val="005F5325"/>
    <w:rsid w:val="005F5460"/>
    <w:rsid w:val="005F553E"/>
    <w:rsid w:val="005F5639"/>
    <w:rsid w:val="005F5667"/>
    <w:rsid w:val="005F57EA"/>
    <w:rsid w:val="005F5806"/>
    <w:rsid w:val="005F5836"/>
    <w:rsid w:val="005F5861"/>
    <w:rsid w:val="005F5880"/>
    <w:rsid w:val="005F58A3"/>
    <w:rsid w:val="005F5C61"/>
    <w:rsid w:val="005F5CDE"/>
    <w:rsid w:val="005F5CEB"/>
    <w:rsid w:val="005F5ECC"/>
    <w:rsid w:val="005F638E"/>
    <w:rsid w:val="005F63D9"/>
    <w:rsid w:val="005F63FB"/>
    <w:rsid w:val="005F660A"/>
    <w:rsid w:val="005F69E2"/>
    <w:rsid w:val="005F6BCE"/>
    <w:rsid w:val="005F6C89"/>
    <w:rsid w:val="005F6CD3"/>
    <w:rsid w:val="005F6D2C"/>
    <w:rsid w:val="005F6DDD"/>
    <w:rsid w:val="005F6E7F"/>
    <w:rsid w:val="005F6EDD"/>
    <w:rsid w:val="005F6F35"/>
    <w:rsid w:val="005F700A"/>
    <w:rsid w:val="005F717D"/>
    <w:rsid w:val="005F71ED"/>
    <w:rsid w:val="005F7207"/>
    <w:rsid w:val="005F7241"/>
    <w:rsid w:val="005F72A4"/>
    <w:rsid w:val="005F72C9"/>
    <w:rsid w:val="005F73AB"/>
    <w:rsid w:val="005F7408"/>
    <w:rsid w:val="005F7499"/>
    <w:rsid w:val="005F756D"/>
    <w:rsid w:val="005F761A"/>
    <w:rsid w:val="005F76BB"/>
    <w:rsid w:val="005F76E4"/>
    <w:rsid w:val="005F7766"/>
    <w:rsid w:val="005F7986"/>
    <w:rsid w:val="005F7B42"/>
    <w:rsid w:val="005F7BF4"/>
    <w:rsid w:val="005F7C6B"/>
    <w:rsid w:val="005F7E97"/>
    <w:rsid w:val="005F7F54"/>
    <w:rsid w:val="0060035A"/>
    <w:rsid w:val="006003FA"/>
    <w:rsid w:val="006004CD"/>
    <w:rsid w:val="0060052D"/>
    <w:rsid w:val="00600715"/>
    <w:rsid w:val="006007B7"/>
    <w:rsid w:val="00600927"/>
    <w:rsid w:val="00600A2C"/>
    <w:rsid w:val="00600B7B"/>
    <w:rsid w:val="00600D60"/>
    <w:rsid w:val="00600DA2"/>
    <w:rsid w:val="00600E83"/>
    <w:rsid w:val="00600F24"/>
    <w:rsid w:val="00600FED"/>
    <w:rsid w:val="006010FC"/>
    <w:rsid w:val="006011D6"/>
    <w:rsid w:val="006011FA"/>
    <w:rsid w:val="006012B6"/>
    <w:rsid w:val="00601372"/>
    <w:rsid w:val="00601384"/>
    <w:rsid w:val="00601395"/>
    <w:rsid w:val="006013E2"/>
    <w:rsid w:val="00601436"/>
    <w:rsid w:val="00601475"/>
    <w:rsid w:val="006014C2"/>
    <w:rsid w:val="0060152C"/>
    <w:rsid w:val="00601543"/>
    <w:rsid w:val="006015A9"/>
    <w:rsid w:val="0060164F"/>
    <w:rsid w:val="006016DA"/>
    <w:rsid w:val="00601701"/>
    <w:rsid w:val="00601748"/>
    <w:rsid w:val="006017C4"/>
    <w:rsid w:val="0060183E"/>
    <w:rsid w:val="00601B06"/>
    <w:rsid w:val="00601B0F"/>
    <w:rsid w:val="00601B29"/>
    <w:rsid w:val="00601B9F"/>
    <w:rsid w:val="00601C01"/>
    <w:rsid w:val="00601D07"/>
    <w:rsid w:val="00601D2C"/>
    <w:rsid w:val="00601DAB"/>
    <w:rsid w:val="00601F0E"/>
    <w:rsid w:val="00601F79"/>
    <w:rsid w:val="00602005"/>
    <w:rsid w:val="00602080"/>
    <w:rsid w:val="00602099"/>
    <w:rsid w:val="006020C4"/>
    <w:rsid w:val="006022EB"/>
    <w:rsid w:val="0060236D"/>
    <w:rsid w:val="006026AD"/>
    <w:rsid w:val="00602798"/>
    <w:rsid w:val="00602810"/>
    <w:rsid w:val="006028F2"/>
    <w:rsid w:val="0060294D"/>
    <w:rsid w:val="0060299F"/>
    <w:rsid w:val="006029DE"/>
    <w:rsid w:val="00602AA8"/>
    <w:rsid w:val="00602B32"/>
    <w:rsid w:val="00602CC8"/>
    <w:rsid w:val="00602DFD"/>
    <w:rsid w:val="00602F2C"/>
    <w:rsid w:val="00602F74"/>
    <w:rsid w:val="0060308B"/>
    <w:rsid w:val="006030FE"/>
    <w:rsid w:val="00603384"/>
    <w:rsid w:val="00603432"/>
    <w:rsid w:val="00603450"/>
    <w:rsid w:val="006034A7"/>
    <w:rsid w:val="006034D8"/>
    <w:rsid w:val="00603625"/>
    <w:rsid w:val="006036A1"/>
    <w:rsid w:val="006036D3"/>
    <w:rsid w:val="00603704"/>
    <w:rsid w:val="00603AF8"/>
    <w:rsid w:val="00603B05"/>
    <w:rsid w:val="00603C00"/>
    <w:rsid w:val="00603C53"/>
    <w:rsid w:val="00603E8C"/>
    <w:rsid w:val="00603ECA"/>
    <w:rsid w:val="00603FF1"/>
    <w:rsid w:val="0060407F"/>
    <w:rsid w:val="00604140"/>
    <w:rsid w:val="0060415B"/>
    <w:rsid w:val="0060417C"/>
    <w:rsid w:val="00604245"/>
    <w:rsid w:val="00604376"/>
    <w:rsid w:val="00604541"/>
    <w:rsid w:val="006045CD"/>
    <w:rsid w:val="00604644"/>
    <w:rsid w:val="0060471C"/>
    <w:rsid w:val="006048CE"/>
    <w:rsid w:val="006049BB"/>
    <w:rsid w:val="00604AB8"/>
    <w:rsid w:val="00604DC6"/>
    <w:rsid w:val="00604E94"/>
    <w:rsid w:val="00604FA6"/>
    <w:rsid w:val="00604FB0"/>
    <w:rsid w:val="00605083"/>
    <w:rsid w:val="00605304"/>
    <w:rsid w:val="006053A3"/>
    <w:rsid w:val="00605403"/>
    <w:rsid w:val="0060550E"/>
    <w:rsid w:val="0060565F"/>
    <w:rsid w:val="006056DC"/>
    <w:rsid w:val="0060584F"/>
    <w:rsid w:val="00605868"/>
    <w:rsid w:val="006058A1"/>
    <w:rsid w:val="006059C0"/>
    <w:rsid w:val="006059DD"/>
    <w:rsid w:val="00605AD2"/>
    <w:rsid w:val="00605B45"/>
    <w:rsid w:val="00605B56"/>
    <w:rsid w:val="00605B6E"/>
    <w:rsid w:val="00605C4B"/>
    <w:rsid w:val="00605F08"/>
    <w:rsid w:val="00605FF2"/>
    <w:rsid w:val="006060A4"/>
    <w:rsid w:val="00606338"/>
    <w:rsid w:val="0060636A"/>
    <w:rsid w:val="00606374"/>
    <w:rsid w:val="0060641F"/>
    <w:rsid w:val="0060644B"/>
    <w:rsid w:val="006065A1"/>
    <w:rsid w:val="006065BC"/>
    <w:rsid w:val="006065F8"/>
    <w:rsid w:val="006067CD"/>
    <w:rsid w:val="006068D9"/>
    <w:rsid w:val="0060696E"/>
    <w:rsid w:val="00606A48"/>
    <w:rsid w:val="00606ACF"/>
    <w:rsid w:val="00606B70"/>
    <w:rsid w:val="00606E39"/>
    <w:rsid w:val="00606E42"/>
    <w:rsid w:val="00606E69"/>
    <w:rsid w:val="00606ED9"/>
    <w:rsid w:val="00606F2C"/>
    <w:rsid w:val="00607000"/>
    <w:rsid w:val="00607057"/>
    <w:rsid w:val="00607156"/>
    <w:rsid w:val="006071B1"/>
    <w:rsid w:val="006074D3"/>
    <w:rsid w:val="0060750D"/>
    <w:rsid w:val="00607566"/>
    <w:rsid w:val="00607597"/>
    <w:rsid w:val="0060759E"/>
    <w:rsid w:val="006075A6"/>
    <w:rsid w:val="006075DA"/>
    <w:rsid w:val="006075F2"/>
    <w:rsid w:val="0060768E"/>
    <w:rsid w:val="00607761"/>
    <w:rsid w:val="00607848"/>
    <w:rsid w:val="0060787F"/>
    <w:rsid w:val="006078E5"/>
    <w:rsid w:val="00607967"/>
    <w:rsid w:val="00607A2C"/>
    <w:rsid w:val="00607A79"/>
    <w:rsid w:val="00607B5A"/>
    <w:rsid w:val="00607B72"/>
    <w:rsid w:val="00607C3D"/>
    <w:rsid w:val="00607F17"/>
    <w:rsid w:val="00607FD1"/>
    <w:rsid w:val="0061002A"/>
    <w:rsid w:val="00610076"/>
    <w:rsid w:val="0061017F"/>
    <w:rsid w:val="006101B4"/>
    <w:rsid w:val="00610201"/>
    <w:rsid w:val="006102CA"/>
    <w:rsid w:val="006102CF"/>
    <w:rsid w:val="00610613"/>
    <w:rsid w:val="00610666"/>
    <w:rsid w:val="00610679"/>
    <w:rsid w:val="0061075A"/>
    <w:rsid w:val="0061084B"/>
    <w:rsid w:val="006108FB"/>
    <w:rsid w:val="00610922"/>
    <w:rsid w:val="00610971"/>
    <w:rsid w:val="006109CA"/>
    <w:rsid w:val="00610AC7"/>
    <w:rsid w:val="00610B01"/>
    <w:rsid w:val="00610B0D"/>
    <w:rsid w:val="00610B49"/>
    <w:rsid w:val="00610B84"/>
    <w:rsid w:val="00610BA4"/>
    <w:rsid w:val="00610BC2"/>
    <w:rsid w:val="00610C94"/>
    <w:rsid w:val="00610CAC"/>
    <w:rsid w:val="00610DF5"/>
    <w:rsid w:val="00610E19"/>
    <w:rsid w:val="00610F3B"/>
    <w:rsid w:val="00610F6C"/>
    <w:rsid w:val="00611076"/>
    <w:rsid w:val="00611127"/>
    <w:rsid w:val="006111CD"/>
    <w:rsid w:val="0061136F"/>
    <w:rsid w:val="00611530"/>
    <w:rsid w:val="006115D3"/>
    <w:rsid w:val="0061178B"/>
    <w:rsid w:val="0061182B"/>
    <w:rsid w:val="0061187B"/>
    <w:rsid w:val="006118F9"/>
    <w:rsid w:val="006119AD"/>
    <w:rsid w:val="006119FC"/>
    <w:rsid w:val="00611AF0"/>
    <w:rsid w:val="00611CCF"/>
    <w:rsid w:val="00611EC0"/>
    <w:rsid w:val="00611F0D"/>
    <w:rsid w:val="00611F2E"/>
    <w:rsid w:val="00611F91"/>
    <w:rsid w:val="0061201E"/>
    <w:rsid w:val="0061203D"/>
    <w:rsid w:val="0061209A"/>
    <w:rsid w:val="006121CF"/>
    <w:rsid w:val="006121FD"/>
    <w:rsid w:val="00612303"/>
    <w:rsid w:val="0061233A"/>
    <w:rsid w:val="00612587"/>
    <w:rsid w:val="006125A6"/>
    <w:rsid w:val="00612652"/>
    <w:rsid w:val="0061279A"/>
    <w:rsid w:val="006127D4"/>
    <w:rsid w:val="00612838"/>
    <w:rsid w:val="0061285F"/>
    <w:rsid w:val="00612975"/>
    <w:rsid w:val="00612AAB"/>
    <w:rsid w:val="00612B0D"/>
    <w:rsid w:val="00612B4B"/>
    <w:rsid w:val="00612D84"/>
    <w:rsid w:val="00612F4E"/>
    <w:rsid w:val="00612FC4"/>
    <w:rsid w:val="006130A2"/>
    <w:rsid w:val="00613294"/>
    <w:rsid w:val="006132B0"/>
    <w:rsid w:val="0061330D"/>
    <w:rsid w:val="00613426"/>
    <w:rsid w:val="006134DA"/>
    <w:rsid w:val="00613569"/>
    <w:rsid w:val="00613570"/>
    <w:rsid w:val="00613828"/>
    <w:rsid w:val="0061386F"/>
    <w:rsid w:val="0061389C"/>
    <w:rsid w:val="006138B4"/>
    <w:rsid w:val="006139AD"/>
    <w:rsid w:val="00613A22"/>
    <w:rsid w:val="00613A63"/>
    <w:rsid w:val="00613C9F"/>
    <w:rsid w:val="00613D9A"/>
    <w:rsid w:val="00613FC1"/>
    <w:rsid w:val="0061404D"/>
    <w:rsid w:val="0061405C"/>
    <w:rsid w:val="00614351"/>
    <w:rsid w:val="006143A7"/>
    <w:rsid w:val="0061456A"/>
    <w:rsid w:val="00614586"/>
    <w:rsid w:val="00614736"/>
    <w:rsid w:val="0061483A"/>
    <w:rsid w:val="006148A1"/>
    <w:rsid w:val="0061497B"/>
    <w:rsid w:val="00614D6B"/>
    <w:rsid w:val="00614D70"/>
    <w:rsid w:val="00614DC4"/>
    <w:rsid w:val="00614F31"/>
    <w:rsid w:val="00615022"/>
    <w:rsid w:val="00615028"/>
    <w:rsid w:val="00615079"/>
    <w:rsid w:val="006150A5"/>
    <w:rsid w:val="0061510D"/>
    <w:rsid w:val="00615132"/>
    <w:rsid w:val="006152CD"/>
    <w:rsid w:val="00615336"/>
    <w:rsid w:val="00615342"/>
    <w:rsid w:val="0061535C"/>
    <w:rsid w:val="006153DA"/>
    <w:rsid w:val="006155AE"/>
    <w:rsid w:val="0061572F"/>
    <w:rsid w:val="00615757"/>
    <w:rsid w:val="00615820"/>
    <w:rsid w:val="00615ACE"/>
    <w:rsid w:val="00615DBC"/>
    <w:rsid w:val="00615FC4"/>
    <w:rsid w:val="00615FCB"/>
    <w:rsid w:val="006160C8"/>
    <w:rsid w:val="00616145"/>
    <w:rsid w:val="006161F7"/>
    <w:rsid w:val="00616224"/>
    <w:rsid w:val="00616332"/>
    <w:rsid w:val="006163B3"/>
    <w:rsid w:val="006164A5"/>
    <w:rsid w:val="00616509"/>
    <w:rsid w:val="00616709"/>
    <w:rsid w:val="00616713"/>
    <w:rsid w:val="00616884"/>
    <w:rsid w:val="00616986"/>
    <w:rsid w:val="00616A1C"/>
    <w:rsid w:val="00616A78"/>
    <w:rsid w:val="00616B4A"/>
    <w:rsid w:val="00616CDA"/>
    <w:rsid w:val="00616DE5"/>
    <w:rsid w:val="00616E58"/>
    <w:rsid w:val="00616EF8"/>
    <w:rsid w:val="00616F1F"/>
    <w:rsid w:val="00616FE6"/>
    <w:rsid w:val="00617080"/>
    <w:rsid w:val="006170DB"/>
    <w:rsid w:val="006170F3"/>
    <w:rsid w:val="006172C5"/>
    <w:rsid w:val="00617307"/>
    <w:rsid w:val="006173B1"/>
    <w:rsid w:val="006174C4"/>
    <w:rsid w:val="00617558"/>
    <w:rsid w:val="0061758D"/>
    <w:rsid w:val="00617610"/>
    <w:rsid w:val="00617618"/>
    <w:rsid w:val="0061777D"/>
    <w:rsid w:val="00617A56"/>
    <w:rsid w:val="00617AB8"/>
    <w:rsid w:val="00617ADD"/>
    <w:rsid w:val="00617BDC"/>
    <w:rsid w:val="00617C09"/>
    <w:rsid w:val="00617C21"/>
    <w:rsid w:val="00617C33"/>
    <w:rsid w:val="00617DAF"/>
    <w:rsid w:val="00617E52"/>
    <w:rsid w:val="00617E5D"/>
    <w:rsid w:val="00617E6A"/>
    <w:rsid w:val="00617F24"/>
    <w:rsid w:val="006201E0"/>
    <w:rsid w:val="0062038F"/>
    <w:rsid w:val="006204C6"/>
    <w:rsid w:val="006206B0"/>
    <w:rsid w:val="0062090F"/>
    <w:rsid w:val="0062095E"/>
    <w:rsid w:val="00620A9E"/>
    <w:rsid w:val="00620C57"/>
    <w:rsid w:val="00620D0D"/>
    <w:rsid w:val="00620E0F"/>
    <w:rsid w:val="00620EE3"/>
    <w:rsid w:val="00620F2C"/>
    <w:rsid w:val="00620F54"/>
    <w:rsid w:val="0062123C"/>
    <w:rsid w:val="006212D8"/>
    <w:rsid w:val="00621305"/>
    <w:rsid w:val="00621475"/>
    <w:rsid w:val="00621480"/>
    <w:rsid w:val="006214DD"/>
    <w:rsid w:val="00621572"/>
    <w:rsid w:val="00621655"/>
    <w:rsid w:val="00621783"/>
    <w:rsid w:val="00621789"/>
    <w:rsid w:val="006219E9"/>
    <w:rsid w:val="00621B09"/>
    <w:rsid w:val="00621C90"/>
    <w:rsid w:val="00621D36"/>
    <w:rsid w:val="00621E91"/>
    <w:rsid w:val="00621EB8"/>
    <w:rsid w:val="00621EE8"/>
    <w:rsid w:val="00621F60"/>
    <w:rsid w:val="00621FC2"/>
    <w:rsid w:val="00621FCA"/>
    <w:rsid w:val="00622182"/>
    <w:rsid w:val="00622198"/>
    <w:rsid w:val="006221E8"/>
    <w:rsid w:val="00622232"/>
    <w:rsid w:val="00622245"/>
    <w:rsid w:val="006222ED"/>
    <w:rsid w:val="00622315"/>
    <w:rsid w:val="00622367"/>
    <w:rsid w:val="00622439"/>
    <w:rsid w:val="0062243B"/>
    <w:rsid w:val="00622714"/>
    <w:rsid w:val="00622761"/>
    <w:rsid w:val="006227AC"/>
    <w:rsid w:val="0062282F"/>
    <w:rsid w:val="00622AD7"/>
    <w:rsid w:val="00622B89"/>
    <w:rsid w:val="00622BC4"/>
    <w:rsid w:val="00622BCB"/>
    <w:rsid w:val="00622BDE"/>
    <w:rsid w:val="00622C1F"/>
    <w:rsid w:val="00622D0C"/>
    <w:rsid w:val="00622D59"/>
    <w:rsid w:val="00622E24"/>
    <w:rsid w:val="00622F50"/>
    <w:rsid w:val="00623091"/>
    <w:rsid w:val="006230C4"/>
    <w:rsid w:val="0062310F"/>
    <w:rsid w:val="0062311E"/>
    <w:rsid w:val="0062314D"/>
    <w:rsid w:val="006235E1"/>
    <w:rsid w:val="00623655"/>
    <w:rsid w:val="00623657"/>
    <w:rsid w:val="0062374D"/>
    <w:rsid w:val="0062382D"/>
    <w:rsid w:val="006239C8"/>
    <w:rsid w:val="00623A40"/>
    <w:rsid w:val="00623B63"/>
    <w:rsid w:val="00623D12"/>
    <w:rsid w:val="00623D1F"/>
    <w:rsid w:val="00623D3B"/>
    <w:rsid w:val="00623DDA"/>
    <w:rsid w:val="00623F31"/>
    <w:rsid w:val="00623FA3"/>
    <w:rsid w:val="00624011"/>
    <w:rsid w:val="00624050"/>
    <w:rsid w:val="006241E3"/>
    <w:rsid w:val="0062424E"/>
    <w:rsid w:val="0062425E"/>
    <w:rsid w:val="006242A4"/>
    <w:rsid w:val="006242DE"/>
    <w:rsid w:val="0062438E"/>
    <w:rsid w:val="0062443F"/>
    <w:rsid w:val="00624498"/>
    <w:rsid w:val="0062449C"/>
    <w:rsid w:val="00624554"/>
    <w:rsid w:val="006246A6"/>
    <w:rsid w:val="00624750"/>
    <w:rsid w:val="00624A48"/>
    <w:rsid w:val="00624AE5"/>
    <w:rsid w:val="00624B30"/>
    <w:rsid w:val="00624C3E"/>
    <w:rsid w:val="00624E27"/>
    <w:rsid w:val="00624E6B"/>
    <w:rsid w:val="006250B4"/>
    <w:rsid w:val="006250FB"/>
    <w:rsid w:val="00625107"/>
    <w:rsid w:val="006251C0"/>
    <w:rsid w:val="0062520C"/>
    <w:rsid w:val="00625291"/>
    <w:rsid w:val="00625297"/>
    <w:rsid w:val="006253D0"/>
    <w:rsid w:val="006254A3"/>
    <w:rsid w:val="006255F2"/>
    <w:rsid w:val="006256AF"/>
    <w:rsid w:val="00625762"/>
    <w:rsid w:val="00625779"/>
    <w:rsid w:val="0062584D"/>
    <w:rsid w:val="006258D1"/>
    <w:rsid w:val="00625D6D"/>
    <w:rsid w:val="00625D9A"/>
    <w:rsid w:val="00625E4C"/>
    <w:rsid w:val="00625EAC"/>
    <w:rsid w:val="00625F7D"/>
    <w:rsid w:val="00626299"/>
    <w:rsid w:val="00626385"/>
    <w:rsid w:val="00626456"/>
    <w:rsid w:val="0062659B"/>
    <w:rsid w:val="0062669C"/>
    <w:rsid w:val="006268B4"/>
    <w:rsid w:val="00626920"/>
    <w:rsid w:val="00626A34"/>
    <w:rsid w:val="00626B05"/>
    <w:rsid w:val="00626C2C"/>
    <w:rsid w:val="00626DC9"/>
    <w:rsid w:val="00626E33"/>
    <w:rsid w:val="00626F7E"/>
    <w:rsid w:val="00627132"/>
    <w:rsid w:val="006271A8"/>
    <w:rsid w:val="006272A8"/>
    <w:rsid w:val="0062740F"/>
    <w:rsid w:val="00627507"/>
    <w:rsid w:val="006275DF"/>
    <w:rsid w:val="0062769F"/>
    <w:rsid w:val="0062798A"/>
    <w:rsid w:val="00627A7A"/>
    <w:rsid w:val="00627BD8"/>
    <w:rsid w:val="00627C1E"/>
    <w:rsid w:val="00627C8B"/>
    <w:rsid w:val="00627CAA"/>
    <w:rsid w:val="00627CEA"/>
    <w:rsid w:val="00627D04"/>
    <w:rsid w:val="00627D4F"/>
    <w:rsid w:val="00627F17"/>
    <w:rsid w:val="00630021"/>
    <w:rsid w:val="006301C3"/>
    <w:rsid w:val="00630319"/>
    <w:rsid w:val="0063051F"/>
    <w:rsid w:val="00630609"/>
    <w:rsid w:val="00630739"/>
    <w:rsid w:val="00630748"/>
    <w:rsid w:val="006308F6"/>
    <w:rsid w:val="00630A24"/>
    <w:rsid w:val="00630A81"/>
    <w:rsid w:val="00630B2C"/>
    <w:rsid w:val="00630BEB"/>
    <w:rsid w:val="00630DC6"/>
    <w:rsid w:val="00630E07"/>
    <w:rsid w:val="00630F6C"/>
    <w:rsid w:val="0063121B"/>
    <w:rsid w:val="006312AF"/>
    <w:rsid w:val="006313F7"/>
    <w:rsid w:val="00631590"/>
    <w:rsid w:val="006317CF"/>
    <w:rsid w:val="00631808"/>
    <w:rsid w:val="00631922"/>
    <w:rsid w:val="0063193D"/>
    <w:rsid w:val="00631A19"/>
    <w:rsid w:val="00631C05"/>
    <w:rsid w:val="00631D39"/>
    <w:rsid w:val="00631D53"/>
    <w:rsid w:val="00632041"/>
    <w:rsid w:val="00632136"/>
    <w:rsid w:val="006321C3"/>
    <w:rsid w:val="0063222C"/>
    <w:rsid w:val="00632239"/>
    <w:rsid w:val="00632329"/>
    <w:rsid w:val="0063245A"/>
    <w:rsid w:val="0063251C"/>
    <w:rsid w:val="00632580"/>
    <w:rsid w:val="0063259E"/>
    <w:rsid w:val="006328CD"/>
    <w:rsid w:val="006329C4"/>
    <w:rsid w:val="00632A19"/>
    <w:rsid w:val="00632B30"/>
    <w:rsid w:val="00632C2D"/>
    <w:rsid w:val="00632CA4"/>
    <w:rsid w:val="00632CAB"/>
    <w:rsid w:val="00632E1D"/>
    <w:rsid w:val="00632E9F"/>
    <w:rsid w:val="00632F5A"/>
    <w:rsid w:val="00632FF4"/>
    <w:rsid w:val="006330F5"/>
    <w:rsid w:val="006331B3"/>
    <w:rsid w:val="006331C9"/>
    <w:rsid w:val="0063321E"/>
    <w:rsid w:val="0063322D"/>
    <w:rsid w:val="0063333F"/>
    <w:rsid w:val="00633368"/>
    <w:rsid w:val="00633440"/>
    <w:rsid w:val="00633492"/>
    <w:rsid w:val="006334A9"/>
    <w:rsid w:val="00633677"/>
    <w:rsid w:val="006337E2"/>
    <w:rsid w:val="0063397A"/>
    <w:rsid w:val="006339B0"/>
    <w:rsid w:val="00633A57"/>
    <w:rsid w:val="00633ADD"/>
    <w:rsid w:val="00633B05"/>
    <w:rsid w:val="00633CC4"/>
    <w:rsid w:val="00633D9C"/>
    <w:rsid w:val="00633E06"/>
    <w:rsid w:val="00633FB7"/>
    <w:rsid w:val="00634045"/>
    <w:rsid w:val="006340B2"/>
    <w:rsid w:val="00634101"/>
    <w:rsid w:val="00634132"/>
    <w:rsid w:val="00634191"/>
    <w:rsid w:val="0063419D"/>
    <w:rsid w:val="006341A4"/>
    <w:rsid w:val="006342A6"/>
    <w:rsid w:val="0063431D"/>
    <w:rsid w:val="0063433F"/>
    <w:rsid w:val="00634510"/>
    <w:rsid w:val="00634511"/>
    <w:rsid w:val="006345C6"/>
    <w:rsid w:val="0063466F"/>
    <w:rsid w:val="006346AC"/>
    <w:rsid w:val="006346C7"/>
    <w:rsid w:val="00634768"/>
    <w:rsid w:val="0063477F"/>
    <w:rsid w:val="00634876"/>
    <w:rsid w:val="006348D0"/>
    <w:rsid w:val="00634B1F"/>
    <w:rsid w:val="00634B31"/>
    <w:rsid w:val="00634C41"/>
    <w:rsid w:val="00634C94"/>
    <w:rsid w:val="00634D64"/>
    <w:rsid w:val="00634DF5"/>
    <w:rsid w:val="006350C9"/>
    <w:rsid w:val="00635121"/>
    <w:rsid w:val="006351E5"/>
    <w:rsid w:val="006352A8"/>
    <w:rsid w:val="00635371"/>
    <w:rsid w:val="0063538C"/>
    <w:rsid w:val="00635431"/>
    <w:rsid w:val="0063544D"/>
    <w:rsid w:val="006354EA"/>
    <w:rsid w:val="00635598"/>
    <w:rsid w:val="00635810"/>
    <w:rsid w:val="00635957"/>
    <w:rsid w:val="0063598C"/>
    <w:rsid w:val="006359D5"/>
    <w:rsid w:val="00635ACA"/>
    <w:rsid w:val="00635B7B"/>
    <w:rsid w:val="00635BA9"/>
    <w:rsid w:val="00635C91"/>
    <w:rsid w:val="00635CA9"/>
    <w:rsid w:val="00635DA1"/>
    <w:rsid w:val="00635DD5"/>
    <w:rsid w:val="00635DF7"/>
    <w:rsid w:val="00635EA6"/>
    <w:rsid w:val="00635F36"/>
    <w:rsid w:val="0063603F"/>
    <w:rsid w:val="006364A7"/>
    <w:rsid w:val="006364AD"/>
    <w:rsid w:val="006364C9"/>
    <w:rsid w:val="00636564"/>
    <w:rsid w:val="006366A0"/>
    <w:rsid w:val="006366E1"/>
    <w:rsid w:val="00636849"/>
    <w:rsid w:val="00636AF9"/>
    <w:rsid w:val="00636B9E"/>
    <w:rsid w:val="00636BAE"/>
    <w:rsid w:val="00636C29"/>
    <w:rsid w:val="00636CC2"/>
    <w:rsid w:val="00636DA3"/>
    <w:rsid w:val="00636FFC"/>
    <w:rsid w:val="006370BC"/>
    <w:rsid w:val="006370EF"/>
    <w:rsid w:val="0063718B"/>
    <w:rsid w:val="0063721D"/>
    <w:rsid w:val="00637301"/>
    <w:rsid w:val="006374FD"/>
    <w:rsid w:val="006376E4"/>
    <w:rsid w:val="0063785A"/>
    <w:rsid w:val="0063787E"/>
    <w:rsid w:val="006378A6"/>
    <w:rsid w:val="006378F8"/>
    <w:rsid w:val="00637917"/>
    <w:rsid w:val="00637E20"/>
    <w:rsid w:val="00637F9A"/>
    <w:rsid w:val="00637F9D"/>
    <w:rsid w:val="00640064"/>
    <w:rsid w:val="006401D8"/>
    <w:rsid w:val="00640218"/>
    <w:rsid w:val="00640296"/>
    <w:rsid w:val="006405D3"/>
    <w:rsid w:val="00640639"/>
    <w:rsid w:val="006407A8"/>
    <w:rsid w:val="0064085C"/>
    <w:rsid w:val="00640869"/>
    <w:rsid w:val="006408DB"/>
    <w:rsid w:val="0064092E"/>
    <w:rsid w:val="00640ACF"/>
    <w:rsid w:val="00640B3A"/>
    <w:rsid w:val="00640C86"/>
    <w:rsid w:val="00640CB5"/>
    <w:rsid w:val="00640D36"/>
    <w:rsid w:val="00640D95"/>
    <w:rsid w:val="00640DAE"/>
    <w:rsid w:val="00640F3A"/>
    <w:rsid w:val="00640F46"/>
    <w:rsid w:val="006410E8"/>
    <w:rsid w:val="006412FC"/>
    <w:rsid w:val="00641402"/>
    <w:rsid w:val="0064145F"/>
    <w:rsid w:val="0064147F"/>
    <w:rsid w:val="006414D6"/>
    <w:rsid w:val="00641886"/>
    <w:rsid w:val="006418B5"/>
    <w:rsid w:val="00641B24"/>
    <w:rsid w:val="00641B75"/>
    <w:rsid w:val="00641BA7"/>
    <w:rsid w:val="00641C04"/>
    <w:rsid w:val="00641CBD"/>
    <w:rsid w:val="00641D67"/>
    <w:rsid w:val="00641DBF"/>
    <w:rsid w:val="00641E67"/>
    <w:rsid w:val="00641EF6"/>
    <w:rsid w:val="00641F79"/>
    <w:rsid w:val="00641F85"/>
    <w:rsid w:val="00642066"/>
    <w:rsid w:val="006420B6"/>
    <w:rsid w:val="00642103"/>
    <w:rsid w:val="0064232D"/>
    <w:rsid w:val="006424FC"/>
    <w:rsid w:val="0064257B"/>
    <w:rsid w:val="006425CC"/>
    <w:rsid w:val="00642644"/>
    <w:rsid w:val="006428A2"/>
    <w:rsid w:val="00642996"/>
    <w:rsid w:val="00642A1D"/>
    <w:rsid w:val="00642A83"/>
    <w:rsid w:val="00642BF9"/>
    <w:rsid w:val="00642D5E"/>
    <w:rsid w:val="00642E86"/>
    <w:rsid w:val="00642F94"/>
    <w:rsid w:val="0064301A"/>
    <w:rsid w:val="00643096"/>
    <w:rsid w:val="006430A6"/>
    <w:rsid w:val="00643144"/>
    <w:rsid w:val="0064317E"/>
    <w:rsid w:val="00643276"/>
    <w:rsid w:val="0064347D"/>
    <w:rsid w:val="00643528"/>
    <w:rsid w:val="0064357D"/>
    <w:rsid w:val="00643660"/>
    <w:rsid w:val="006438AF"/>
    <w:rsid w:val="00643933"/>
    <w:rsid w:val="006439AD"/>
    <w:rsid w:val="00643AA6"/>
    <w:rsid w:val="00643BAC"/>
    <w:rsid w:val="00643CD3"/>
    <w:rsid w:val="00643D10"/>
    <w:rsid w:val="00643E70"/>
    <w:rsid w:val="00643F9D"/>
    <w:rsid w:val="006440B4"/>
    <w:rsid w:val="006441FD"/>
    <w:rsid w:val="0064430D"/>
    <w:rsid w:val="00644408"/>
    <w:rsid w:val="00644421"/>
    <w:rsid w:val="0064446B"/>
    <w:rsid w:val="0064456A"/>
    <w:rsid w:val="006445A7"/>
    <w:rsid w:val="0064462F"/>
    <w:rsid w:val="00644665"/>
    <w:rsid w:val="00644742"/>
    <w:rsid w:val="0064476C"/>
    <w:rsid w:val="00644850"/>
    <w:rsid w:val="0064486A"/>
    <w:rsid w:val="00644CD8"/>
    <w:rsid w:val="00644E59"/>
    <w:rsid w:val="0064527E"/>
    <w:rsid w:val="00645282"/>
    <w:rsid w:val="006452A5"/>
    <w:rsid w:val="00645675"/>
    <w:rsid w:val="006457AF"/>
    <w:rsid w:val="00645811"/>
    <w:rsid w:val="0064585E"/>
    <w:rsid w:val="006458B9"/>
    <w:rsid w:val="00645A17"/>
    <w:rsid w:val="00645B5B"/>
    <w:rsid w:val="00645E17"/>
    <w:rsid w:val="00645E2E"/>
    <w:rsid w:val="00645E79"/>
    <w:rsid w:val="00645F4C"/>
    <w:rsid w:val="0064607E"/>
    <w:rsid w:val="00646088"/>
    <w:rsid w:val="00646180"/>
    <w:rsid w:val="006461BD"/>
    <w:rsid w:val="0064630D"/>
    <w:rsid w:val="00646396"/>
    <w:rsid w:val="0064652C"/>
    <w:rsid w:val="006465E0"/>
    <w:rsid w:val="00646639"/>
    <w:rsid w:val="00646721"/>
    <w:rsid w:val="006467D1"/>
    <w:rsid w:val="006467FD"/>
    <w:rsid w:val="00646832"/>
    <w:rsid w:val="00646A83"/>
    <w:rsid w:val="00646B4F"/>
    <w:rsid w:val="00646E84"/>
    <w:rsid w:val="00646F7D"/>
    <w:rsid w:val="00646F7F"/>
    <w:rsid w:val="00646FDC"/>
    <w:rsid w:val="00647144"/>
    <w:rsid w:val="0064719C"/>
    <w:rsid w:val="00647203"/>
    <w:rsid w:val="00647274"/>
    <w:rsid w:val="00647308"/>
    <w:rsid w:val="0064753A"/>
    <w:rsid w:val="00647597"/>
    <w:rsid w:val="006476B7"/>
    <w:rsid w:val="00647736"/>
    <w:rsid w:val="0064779D"/>
    <w:rsid w:val="0064781D"/>
    <w:rsid w:val="00647884"/>
    <w:rsid w:val="0064796C"/>
    <w:rsid w:val="006479FD"/>
    <w:rsid w:val="00647A17"/>
    <w:rsid w:val="00647A4A"/>
    <w:rsid w:val="00647D33"/>
    <w:rsid w:val="00647DF1"/>
    <w:rsid w:val="00647DF7"/>
    <w:rsid w:val="00647E78"/>
    <w:rsid w:val="00647EAC"/>
    <w:rsid w:val="00647EC0"/>
    <w:rsid w:val="00647FDC"/>
    <w:rsid w:val="006500C2"/>
    <w:rsid w:val="0065010C"/>
    <w:rsid w:val="00650159"/>
    <w:rsid w:val="0065025D"/>
    <w:rsid w:val="006502D6"/>
    <w:rsid w:val="0065037E"/>
    <w:rsid w:val="006503F7"/>
    <w:rsid w:val="0065040B"/>
    <w:rsid w:val="00650507"/>
    <w:rsid w:val="0065056A"/>
    <w:rsid w:val="00650604"/>
    <w:rsid w:val="0065062B"/>
    <w:rsid w:val="0065071B"/>
    <w:rsid w:val="006509B8"/>
    <w:rsid w:val="006509F1"/>
    <w:rsid w:val="00650A6A"/>
    <w:rsid w:val="00650A7C"/>
    <w:rsid w:val="00650B0B"/>
    <w:rsid w:val="00650BB0"/>
    <w:rsid w:val="00650BFC"/>
    <w:rsid w:val="00650DBC"/>
    <w:rsid w:val="00650F0D"/>
    <w:rsid w:val="00650FC1"/>
    <w:rsid w:val="006511D6"/>
    <w:rsid w:val="00651274"/>
    <w:rsid w:val="006513BC"/>
    <w:rsid w:val="006513C5"/>
    <w:rsid w:val="0065144A"/>
    <w:rsid w:val="0065153B"/>
    <w:rsid w:val="0065155B"/>
    <w:rsid w:val="0065157D"/>
    <w:rsid w:val="00651695"/>
    <w:rsid w:val="006516D0"/>
    <w:rsid w:val="00651725"/>
    <w:rsid w:val="006518B4"/>
    <w:rsid w:val="00651CE7"/>
    <w:rsid w:val="00651D0A"/>
    <w:rsid w:val="00651D43"/>
    <w:rsid w:val="00651D59"/>
    <w:rsid w:val="00651D86"/>
    <w:rsid w:val="00651F49"/>
    <w:rsid w:val="00652076"/>
    <w:rsid w:val="006520FB"/>
    <w:rsid w:val="00652138"/>
    <w:rsid w:val="0065215E"/>
    <w:rsid w:val="006521B9"/>
    <w:rsid w:val="006522C5"/>
    <w:rsid w:val="0065232E"/>
    <w:rsid w:val="0065240D"/>
    <w:rsid w:val="00652427"/>
    <w:rsid w:val="0065242A"/>
    <w:rsid w:val="0065245E"/>
    <w:rsid w:val="00652579"/>
    <w:rsid w:val="00652666"/>
    <w:rsid w:val="00652782"/>
    <w:rsid w:val="006527C7"/>
    <w:rsid w:val="006527CE"/>
    <w:rsid w:val="00652830"/>
    <w:rsid w:val="00652A4E"/>
    <w:rsid w:val="00652A5F"/>
    <w:rsid w:val="00652A60"/>
    <w:rsid w:val="00652AB8"/>
    <w:rsid w:val="00652B36"/>
    <w:rsid w:val="00652B75"/>
    <w:rsid w:val="00652B93"/>
    <w:rsid w:val="00652BC4"/>
    <w:rsid w:val="00652CFB"/>
    <w:rsid w:val="00652CFF"/>
    <w:rsid w:val="00652D69"/>
    <w:rsid w:val="00652D95"/>
    <w:rsid w:val="00652DD1"/>
    <w:rsid w:val="00652E10"/>
    <w:rsid w:val="00652E5F"/>
    <w:rsid w:val="00652FD7"/>
    <w:rsid w:val="006530D0"/>
    <w:rsid w:val="0065317D"/>
    <w:rsid w:val="00653289"/>
    <w:rsid w:val="006536E7"/>
    <w:rsid w:val="00653762"/>
    <w:rsid w:val="006537ED"/>
    <w:rsid w:val="00653851"/>
    <w:rsid w:val="0065385E"/>
    <w:rsid w:val="00653867"/>
    <w:rsid w:val="006538D3"/>
    <w:rsid w:val="006538E8"/>
    <w:rsid w:val="00653AB5"/>
    <w:rsid w:val="00653CBB"/>
    <w:rsid w:val="00653EB9"/>
    <w:rsid w:val="00653FAE"/>
    <w:rsid w:val="00654016"/>
    <w:rsid w:val="0065419D"/>
    <w:rsid w:val="00654474"/>
    <w:rsid w:val="006545D2"/>
    <w:rsid w:val="006546DC"/>
    <w:rsid w:val="006547F0"/>
    <w:rsid w:val="006547FA"/>
    <w:rsid w:val="006548CE"/>
    <w:rsid w:val="00654981"/>
    <w:rsid w:val="00654A5C"/>
    <w:rsid w:val="00654D9E"/>
    <w:rsid w:val="00654DBF"/>
    <w:rsid w:val="00654EB1"/>
    <w:rsid w:val="00655034"/>
    <w:rsid w:val="00655248"/>
    <w:rsid w:val="0065526F"/>
    <w:rsid w:val="00655287"/>
    <w:rsid w:val="00655299"/>
    <w:rsid w:val="00655478"/>
    <w:rsid w:val="00655519"/>
    <w:rsid w:val="0065553B"/>
    <w:rsid w:val="00655586"/>
    <w:rsid w:val="0065569F"/>
    <w:rsid w:val="00655764"/>
    <w:rsid w:val="0065590E"/>
    <w:rsid w:val="00655936"/>
    <w:rsid w:val="00655994"/>
    <w:rsid w:val="006559F3"/>
    <w:rsid w:val="00655B44"/>
    <w:rsid w:val="00655C15"/>
    <w:rsid w:val="00655C25"/>
    <w:rsid w:val="00655C3A"/>
    <w:rsid w:val="00655C3C"/>
    <w:rsid w:val="00655C61"/>
    <w:rsid w:val="00655D2C"/>
    <w:rsid w:val="00655D90"/>
    <w:rsid w:val="0065606C"/>
    <w:rsid w:val="006560A1"/>
    <w:rsid w:val="006560C6"/>
    <w:rsid w:val="006561F2"/>
    <w:rsid w:val="006562D9"/>
    <w:rsid w:val="006563FD"/>
    <w:rsid w:val="00656410"/>
    <w:rsid w:val="00656412"/>
    <w:rsid w:val="00656607"/>
    <w:rsid w:val="0065670C"/>
    <w:rsid w:val="006568C4"/>
    <w:rsid w:val="00656CA3"/>
    <w:rsid w:val="00656ED1"/>
    <w:rsid w:val="00656ED3"/>
    <w:rsid w:val="00656EFD"/>
    <w:rsid w:val="00657077"/>
    <w:rsid w:val="00657115"/>
    <w:rsid w:val="00657252"/>
    <w:rsid w:val="00657259"/>
    <w:rsid w:val="006572D2"/>
    <w:rsid w:val="00657330"/>
    <w:rsid w:val="0065735B"/>
    <w:rsid w:val="0065735E"/>
    <w:rsid w:val="00657398"/>
    <w:rsid w:val="006573C4"/>
    <w:rsid w:val="00657442"/>
    <w:rsid w:val="006574B9"/>
    <w:rsid w:val="0065760A"/>
    <w:rsid w:val="0065773F"/>
    <w:rsid w:val="00657774"/>
    <w:rsid w:val="00657785"/>
    <w:rsid w:val="006578D2"/>
    <w:rsid w:val="00657A14"/>
    <w:rsid w:val="00657A5C"/>
    <w:rsid w:val="00657B2E"/>
    <w:rsid w:val="00657DBC"/>
    <w:rsid w:val="00657DC7"/>
    <w:rsid w:val="00657DCE"/>
    <w:rsid w:val="00657E6A"/>
    <w:rsid w:val="00657F14"/>
    <w:rsid w:val="00657F88"/>
    <w:rsid w:val="006600EE"/>
    <w:rsid w:val="006600EF"/>
    <w:rsid w:val="006601AC"/>
    <w:rsid w:val="006601EF"/>
    <w:rsid w:val="00660202"/>
    <w:rsid w:val="0066033D"/>
    <w:rsid w:val="00660755"/>
    <w:rsid w:val="00660814"/>
    <w:rsid w:val="00660978"/>
    <w:rsid w:val="00660B5A"/>
    <w:rsid w:val="00660BD3"/>
    <w:rsid w:val="00660C50"/>
    <w:rsid w:val="00660CBE"/>
    <w:rsid w:val="00660D46"/>
    <w:rsid w:val="00660D75"/>
    <w:rsid w:val="00660EA3"/>
    <w:rsid w:val="00660F01"/>
    <w:rsid w:val="006612E4"/>
    <w:rsid w:val="00661314"/>
    <w:rsid w:val="006613A4"/>
    <w:rsid w:val="006613AF"/>
    <w:rsid w:val="0066144F"/>
    <w:rsid w:val="00661472"/>
    <w:rsid w:val="006615A2"/>
    <w:rsid w:val="00661637"/>
    <w:rsid w:val="00661639"/>
    <w:rsid w:val="006616FF"/>
    <w:rsid w:val="00661830"/>
    <w:rsid w:val="00661915"/>
    <w:rsid w:val="00661B7E"/>
    <w:rsid w:val="00661C84"/>
    <w:rsid w:val="00661CD8"/>
    <w:rsid w:val="00661E22"/>
    <w:rsid w:val="00661EA1"/>
    <w:rsid w:val="00661F0D"/>
    <w:rsid w:val="00661FE2"/>
    <w:rsid w:val="00662031"/>
    <w:rsid w:val="00662064"/>
    <w:rsid w:val="006620AE"/>
    <w:rsid w:val="0066218E"/>
    <w:rsid w:val="0066219A"/>
    <w:rsid w:val="006621AF"/>
    <w:rsid w:val="006621FE"/>
    <w:rsid w:val="00662251"/>
    <w:rsid w:val="0066252F"/>
    <w:rsid w:val="006625D9"/>
    <w:rsid w:val="006626AB"/>
    <w:rsid w:val="0066280E"/>
    <w:rsid w:val="0066288F"/>
    <w:rsid w:val="0066293D"/>
    <w:rsid w:val="006629DC"/>
    <w:rsid w:val="00662A7C"/>
    <w:rsid w:val="00662AC2"/>
    <w:rsid w:val="00662C44"/>
    <w:rsid w:val="00662C5E"/>
    <w:rsid w:val="00662D77"/>
    <w:rsid w:val="00662E2B"/>
    <w:rsid w:val="00662E54"/>
    <w:rsid w:val="00662EAE"/>
    <w:rsid w:val="0066301A"/>
    <w:rsid w:val="00663118"/>
    <w:rsid w:val="0066313F"/>
    <w:rsid w:val="00663209"/>
    <w:rsid w:val="00663333"/>
    <w:rsid w:val="00663490"/>
    <w:rsid w:val="006634A9"/>
    <w:rsid w:val="00663531"/>
    <w:rsid w:val="006635F6"/>
    <w:rsid w:val="0066383F"/>
    <w:rsid w:val="0066389B"/>
    <w:rsid w:val="00663A44"/>
    <w:rsid w:val="00663B28"/>
    <w:rsid w:val="00663B2A"/>
    <w:rsid w:val="00663B2E"/>
    <w:rsid w:val="00663B7F"/>
    <w:rsid w:val="00663C78"/>
    <w:rsid w:val="00663CCD"/>
    <w:rsid w:val="00663D6D"/>
    <w:rsid w:val="00663DFF"/>
    <w:rsid w:val="00663E50"/>
    <w:rsid w:val="00663EB5"/>
    <w:rsid w:val="00663F01"/>
    <w:rsid w:val="00664005"/>
    <w:rsid w:val="00664033"/>
    <w:rsid w:val="00664137"/>
    <w:rsid w:val="0066416B"/>
    <w:rsid w:val="006641B6"/>
    <w:rsid w:val="006641E0"/>
    <w:rsid w:val="006641E2"/>
    <w:rsid w:val="006642E8"/>
    <w:rsid w:val="00664357"/>
    <w:rsid w:val="006643FC"/>
    <w:rsid w:val="00664440"/>
    <w:rsid w:val="006645DA"/>
    <w:rsid w:val="00664753"/>
    <w:rsid w:val="00664758"/>
    <w:rsid w:val="00664930"/>
    <w:rsid w:val="00664AD3"/>
    <w:rsid w:val="00664B76"/>
    <w:rsid w:val="00664BA9"/>
    <w:rsid w:val="00664F4B"/>
    <w:rsid w:val="00665148"/>
    <w:rsid w:val="006651EB"/>
    <w:rsid w:val="00665247"/>
    <w:rsid w:val="006653AD"/>
    <w:rsid w:val="0066556E"/>
    <w:rsid w:val="00665834"/>
    <w:rsid w:val="006658C4"/>
    <w:rsid w:val="0066598F"/>
    <w:rsid w:val="00665A26"/>
    <w:rsid w:val="00665AF4"/>
    <w:rsid w:val="00665C22"/>
    <w:rsid w:val="00665C3A"/>
    <w:rsid w:val="00665D5A"/>
    <w:rsid w:val="00665D84"/>
    <w:rsid w:val="00665DA9"/>
    <w:rsid w:val="00665EBC"/>
    <w:rsid w:val="00665EFA"/>
    <w:rsid w:val="0066612A"/>
    <w:rsid w:val="0066616E"/>
    <w:rsid w:val="00666192"/>
    <w:rsid w:val="00666341"/>
    <w:rsid w:val="006663F7"/>
    <w:rsid w:val="006664A1"/>
    <w:rsid w:val="006664EF"/>
    <w:rsid w:val="0066650D"/>
    <w:rsid w:val="006665B8"/>
    <w:rsid w:val="006666A9"/>
    <w:rsid w:val="00666868"/>
    <w:rsid w:val="006668D4"/>
    <w:rsid w:val="006668F1"/>
    <w:rsid w:val="00666973"/>
    <w:rsid w:val="00666A30"/>
    <w:rsid w:val="00666A7C"/>
    <w:rsid w:val="00666C5E"/>
    <w:rsid w:val="00666E4A"/>
    <w:rsid w:val="00666ED7"/>
    <w:rsid w:val="006674CF"/>
    <w:rsid w:val="006674EC"/>
    <w:rsid w:val="00667522"/>
    <w:rsid w:val="0066753E"/>
    <w:rsid w:val="0066754A"/>
    <w:rsid w:val="00667904"/>
    <w:rsid w:val="006679BA"/>
    <w:rsid w:val="006679F4"/>
    <w:rsid w:val="00667B19"/>
    <w:rsid w:val="00667E01"/>
    <w:rsid w:val="00667E3A"/>
    <w:rsid w:val="00667E6F"/>
    <w:rsid w:val="00667ECC"/>
    <w:rsid w:val="00667F3E"/>
    <w:rsid w:val="00667FD4"/>
    <w:rsid w:val="00667FF5"/>
    <w:rsid w:val="006700EB"/>
    <w:rsid w:val="0067013B"/>
    <w:rsid w:val="0067014C"/>
    <w:rsid w:val="006704CF"/>
    <w:rsid w:val="0067055A"/>
    <w:rsid w:val="0067086E"/>
    <w:rsid w:val="006708AF"/>
    <w:rsid w:val="00670948"/>
    <w:rsid w:val="006709A7"/>
    <w:rsid w:val="006709B7"/>
    <w:rsid w:val="00670B33"/>
    <w:rsid w:val="00670B3A"/>
    <w:rsid w:val="00670B6E"/>
    <w:rsid w:val="00670CE6"/>
    <w:rsid w:val="00670CED"/>
    <w:rsid w:val="00671341"/>
    <w:rsid w:val="00671437"/>
    <w:rsid w:val="006715A4"/>
    <w:rsid w:val="00671621"/>
    <w:rsid w:val="0067163A"/>
    <w:rsid w:val="0067188A"/>
    <w:rsid w:val="00671927"/>
    <w:rsid w:val="006719BE"/>
    <w:rsid w:val="006719DA"/>
    <w:rsid w:val="00671A4D"/>
    <w:rsid w:val="00671AEF"/>
    <w:rsid w:val="00671D31"/>
    <w:rsid w:val="00671DDC"/>
    <w:rsid w:val="00671E7C"/>
    <w:rsid w:val="00671F2A"/>
    <w:rsid w:val="00671F45"/>
    <w:rsid w:val="00671F90"/>
    <w:rsid w:val="00672099"/>
    <w:rsid w:val="0067210D"/>
    <w:rsid w:val="0067214A"/>
    <w:rsid w:val="006721C7"/>
    <w:rsid w:val="006722CC"/>
    <w:rsid w:val="006723C8"/>
    <w:rsid w:val="00672446"/>
    <w:rsid w:val="006724A5"/>
    <w:rsid w:val="006725E1"/>
    <w:rsid w:val="00672657"/>
    <w:rsid w:val="006726E0"/>
    <w:rsid w:val="00672825"/>
    <w:rsid w:val="006728E2"/>
    <w:rsid w:val="00672AD3"/>
    <w:rsid w:val="00672AE7"/>
    <w:rsid w:val="00672BB5"/>
    <w:rsid w:val="00672C09"/>
    <w:rsid w:val="00672C0F"/>
    <w:rsid w:val="00672DEA"/>
    <w:rsid w:val="00672E83"/>
    <w:rsid w:val="00672F27"/>
    <w:rsid w:val="00673011"/>
    <w:rsid w:val="0067314E"/>
    <w:rsid w:val="006731BD"/>
    <w:rsid w:val="0067335A"/>
    <w:rsid w:val="00673371"/>
    <w:rsid w:val="0067337B"/>
    <w:rsid w:val="00673391"/>
    <w:rsid w:val="006734FC"/>
    <w:rsid w:val="006735C6"/>
    <w:rsid w:val="00673648"/>
    <w:rsid w:val="00673863"/>
    <w:rsid w:val="00673964"/>
    <w:rsid w:val="0067397E"/>
    <w:rsid w:val="00673994"/>
    <w:rsid w:val="006739AF"/>
    <w:rsid w:val="00673B46"/>
    <w:rsid w:val="00673B96"/>
    <w:rsid w:val="00673C81"/>
    <w:rsid w:val="00673DC2"/>
    <w:rsid w:val="00673F4A"/>
    <w:rsid w:val="006742E4"/>
    <w:rsid w:val="0067441F"/>
    <w:rsid w:val="0067455C"/>
    <w:rsid w:val="00674560"/>
    <w:rsid w:val="0067457B"/>
    <w:rsid w:val="006746E3"/>
    <w:rsid w:val="00674732"/>
    <w:rsid w:val="00674810"/>
    <w:rsid w:val="0067482C"/>
    <w:rsid w:val="00674A55"/>
    <w:rsid w:val="00674B0A"/>
    <w:rsid w:val="00674B1B"/>
    <w:rsid w:val="00674B78"/>
    <w:rsid w:val="00674C14"/>
    <w:rsid w:val="00674C3B"/>
    <w:rsid w:val="00674C5E"/>
    <w:rsid w:val="00674C68"/>
    <w:rsid w:val="00674E18"/>
    <w:rsid w:val="00674FF5"/>
    <w:rsid w:val="006752B0"/>
    <w:rsid w:val="006752B4"/>
    <w:rsid w:val="006752D9"/>
    <w:rsid w:val="006752E5"/>
    <w:rsid w:val="00675336"/>
    <w:rsid w:val="006753C1"/>
    <w:rsid w:val="0067556C"/>
    <w:rsid w:val="006757A6"/>
    <w:rsid w:val="00675CA3"/>
    <w:rsid w:val="00675E14"/>
    <w:rsid w:val="00675E32"/>
    <w:rsid w:val="00675F9E"/>
    <w:rsid w:val="00675FF2"/>
    <w:rsid w:val="00676043"/>
    <w:rsid w:val="00676255"/>
    <w:rsid w:val="00676285"/>
    <w:rsid w:val="00676304"/>
    <w:rsid w:val="006764AE"/>
    <w:rsid w:val="006765A1"/>
    <w:rsid w:val="00676778"/>
    <w:rsid w:val="0067689D"/>
    <w:rsid w:val="006768E3"/>
    <w:rsid w:val="00676986"/>
    <w:rsid w:val="00676AEC"/>
    <w:rsid w:val="00676B69"/>
    <w:rsid w:val="00676B8E"/>
    <w:rsid w:val="00676C01"/>
    <w:rsid w:val="00676C12"/>
    <w:rsid w:val="00676C21"/>
    <w:rsid w:val="00676C48"/>
    <w:rsid w:val="00676C94"/>
    <w:rsid w:val="00676DA6"/>
    <w:rsid w:val="00676E42"/>
    <w:rsid w:val="00676F1A"/>
    <w:rsid w:val="00676F49"/>
    <w:rsid w:val="00676F70"/>
    <w:rsid w:val="00676FE7"/>
    <w:rsid w:val="00677010"/>
    <w:rsid w:val="0067702E"/>
    <w:rsid w:val="00677418"/>
    <w:rsid w:val="006774B8"/>
    <w:rsid w:val="0067753F"/>
    <w:rsid w:val="00677833"/>
    <w:rsid w:val="00677951"/>
    <w:rsid w:val="00677A62"/>
    <w:rsid w:val="00677AEC"/>
    <w:rsid w:val="00677B67"/>
    <w:rsid w:val="00677B7F"/>
    <w:rsid w:val="00677B93"/>
    <w:rsid w:val="00677BEF"/>
    <w:rsid w:val="00677C03"/>
    <w:rsid w:val="00677D06"/>
    <w:rsid w:val="00677D76"/>
    <w:rsid w:val="00677E90"/>
    <w:rsid w:val="0068001E"/>
    <w:rsid w:val="00680033"/>
    <w:rsid w:val="0068034B"/>
    <w:rsid w:val="0068038A"/>
    <w:rsid w:val="00680457"/>
    <w:rsid w:val="006805F3"/>
    <w:rsid w:val="00680615"/>
    <w:rsid w:val="00680696"/>
    <w:rsid w:val="00680726"/>
    <w:rsid w:val="00680771"/>
    <w:rsid w:val="006807C9"/>
    <w:rsid w:val="006809B2"/>
    <w:rsid w:val="00680AE0"/>
    <w:rsid w:val="00680C0C"/>
    <w:rsid w:val="00680D6D"/>
    <w:rsid w:val="00680E3B"/>
    <w:rsid w:val="00680F16"/>
    <w:rsid w:val="00680FB3"/>
    <w:rsid w:val="006810D7"/>
    <w:rsid w:val="006811AE"/>
    <w:rsid w:val="00681214"/>
    <w:rsid w:val="00681335"/>
    <w:rsid w:val="006814CD"/>
    <w:rsid w:val="006815F3"/>
    <w:rsid w:val="0068163C"/>
    <w:rsid w:val="006817B0"/>
    <w:rsid w:val="00681852"/>
    <w:rsid w:val="0068186A"/>
    <w:rsid w:val="00681896"/>
    <w:rsid w:val="00681973"/>
    <w:rsid w:val="006819CE"/>
    <w:rsid w:val="00681A36"/>
    <w:rsid w:val="00681A70"/>
    <w:rsid w:val="00681AAE"/>
    <w:rsid w:val="00681AB1"/>
    <w:rsid w:val="00681AEF"/>
    <w:rsid w:val="00681B4F"/>
    <w:rsid w:val="00681B6D"/>
    <w:rsid w:val="00681B93"/>
    <w:rsid w:val="00681D45"/>
    <w:rsid w:val="00681D5A"/>
    <w:rsid w:val="00681D60"/>
    <w:rsid w:val="00681F4F"/>
    <w:rsid w:val="006820AB"/>
    <w:rsid w:val="00682163"/>
    <w:rsid w:val="00682184"/>
    <w:rsid w:val="0068220E"/>
    <w:rsid w:val="006822CE"/>
    <w:rsid w:val="00682303"/>
    <w:rsid w:val="00682699"/>
    <w:rsid w:val="006826FB"/>
    <w:rsid w:val="0068279C"/>
    <w:rsid w:val="0068280F"/>
    <w:rsid w:val="00682B1C"/>
    <w:rsid w:val="00682BE5"/>
    <w:rsid w:val="00682C83"/>
    <w:rsid w:val="00682CDE"/>
    <w:rsid w:val="00682DAE"/>
    <w:rsid w:val="00682DC5"/>
    <w:rsid w:val="00682E1E"/>
    <w:rsid w:val="00682E27"/>
    <w:rsid w:val="006830DB"/>
    <w:rsid w:val="00683122"/>
    <w:rsid w:val="00683149"/>
    <w:rsid w:val="006831CA"/>
    <w:rsid w:val="00683207"/>
    <w:rsid w:val="0068328D"/>
    <w:rsid w:val="006832DC"/>
    <w:rsid w:val="006832DE"/>
    <w:rsid w:val="00683331"/>
    <w:rsid w:val="0068333C"/>
    <w:rsid w:val="0068345F"/>
    <w:rsid w:val="00683821"/>
    <w:rsid w:val="0068384D"/>
    <w:rsid w:val="006839C3"/>
    <w:rsid w:val="00683B83"/>
    <w:rsid w:val="00683BF7"/>
    <w:rsid w:val="00683C11"/>
    <w:rsid w:val="00683DF2"/>
    <w:rsid w:val="00683F01"/>
    <w:rsid w:val="00683F58"/>
    <w:rsid w:val="00683F81"/>
    <w:rsid w:val="00683F83"/>
    <w:rsid w:val="00683FB1"/>
    <w:rsid w:val="00684043"/>
    <w:rsid w:val="006840C5"/>
    <w:rsid w:val="006841D7"/>
    <w:rsid w:val="00684223"/>
    <w:rsid w:val="00684285"/>
    <w:rsid w:val="006842A9"/>
    <w:rsid w:val="0068440B"/>
    <w:rsid w:val="0068453B"/>
    <w:rsid w:val="00684610"/>
    <w:rsid w:val="00684623"/>
    <w:rsid w:val="006846BD"/>
    <w:rsid w:val="0068475B"/>
    <w:rsid w:val="0068482A"/>
    <w:rsid w:val="0068482E"/>
    <w:rsid w:val="00684871"/>
    <w:rsid w:val="006849E7"/>
    <w:rsid w:val="00684A78"/>
    <w:rsid w:val="00684AF9"/>
    <w:rsid w:val="00684B4A"/>
    <w:rsid w:val="00684B53"/>
    <w:rsid w:val="00684C07"/>
    <w:rsid w:val="00684D32"/>
    <w:rsid w:val="00684E18"/>
    <w:rsid w:val="00684E3D"/>
    <w:rsid w:val="00685092"/>
    <w:rsid w:val="00685112"/>
    <w:rsid w:val="0068536D"/>
    <w:rsid w:val="006853EF"/>
    <w:rsid w:val="00685407"/>
    <w:rsid w:val="00685512"/>
    <w:rsid w:val="006856AD"/>
    <w:rsid w:val="006856E3"/>
    <w:rsid w:val="0068577F"/>
    <w:rsid w:val="0068587A"/>
    <w:rsid w:val="006859D6"/>
    <w:rsid w:val="00685AD4"/>
    <w:rsid w:val="00685B51"/>
    <w:rsid w:val="00685BA2"/>
    <w:rsid w:val="00685C0B"/>
    <w:rsid w:val="00685C5D"/>
    <w:rsid w:val="00685D9B"/>
    <w:rsid w:val="00685DCA"/>
    <w:rsid w:val="00685DCE"/>
    <w:rsid w:val="00685EC6"/>
    <w:rsid w:val="00685F2A"/>
    <w:rsid w:val="00686055"/>
    <w:rsid w:val="006860DA"/>
    <w:rsid w:val="0068621D"/>
    <w:rsid w:val="00686231"/>
    <w:rsid w:val="00686448"/>
    <w:rsid w:val="006864CE"/>
    <w:rsid w:val="00686515"/>
    <w:rsid w:val="0068659D"/>
    <w:rsid w:val="0068665E"/>
    <w:rsid w:val="006868D3"/>
    <w:rsid w:val="006868FE"/>
    <w:rsid w:val="00686A81"/>
    <w:rsid w:val="00686C75"/>
    <w:rsid w:val="00686CE3"/>
    <w:rsid w:val="00686D6D"/>
    <w:rsid w:val="00686E56"/>
    <w:rsid w:val="00686E6B"/>
    <w:rsid w:val="00686EBD"/>
    <w:rsid w:val="00686F50"/>
    <w:rsid w:val="00686F67"/>
    <w:rsid w:val="00686FA3"/>
    <w:rsid w:val="00687A64"/>
    <w:rsid w:val="00687ACE"/>
    <w:rsid w:val="00687B95"/>
    <w:rsid w:val="00687BA0"/>
    <w:rsid w:val="00687DD4"/>
    <w:rsid w:val="00687EE4"/>
    <w:rsid w:val="00687F26"/>
    <w:rsid w:val="00687FB0"/>
    <w:rsid w:val="00687FD0"/>
    <w:rsid w:val="006900E7"/>
    <w:rsid w:val="00690152"/>
    <w:rsid w:val="006902B9"/>
    <w:rsid w:val="006902F4"/>
    <w:rsid w:val="006903E7"/>
    <w:rsid w:val="0069095C"/>
    <w:rsid w:val="00690B0B"/>
    <w:rsid w:val="00690C1B"/>
    <w:rsid w:val="00690C2E"/>
    <w:rsid w:val="00690C6F"/>
    <w:rsid w:val="00690F1E"/>
    <w:rsid w:val="00690F8F"/>
    <w:rsid w:val="006910FD"/>
    <w:rsid w:val="006911C3"/>
    <w:rsid w:val="0069131B"/>
    <w:rsid w:val="00691385"/>
    <w:rsid w:val="006913FF"/>
    <w:rsid w:val="006914C9"/>
    <w:rsid w:val="006915AD"/>
    <w:rsid w:val="00691705"/>
    <w:rsid w:val="0069198B"/>
    <w:rsid w:val="00691A87"/>
    <w:rsid w:val="00691A89"/>
    <w:rsid w:val="00691BEE"/>
    <w:rsid w:val="00691F67"/>
    <w:rsid w:val="00691F86"/>
    <w:rsid w:val="00691F87"/>
    <w:rsid w:val="0069201A"/>
    <w:rsid w:val="006920C7"/>
    <w:rsid w:val="00692226"/>
    <w:rsid w:val="006922F5"/>
    <w:rsid w:val="006923FF"/>
    <w:rsid w:val="0069240D"/>
    <w:rsid w:val="00692429"/>
    <w:rsid w:val="006925E7"/>
    <w:rsid w:val="0069263E"/>
    <w:rsid w:val="006926E5"/>
    <w:rsid w:val="0069277D"/>
    <w:rsid w:val="00692795"/>
    <w:rsid w:val="00692836"/>
    <w:rsid w:val="0069299B"/>
    <w:rsid w:val="006929D1"/>
    <w:rsid w:val="00692B39"/>
    <w:rsid w:val="00692BA5"/>
    <w:rsid w:val="00692BCD"/>
    <w:rsid w:val="00692D3D"/>
    <w:rsid w:val="00692D8B"/>
    <w:rsid w:val="00692EE8"/>
    <w:rsid w:val="00693005"/>
    <w:rsid w:val="00693081"/>
    <w:rsid w:val="006931E8"/>
    <w:rsid w:val="00693213"/>
    <w:rsid w:val="00693347"/>
    <w:rsid w:val="00693495"/>
    <w:rsid w:val="006935B1"/>
    <w:rsid w:val="006936E9"/>
    <w:rsid w:val="006937AA"/>
    <w:rsid w:val="006937F4"/>
    <w:rsid w:val="006939F2"/>
    <w:rsid w:val="00693B3C"/>
    <w:rsid w:val="00693CA9"/>
    <w:rsid w:val="00693CE5"/>
    <w:rsid w:val="00693DAF"/>
    <w:rsid w:val="00693E08"/>
    <w:rsid w:val="00693F7F"/>
    <w:rsid w:val="006940A7"/>
    <w:rsid w:val="006941C6"/>
    <w:rsid w:val="0069422D"/>
    <w:rsid w:val="006942C1"/>
    <w:rsid w:val="0069446B"/>
    <w:rsid w:val="006944FE"/>
    <w:rsid w:val="00694639"/>
    <w:rsid w:val="00694675"/>
    <w:rsid w:val="00694677"/>
    <w:rsid w:val="006947D7"/>
    <w:rsid w:val="0069498E"/>
    <w:rsid w:val="006949BF"/>
    <w:rsid w:val="006949D0"/>
    <w:rsid w:val="00694BDE"/>
    <w:rsid w:val="00694C91"/>
    <w:rsid w:val="00694D41"/>
    <w:rsid w:val="00694D4D"/>
    <w:rsid w:val="00694DA8"/>
    <w:rsid w:val="00694DEC"/>
    <w:rsid w:val="00694E0A"/>
    <w:rsid w:val="00694EA9"/>
    <w:rsid w:val="00694F4B"/>
    <w:rsid w:val="006950E7"/>
    <w:rsid w:val="0069522D"/>
    <w:rsid w:val="00695295"/>
    <w:rsid w:val="006953E7"/>
    <w:rsid w:val="006953F0"/>
    <w:rsid w:val="00695436"/>
    <w:rsid w:val="00695528"/>
    <w:rsid w:val="006955D1"/>
    <w:rsid w:val="00695893"/>
    <w:rsid w:val="0069598F"/>
    <w:rsid w:val="00695D30"/>
    <w:rsid w:val="0069610E"/>
    <w:rsid w:val="006961FA"/>
    <w:rsid w:val="006962FE"/>
    <w:rsid w:val="006963BE"/>
    <w:rsid w:val="006963FE"/>
    <w:rsid w:val="00696431"/>
    <w:rsid w:val="006965B8"/>
    <w:rsid w:val="006966BA"/>
    <w:rsid w:val="00696721"/>
    <w:rsid w:val="00696756"/>
    <w:rsid w:val="0069685E"/>
    <w:rsid w:val="006968F7"/>
    <w:rsid w:val="00696965"/>
    <w:rsid w:val="00696B12"/>
    <w:rsid w:val="00696BBA"/>
    <w:rsid w:val="00696C27"/>
    <w:rsid w:val="00696E32"/>
    <w:rsid w:val="00696EF5"/>
    <w:rsid w:val="00696F1A"/>
    <w:rsid w:val="00696FCF"/>
    <w:rsid w:val="00696FDD"/>
    <w:rsid w:val="00697092"/>
    <w:rsid w:val="006970E0"/>
    <w:rsid w:val="0069736B"/>
    <w:rsid w:val="006973B0"/>
    <w:rsid w:val="006973D4"/>
    <w:rsid w:val="00697432"/>
    <w:rsid w:val="00697583"/>
    <w:rsid w:val="006975ED"/>
    <w:rsid w:val="006978E0"/>
    <w:rsid w:val="00697997"/>
    <w:rsid w:val="006979DD"/>
    <w:rsid w:val="006979E4"/>
    <w:rsid w:val="00697AFE"/>
    <w:rsid w:val="00697B82"/>
    <w:rsid w:val="00697CDE"/>
    <w:rsid w:val="00697D3E"/>
    <w:rsid w:val="00697E47"/>
    <w:rsid w:val="006A0008"/>
    <w:rsid w:val="006A0047"/>
    <w:rsid w:val="006A01D5"/>
    <w:rsid w:val="006A01FD"/>
    <w:rsid w:val="006A0204"/>
    <w:rsid w:val="006A0358"/>
    <w:rsid w:val="006A0379"/>
    <w:rsid w:val="006A03A8"/>
    <w:rsid w:val="006A065B"/>
    <w:rsid w:val="006A0772"/>
    <w:rsid w:val="006A07CC"/>
    <w:rsid w:val="006A08D0"/>
    <w:rsid w:val="006A0965"/>
    <w:rsid w:val="006A09BA"/>
    <w:rsid w:val="006A0A5B"/>
    <w:rsid w:val="006A0C87"/>
    <w:rsid w:val="006A0D33"/>
    <w:rsid w:val="006A0D56"/>
    <w:rsid w:val="006A1082"/>
    <w:rsid w:val="006A10E3"/>
    <w:rsid w:val="006A1115"/>
    <w:rsid w:val="006A11B0"/>
    <w:rsid w:val="006A141B"/>
    <w:rsid w:val="006A1424"/>
    <w:rsid w:val="006A1487"/>
    <w:rsid w:val="006A15ED"/>
    <w:rsid w:val="006A17CB"/>
    <w:rsid w:val="006A194A"/>
    <w:rsid w:val="006A1BF4"/>
    <w:rsid w:val="006A1C07"/>
    <w:rsid w:val="006A1D8A"/>
    <w:rsid w:val="006A1FB3"/>
    <w:rsid w:val="006A20EF"/>
    <w:rsid w:val="006A21B9"/>
    <w:rsid w:val="006A2235"/>
    <w:rsid w:val="006A2248"/>
    <w:rsid w:val="006A234F"/>
    <w:rsid w:val="006A2384"/>
    <w:rsid w:val="006A2427"/>
    <w:rsid w:val="006A2430"/>
    <w:rsid w:val="006A247F"/>
    <w:rsid w:val="006A268E"/>
    <w:rsid w:val="006A27BB"/>
    <w:rsid w:val="006A2843"/>
    <w:rsid w:val="006A28A5"/>
    <w:rsid w:val="006A2A30"/>
    <w:rsid w:val="006A2A48"/>
    <w:rsid w:val="006A2BD6"/>
    <w:rsid w:val="006A2BE4"/>
    <w:rsid w:val="006A2C0C"/>
    <w:rsid w:val="006A2CE8"/>
    <w:rsid w:val="006A2E3B"/>
    <w:rsid w:val="006A2F15"/>
    <w:rsid w:val="006A2F7A"/>
    <w:rsid w:val="006A301D"/>
    <w:rsid w:val="006A30D8"/>
    <w:rsid w:val="006A3162"/>
    <w:rsid w:val="006A3269"/>
    <w:rsid w:val="006A335E"/>
    <w:rsid w:val="006A33FB"/>
    <w:rsid w:val="006A34B4"/>
    <w:rsid w:val="006A36DF"/>
    <w:rsid w:val="006A3704"/>
    <w:rsid w:val="006A379A"/>
    <w:rsid w:val="006A3863"/>
    <w:rsid w:val="006A392B"/>
    <w:rsid w:val="006A3AD8"/>
    <w:rsid w:val="006A3D3F"/>
    <w:rsid w:val="006A3EDA"/>
    <w:rsid w:val="006A4089"/>
    <w:rsid w:val="006A410C"/>
    <w:rsid w:val="006A412A"/>
    <w:rsid w:val="006A4174"/>
    <w:rsid w:val="006A42A3"/>
    <w:rsid w:val="006A434B"/>
    <w:rsid w:val="006A4394"/>
    <w:rsid w:val="006A43D3"/>
    <w:rsid w:val="006A4514"/>
    <w:rsid w:val="006A45C6"/>
    <w:rsid w:val="006A4715"/>
    <w:rsid w:val="006A47E7"/>
    <w:rsid w:val="006A48B4"/>
    <w:rsid w:val="006A4B38"/>
    <w:rsid w:val="006A4DDE"/>
    <w:rsid w:val="006A5149"/>
    <w:rsid w:val="006A5281"/>
    <w:rsid w:val="006A52A0"/>
    <w:rsid w:val="006A52B8"/>
    <w:rsid w:val="006A558E"/>
    <w:rsid w:val="006A5631"/>
    <w:rsid w:val="006A5642"/>
    <w:rsid w:val="006A56E3"/>
    <w:rsid w:val="006A5760"/>
    <w:rsid w:val="006A578B"/>
    <w:rsid w:val="006A57CC"/>
    <w:rsid w:val="006A580B"/>
    <w:rsid w:val="006A5888"/>
    <w:rsid w:val="006A58DB"/>
    <w:rsid w:val="006A5A7B"/>
    <w:rsid w:val="006A5B0D"/>
    <w:rsid w:val="006A5B50"/>
    <w:rsid w:val="006A5BE5"/>
    <w:rsid w:val="006A5CC1"/>
    <w:rsid w:val="006A5D0F"/>
    <w:rsid w:val="006A5EC4"/>
    <w:rsid w:val="006A5F90"/>
    <w:rsid w:val="006A600C"/>
    <w:rsid w:val="006A617A"/>
    <w:rsid w:val="006A61F8"/>
    <w:rsid w:val="006A621A"/>
    <w:rsid w:val="006A628C"/>
    <w:rsid w:val="006A6312"/>
    <w:rsid w:val="006A6344"/>
    <w:rsid w:val="006A6453"/>
    <w:rsid w:val="006A6554"/>
    <w:rsid w:val="006A66C2"/>
    <w:rsid w:val="006A6743"/>
    <w:rsid w:val="006A690C"/>
    <w:rsid w:val="006A6952"/>
    <w:rsid w:val="006A6ADD"/>
    <w:rsid w:val="006A6BDD"/>
    <w:rsid w:val="006A6C7F"/>
    <w:rsid w:val="006A6D42"/>
    <w:rsid w:val="006A6D76"/>
    <w:rsid w:val="006A6DFA"/>
    <w:rsid w:val="006A6E00"/>
    <w:rsid w:val="006A6E9F"/>
    <w:rsid w:val="006A6F6C"/>
    <w:rsid w:val="006A6F6E"/>
    <w:rsid w:val="006A6F91"/>
    <w:rsid w:val="006A703A"/>
    <w:rsid w:val="006A73A2"/>
    <w:rsid w:val="006A74E0"/>
    <w:rsid w:val="006A7580"/>
    <w:rsid w:val="006A7627"/>
    <w:rsid w:val="006A76C9"/>
    <w:rsid w:val="006A7767"/>
    <w:rsid w:val="006A783F"/>
    <w:rsid w:val="006A7877"/>
    <w:rsid w:val="006A7942"/>
    <w:rsid w:val="006A79AA"/>
    <w:rsid w:val="006A7A06"/>
    <w:rsid w:val="006A7BFB"/>
    <w:rsid w:val="006A7C07"/>
    <w:rsid w:val="006A7C40"/>
    <w:rsid w:val="006A7C52"/>
    <w:rsid w:val="006A7CF7"/>
    <w:rsid w:val="006A7E90"/>
    <w:rsid w:val="006A7F0B"/>
    <w:rsid w:val="006A7F4E"/>
    <w:rsid w:val="006A7F6D"/>
    <w:rsid w:val="006B00B9"/>
    <w:rsid w:val="006B00CA"/>
    <w:rsid w:val="006B0123"/>
    <w:rsid w:val="006B0165"/>
    <w:rsid w:val="006B0167"/>
    <w:rsid w:val="006B0239"/>
    <w:rsid w:val="006B02B4"/>
    <w:rsid w:val="006B02B7"/>
    <w:rsid w:val="006B02EE"/>
    <w:rsid w:val="006B03BB"/>
    <w:rsid w:val="006B05F1"/>
    <w:rsid w:val="006B0951"/>
    <w:rsid w:val="006B0969"/>
    <w:rsid w:val="006B0A69"/>
    <w:rsid w:val="006B0AFA"/>
    <w:rsid w:val="006B0BFA"/>
    <w:rsid w:val="006B0C53"/>
    <w:rsid w:val="006B0CF3"/>
    <w:rsid w:val="006B0D5C"/>
    <w:rsid w:val="006B0D79"/>
    <w:rsid w:val="006B0E18"/>
    <w:rsid w:val="006B0E70"/>
    <w:rsid w:val="006B0F16"/>
    <w:rsid w:val="006B0F82"/>
    <w:rsid w:val="006B0FF0"/>
    <w:rsid w:val="006B109F"/>
    <w:rsid w:val="006B10A0"/>
    <w:rsid w:val="006B1218"/>
    <w:rsid w:val="006B1265"/>
    <w:rsid w:val="006B12F9"/>
    <w:rsid w:val="006B1685"/>
    <w:rsid w:val="006B168A"/>
    <w:rsid w:val="006B1821"/>
    <w:rsid w:val="006B1865"/>
    <w:rsid w:val="006B1A78"/>
    <w:rsid w:val="006B1AE0"/>
    <w:rsid w:val="006B1B40"/>
    <w:rsid w:val="006B1B5E"/>
    <w:rsid w:val="006B1C22"/>
    <w:rsid w:val="006B1DE5"/>
    <w:rsid w:val="006B1E0D"/>
    <w:rsid w:val="006B1E49"/>
    <w:rsid w:val="006B1EA0"/>
    <w:rsid w:val="006B1FE3"/>
    <w:rsid w:val="006B2064"/>
    <w:rsid w:val="006B2065"/>
    <w:rsid w:val="006B2243"/>
    <w:rsid w:val="006B23A6"/>
    <w:rsid w:val="006B250D"/>
    <w:rsid w:val="006B2512"/>
    <w:rsid w:val="006B25F6"/>
    <w:rsid w:val="006B270A"/>
    <w:rsid w:val="006B2856"/>
    <w:rsid w:val="006B2996"/>
    <w:rsid w:val="006B29D4"/>
    <w:rsid w:val="006B2AED"/>
    <w:rsid w:val="006B2BC5"/>
    <w:rsid w:val="006B2BDA"/>
    <w:rsid w:val="006B2D33"/>
    <w:rsid w:val="006B2E32"/>
    <w:rsid w:val="006B2EE8"/>
    <w:rsid w:val="006B2F74"/>
    <w:rsid w:val="006B307B"/>
    <w:rsid w:val="006B3288"/>
    <w:rsid w:val="006B3348"/>
    <w:rsid w:val="006B33B2"/>
    <w:rsid w:val="006B34CD"/>
    <w:rsid w:val="006B35DC"/>
    <w:rsid w:val="006B37E2"/>
    <w:rsid w:val="006B389E"/>
    <w:rsid w:val="006B3920"/>
    <w:rsid w:val="006B3992"/>
    <w:rsid w:val="006B39F6"/>
    <w:rsid w:val="006B3BD1"/>
    <w:rsid w:val="006B3C72"/>
    <w:rsid w:val="006B3D4B"/>
    <w:rsid w:val="006B3E63"/>
    <w:rsid w:val="006B3EDC"/>
    <w:rsid w:val="006B3FF9"/>
    <w:rsid w:val="006B40A2"/>
    <w:rsid w:val="006B410D"/>
    <w:rsid w:val="006B4155"/>
    <w:rsid w:val="006B4193"/>
    <w:rsid w:val="006B4237"/>
    <w:rsid w:val="006B43DC"/>
    <w:rsid w:val="006B4513"/>
    <w:rsid w:val="006B4552"/>
    <w:rsid w:val="006B45B5"/>
    <w:rsid w:val="006B45B9"/>
    <w:rsid w:val="006B47F4"/>
    <w:rsid w:val="006B4964"/>
    <w:rsid w:val="006B4A17"/>
    <w:rsid w:val="006B4A5D"/>
    <w:rsid w:val="006B4B35"/>
    <w:rsid w:val="006B4B52"/>
    <w:rsid w:val="006B4C69"/>
    <w:rsid w:val="006B4D2C"/>
    <w:rsid w:val="006B4E5D"/>
    <w:rsid w:val="006B5066"/>
    <w:rsid w:val="006B513C"/>
    <w:rsid w:val="006B513E"/>
    <w:rsid w:val="006B5179"/>
    <w:rsid w:val="006B520B"/>
    <w:rsid w:val="006B531A"/>
    <w:rsid w:val="006B541E"/>
    <w:rsid w:val="006B549A"/>
    <w:rsid w:val="006B55A3"/>
    <w:rsid w:val="006B55B8"/>
    <w:rsid w:val="006B5637"/>
    <w:rsid w:val="006B56B3"/>
    <w:rsid w:val="006B5719"/>
    <w:rsid w:val="006B59C2"/>
    <w:rsid w:val="006B5D82"/>
    <w:rsid w:val="006B5ED6"/>
    <w:rsid w:val="006B5EEE"/>
    <w:rsid w:val="006B5F06"/>
    <w:rsid w:val="006B5FED"/>
    <w:rsid w:val="006B609B"/>
    <w:rsid w:val="006B60F1"/>
    <w:rsid w:val="006B61C7"/>
    <w:rsid w:val="006B66C5"/>
    <w:rsid w:val="006B6850"/>
    <w:rsid w:val="006B687E"/>
    <w:rsid w:val="006B694B"/>
    <w:rsid w:val="006B6A7D"/>
    <w:rsid w:val="006B6C9D"/>
    <w:rsid w:val="006B6D43"/>
    <w:rsid w:val="006B6E02"/>
    <w:rsid w:val="006B6F35"/>
    <w:rsid w:val="006B6F36"/>
    <w:rsid w:val="006B6F7D"/>
    <w:rsid w:val="006B6FA5"/>
    <w:rsid w:val="006B6FF2"/>
    <w:rsid w:val="006B70B0"/>
    <w:rsid w:val="006B7149"/>
    <w:rsid w:val="006B71FA"/>
    <w:rsid w:val="006B7225"/>
    <w:rsid w:val="006B7357"/>
    <w:rsid w:val="006B75E9"/>
    <w:rsid w:val="006B7891"/>
    <w:rsid w:val="006B78CB"/>
    <w:rsid w:val="006B791C"/>
    <w:rsid w:val="006B7A75"/>
    <w:rsid w:val="006B7BA6"/>
    <w:rsid w:val="006B7C8A"/>
    <w:rsid w:val="006B7D07"/>
    <w:rsid w:val="006B7E4E"/>
    <w:rsid w:val="006B7F31"/>
    <w:rsid w:val="006B7F5F"/>
    <w:rsid w:val="006B7FAD"/>
    <w:rsid w:val="006C0059"/>
    <w:rsid w:val="006C0071"/>
    <w:rsid w:val="006C0178"/>
    <w:rsid w:val="006C0198"/>
    <w:rsid w:val="006C01A4"/>
    <w:rsid w:val="006C023A"/>
    <w:rsid w:val="006C0265"/>
    <w:rsid w:val="006C02D0"/>
    <w:rsid w:val="006C031D"/>
    <w:rsid w:val="006C0377"/>
    <w:rsid w:val="006C04D9"/>
    <w:rsid w:val="006C04EF"/>
    <w:rsid w:val="006C0569"/>
    <w:rsid w:val="006C058B"/>
    <w:rsid w:val="006C0615"/>
    <w:rsid w:val="006C0680"/>
    <w:rsid w:val="006C0691"/>
    <w:rsid w:val="006C07AF"/>
    <w:rsid w:val="006C083F"/>
    <w:rsid w:val="006C0854"/>
    <w:rsid w:val="006C0B99"/>
    <w:rsid w:val="006C0CD6"/>
    <w:rsid w:val="006C0DA2"/>
    <w:rsid w:val="006C0DCB"/>
    <w:rsid w:val="006C0DFE"/>
    <w:rsid w:val="006C0E81"/>
    <w:rsid w:val="006C0EE0"/>
    <w:rsid w:val="006C10CD"/>
    <w:rsid w:val="006C11F9"/>
    <w:rsid w:val="006C1295"/>
    <w:rsid w:val="006C151B"/>
    <w:rsid w:val="006C151F"/>
    <w:rsid w:val="006C1552"/>
    <w:rsid w:val="006C1562"/>
    <w:rsid w:val="006C165F"/>
    <w:rsid w:val="006C1675"/>
    <w:rsid w:val="006C16B0"/>
    <w:rsid w:val="006C181D"/>
    <w:rsid w:val="006C18EC"/>
    <w:rsid w:val="006C190C"/>
    <w:rsid w:val="006C192C"/>
    <w:rsid w:val="006C1BFC"/>
    <w:rsid w:val="006C1CDC"/>
    <w:rsid w:val="006C1D6E"/>
    <w:rsid w:val="006C1E3A"/>
    <w:rsid w:val="006C20D2"/>
    <w:rsid w:val="006C21DE"/>
    <w:rsid w:val="006C21FB"/>
    <w:rsid w:val="006C2239"/>
    <w:rsid w:val="006C227E"/>
    <w:rsid w:val="006C22CB"/>
    <w:rsid w:val="006C230D"/>
    <w:rsid w:val="006C248F"/>
    <w:rsid w:val="006C2579"/>
    <w:rsid w:val="006C261D"/>
    <w:rsid w:val="006C2693"/>
    <w:rsid w:val="006C26D3"/>
    <w:rsid w:val="006C2991"/>
    <w:rsid w:val="006C29FD"/>
    <w:rsid w:val="006C2A8D"/>
    <w:rsid w:val="006C2AC1"/>
    <w:rsid w:val="006C2B74"/>
    <w:rsid w:val="006C2C1D"/>
    <w:rsid w:val="006C2D1B"/>
    <w:rsid w:val="006C2D82"/>
    <w:rsid w:val="006C2E73"/>
    <w:rsid w:val="006C2F44"/>
    <w:rsid w:val="006C2FD9"/>
    <w:rsid w:val="006C3150"/>
    <w:rsid w:val="006C35A7"/>
    <w:rsid w:val="006C363F"/>
    <w:rsid w:val="006C3859"/>
    <w:rsid w:val="006C3886"/>
    <w:rsid w:val="006C39CB"/>
    <w:rsid w:val="006C3A29"/>
    <w:rsid w:val="006C3A40"/>
    <w:rsid w:val="006C3B58"/>
    <w:rsid w:val="006C3B88"/>
    <w:rsid w:val="006C3BA9"/>
    <w:rsid w:val="006C3BDD"/>
    <w:rsid w:val="006C3DBE"/>
    <w:rsid w:val="006C3F6A"/>
    <w:rsid w:val="006C4085"/>
    <w:rsid w:val="006C408A"/>
    <w:rsid w:val="006C4532"/>
    <w:rsid w:val="006C459B"/>
    <w:rsid w:val="006C45AC"/>
    <w:rsid w:val="006C48E5"/>
    <w:rsid w:val="006C493B"/>
    <w:rsid w:val="006C4973"/>
    <w:rsid w:val="006C499C"/>
    <w:rsid w:val="006C4BDD"/>
    <w:rsid w:val="006C4C89"/>
    <w:rsid w:val="006C4D0C"/>
    <w:rsid w:val="006C4EB5"/>
    <w:rsid w:val="006C4F32"/>
    <w:rsid w:val="006C4F5D"/>
    <w:rsid w:val="006C4FA4"/>
    <w:rsid w:val="006C5004"/>
    <w:rsid w:val="006C5088"/>
    <w:rsid w:val="006C5242"/>
    <w:rsid w:val="006C5250"/>
    <w:rsid w:val="006C5335"/>
    <w:rsid w:val="006C56F7"/>
    <w:rsid w:val="006C5985"/>
    <w:rsid w:val="006C5ADC"/>
    <w:rsid w:val="006C5B95"/>
    <w:rsid w:val="006C5CCE"/>
    <w:rsid w:val="006C5CEF"/>
    <w:rsid w:val="006C5DB6"/>
    <w:rsid w:val="006C5EE4"/>
    <w:rsid w:val="006C5EF5"/>
    <w:rsid w:val="006C5F97"/>
    <w:rsid w:val="006C6169"/>
    <w:rsid w:val="006C623F"/>
    <w:rsid w:val="006C627D"/>
    <w:rsid w:val="006C6313"/>
    <w:rsid w:val="006C63D0"/>
    <w:rsid w:val="006C65C9"/>
    <w:rsid w:val="006C65E5"/>
    <w:rsid w:val="006C69FC"/>
    <w:rsid w:val="006C6A60"/>
    <w:rsid w:val="006C6A6B"/>
    <w:rsid w:val="006C6B8C"/>
    <w:rsid w:val="006C6BA9"/>
    <w:rsid w:val="006C6CF6"/>
    <w:rsid w:val="006C6DC7"/>
    <w:rsid w:val="006C6F40"/>
    <w:rsid w:val="006C6FC6"/>
    <w:rsid w:val="006C7014"/>
    <w:rsid w:val="006C7473"/>
    <w:rsid w:val="006C7595"/>
    <w:rsid w:val="006C76C1"/>
    <w:rsid w:val="006C77E8"/>
    <w:rsid w:val="006C788A"/>
    <w:rsid w:val="006C79D3"/>
    <w:rsid w:val="006C79D6"/>
    <w:rsid w:val="006C7AB6"/>
    <w:rsid w:val="006C7B56"/>
    <w:rsid w:val="006C7BAE"/>
    <w:rsid w:val="006C7BDF"/>
    <w:rsid w:val="006C7C1A"/>
    <w:rsid w:val="006C7D08"/>
    <w:rsid w:val="006C7E57"/>
    <w:rsid w:val="006C7E5F"/>
    <w:rsid w:val="006C7F40"/>
    <w:rsid w:val="006C7F4B"/>
    <w:rsid w:val="006C7F74"/>
    <w:rsid w:val="006C7FC2"/>
    <w:rsid w:val="006D002A"/>
    <w:rsid w:val="006D0159"/>
    <w:rsid w:val="006D023E"/>
    <w:rsid w:val="006D0277"/>
    <w:rsid w:val="006D02B8"/>
    <w:rsid w:val="006D03AF"/>
    <w:rsid w:val="006D03E8"/>
    <w:rsid w:val="006D0469"/>
    <w:rsid w:val="006D04E0"/>
    <w:rsid w:val="006D0535"/>
    <w:rsid w:val="006D058F"/>
    <w:rsid w:val="006D05F9"/>
    <w:rsid w:val="006D0667"/>
    <w:rsid w:val="006D0717"/>
    <w:rsid w:val="006D07B0"/>
    <w:rsid w:val="006D089F"/>
    <w:rsid w:val="006D097A"/>
    <w:rsid w:val="006D0982"/>
    <w:rsid w:val="006D0AA2"/>
    <w:rsid w:val="006D0B13"/>
    <w:rsid w:val="006D0D16"/>
    <w:rsid w:val="006D0F00"/>
    <w:rsid w:val="006D0F19"/>
    <w:rsid w:val="006D0F25"/>
    <w:rsid w:val="006D0FBD"/>
    <w:rsid w:val="006D12A0"/>
    <w:rsid w:val="006D1311"/>
    <w:rsid w:val="006D13BB"/>
    <w:rsid w:val="006D149B"/>
    <w:rsid w:val="006D1597"/>
    <w:rsid w:val="006D169C"/>
    <w:rsid w:val="006D172C"/>
    <w:rsid w:val="006D17AF"/>
    <w:rsid w:val="006D1836"/>
    <w:rsid w:val="006D1841"/>
    <w:rsid w:val="006D18E9"/>
    <w:rsid w:val="006D19A5"/>
    <w:rsid w:val="006D19D8"/>
    <w:rsid w:val="006D1CB3"/>
    <w:rsid w:val="006D1EAA"/>
    <w:rsid w:val="006D1FB7"/>
    <w:rsid w:val="006D20AF"/>
    <w:rsid w:val="006D20F6"/>
    <w:rsid w:val="006D2195"/>
    <w:rsid w:val="006D21E7"/>
    <w:rsid w:val="006D22FD"/>
    <w:rsid w:val="006D2550"/>
    <w:rsid w:val="006D25C2"/>
    <w:rsid w:val="006D277F"/>
    <w:rsid w:val="006D28C3"/>
    <w:rsid w:val="006D2ADE"/>
    <w:rsid w:val="006D2BC9"/>
    <w:rsid w:val="006D2BCF"/>
    <w:rsid w:val="006D2C04"/>
    <w:rsid w:val="006D2D71"/>
    <w:rsid w:val="006D2D93"/>
    <w:rsid w:val="006D2FDF"/>
    <w:rsid w:val="006D2FFC"/>
    <w:rsid w:val="006D3094"/>
    <w:rsid w:val="006D31D1"/>
    <w:rsid w:val="006D31F7"/>
    <w:rsid w:val="006D32A6"/>
    <w:rsid w:val="006D339D"/>
    <w:rsid w:val="006D3489"/>
    <w:rsid w:val="006D3622"/>
    <w:rsid w:val="006D3648"/>
    <w:rsid w:val="006D36DF"/>
    <w:rsid w:val="006D38D4"/>
    <w:rsid w:val="006D3916"/>
    <w:rsid w:val="006D395B"/>
    <w:rsid w:val="006D39B0"/>
    <w:rsid w:val="006D3A98"/>
    <w:rsid w:val="006D3B17"/>
    <w:rsid w:val="006D3B1D"/>
    <w:rsid w:val="006D3CA5"/>
    <w:rsid w:val="006D40EA"/>
    <w:rsid w:val="006D41A1"/>
    <w:rsid w:val="006D437F"/>
    <w:rsid w:val="006D45E3"/>
    <w:rsid w:val="006D4697"/>
    <w:rsid w:val="006D497C"/>
    <w:rsid w:val="006D49A5"/>
    <w:rsid w:val="006D49B9"/>
    <w:rsid w:val="006D4B56"/>
    <w:rsid w:val="006D4CAC"/>
    <w:rsid w:val="006D4E37"/>
    <w:rsid w:val="006D4E61"/>
    <w:rsid w:val="006D4F2B"/>
    <w:rsid w:val="006D4F7B"/>
    <w:rsid w:val="006D4FE5"/>
    <w:rsid w:val="006D503B"/>
    <w:rsid w:val="006D5074"/>
    <w:rsid w:val="006D5089"/>
    <w:rsid w:val="006D52DD"/>
    <w:rsid w:val="006D534B"/>
    <w:rsid w:val="006D5425"/>
    <w:rsid w:val="006D542A"/>
    <w:rsid w:val="006D54A9"/>
    <w:rsid w:val="006D54BD"/>
    <w:rsid w:val="006D5573"/>
    <w:rsid w:val="006D57A8"/>
    <w:rsid w:val="006D581A"/>
    <w:rsid w:val="006D5830"/>
    <w:rsid w:val="006D58E0"/>
    <w:rsid w:val="006D5981"/>
    <w:rsid w:val="006D5AB6"/>
    <w:rsid w:val="006D5ADB"/>
    <w:rsid w:val="006D5B47"/>
    <w:rsid w:val="006D5CD0"/>
    <w:rsid w:val="006D5DBB"/>
    <w:rsid w:val="006D5E0F"/>
    <w:rsid w:val="006D5E6E"/>
    <w:rsid w:val="006D5F65"/>
    <w:rsid w:val="006D6096"/>
    <w:rsid w:val="006D6353"/>
    <w:rsid w:val="006D635E"/>
    <w:rsid w:val="006D63A2"/>
    <w:rsid w:val="006D63E4"/>
    <w:rsid w:val="006D6403"/>
    <w:rsid w:val="006D6419"/>
    <w:rsid w:val="006D641D"/>
    <w:rsid w:val="006D64C5"/>
    <w:rsid w:val="006D670A"/>
    <w:rsid w:val="006D6759"/>
    <w:rsid w:val="006D6764"/>
    <w:rsid w:val="006D67CF"/>
    <w:rsid w:val="006D69E6"/>
    <w:rsid w:val="006D6B06"/>
    <w:rsid w:val="006D6B6A"/>
    <w:rsid w:val="006D6BFD"/>
    <w:rsid w:val="006D6CFF"/>
    <w:rsid w:val="006D6DCA"/>
    <w:rsid w:val="006D6EC4"/>
    <w:rsid w:val="006D6F38"/>
    <w:rsid w:val="006D7128"/>
    <w:rsid w:val="006D72BB"/>
    <w:rsid w:val="006D7357"/>
    <w:rsid w:val="006D7595"/>
    <w:rsid w:val="006D75F9"/>
    <w:rsid w:val="006D7902"/>
    <w:rsid w:val="006D791C"/>
    <w:rsid w:val="006D7966"/>
    <w:rsid w:val="006D7969"/>
    <w:rsid w:val="006D7981"/>
    <w:rsid w:val="006D7A1B"/>
    <w:rsid w:val="006D7BA0"/>
    <w:rsid w:val="006D7DC8"/>
    <w:rsid w:val="006D7E16"/>
    <w:rsid w:val="006D7F7F"/>
    <w:rsid w:val="006D89FE"/>
    <w:rsid w:val="006E0231"/>
    <w:rsid w:val="006E02B6"/>
    <w:rsid w:val="006E02BC"/>
    <w:rsid w:val="006E0765"/>
    <w:rsid w:val="006E07CD"/>
    <w:rsid w:val="006E08A8"/>
    <w:rsid w:val="006E08DE"/>
    <w:rsid w:val="006E0CC9"/>
    <w:rsid w:val="006E0CF0"/>
    <w:rsid w:val="006E0DAF"/>
    <w:rsid w:val="006E1133"/>
    <w:rsid w:val="006E1191"/>
    <w:rsid w:val="006E11FB"/>
    <w:rsid w:val="006E122B"/>
    <w:rsid w:val="006E13F8"/>
    <w:rsid w:val="006E1678"/>
    <w:rsid w:val="006E172E"/>
    <w:rsid w:val="006E186D"/>
    <w:rsid w:val="006E1899"/>
    <w:rsid w:val="006E1991"/>
    <w:rsid w:val="006E1AA6"/>
    <w:rsid w:val="006E1BD8"/>
    <w:rsid w:val="006E1C0B"/>
    <w:rsid w:val="006E1C41"/>
    <w:rsid w:val="006E1D02"/>
    <w:rsid w:val="006E1E57"/>
    <w:rsid w:val="006E1E9E"/>
    <w:rsid w:val="006E1F41"/>
    <w:rsid w:val="006E2127"/>
    <w:rsid w:val="006E22FA"/>
    <w:rsid w:val="006E2355"/>
    <w:rsid w:val="006E2398"/>
    <w:rsid w:val="006E25DE"/>
    <w:rsid w:val="006E25E7"/>
    <w:rsid w:val="006E2630"/>
    <w:rsid w:val="006E2661"/>
    <w:rsid w:val="006E269C"/>
    <w:rsid w:val="006E26A5"/>
    <w:rsid w:val="006E26F3"/>
    <w:rsid w:val="006E27AA"/>
    <w:rsid w:val="006E28A5"/>
    <w:rsid w:val="006E28BA"/>
    <w:rsid w:val="006E28D5"/>
    <w:rsid w:val="006E2AD5"/>
    <w:rsid w:val="006E2C2B"/>
    <w:rsid w:val="006E2CA2"/>
    <w:rsid w:val="006E2D69"/>
    <w:rsid w:val="006E2F04"/>
    <w:rsid w:val="006E3003"/>
    <w:rsid w:val="006E3036"/>
    <w:rsid w:val="006E305E"/>
    <w:rsid w:val="006E323F"/>
    <w:rsid w:val="006E3253"/>
    <w:rsid w:val="006E3296"/>
    <w:rsid w:val="006E32DC"/>
    <w:rsid w:val="006E36B2"/>
    <w:rsid w:val="006E3715"/>
    <w:rsid w:val="006E3743"/>
    <w:rsid w:val="006E3774"/>
    <w:rsid w:val="006E3946"/>
    <w:rsid w:val="006E394C"/>
    <w:rsid w:val="006E396D"/>
    <w:rsid w:val="006E3A46"/>
    <w:rsid w:val="006E3A6F"/>
    <w:rsid w:val="006E3B35"/>
    <w:rsid w:val="006E3B57"/>
    <w:rsid w:val="006E3B8C"/>
    <w:rsid w:val="006E3C21"/>
    <w:rsid w:val="006E3C5F"/>
    <w:rsid w:val="006E3C66"/>
    <w:rsid w:val="006E413E"/>
    <w:rsid w:val="006E4163"/>
    <w:rsid w:val="006E4172"/>
    <w:rsid w:val="006E432A"/>
    <w:rsid w:val="006E4559"/>
    <w:rsid w:val="006E4572"/>
    <w:rsid w:val="006E459B"/>
    <w:rsid w:val="006E4726"/>
    <w:rsid w:val="006E4772"/>
    <w:rsid w:val="006E49AB"/>
    <w:rsid w:val="006E49AD"/>
    <w:rsid w:val="006E49DE"/>
    <w:rsid w:val="006E4A6F"/>
    <w:rsid w:val="006E4AB4"/>
    <w:rsid w:val="006E4C4D"/>
    <w:rsid w:val="006E4CFF"/>
    <w:rsid w:val="006E4E38"/>
    <w:rsid w:val="006E5060"/>
    <w:rsid w:val="006E50BE"/>
    <w:rsid w:val="006E52B6"/>
    <w:rsid w:val="006E55BF"/>
    <w:rsid w:val="006E562E"/>
    <w:rsid w:val="006E568F"/>
    <w:rsid w:val="006E5698"/>
    <w:rsid w:val="006E595A"/>
    <w:rsid w:val="006E59B4"/>
    <w:rsid w:val="006E5AEF"/>
    <w:rsid w:val="006E5BC3"/>
    <w:rsid w:val="006E5BCC"/>
    <w:rsid w:val="006E5C08"/>
    <w:rsid w:val="006E5C5C"/>
    <w:rsid w:val="006E5D38"/>
    <w:rsid w:val="006E5DC1"/>
    <w:rsid w:val="006E5E5F"/>
    <w:rsid w:val="006E5FEE"/>
    <w:rsid w:val="006E60F9"/>
    <w:rsid w:val="006E6191"/>
    <w:rsid w:val="006E6254"/>
    <w:rsid w:val="006E62B4"/>
    <w:rsid w:val="006E62E4"/>
    <w:rsid w:val="006E6379"/>
    <w:rsid w:val="006E666B"/>
    <w:rsid w:val="006E66A7"/>
    <w:rsid w:val="006E67C6"/>
    <w:rsid w:val="006E67E4"/>
    <w:rsid w:val="006E69AA"/>
    <w:rsid w:val="006E6A1B"/>
    <w:rsid w:val="006E6B1B"/>
    <w:rsid w:val="006E6B65"/>
    <w:rsid w:val="006E6BAC"/>
    <w:rsid w:val="006E6BB5"/>
    <w:rsid w:val="006E6BC3"/>
    <w:rsid w:val="006E6BD4"/>
    <w:rsid w:val="006E6D1F"/>
    <w:rsid w:val="006E6D40"/>
    <w:rsid w:val="006E6DD4"/>
    <w:rsid w:val="006E6DEB"/>
    <w:rsid w:val="006E6F93"/>
    <w:rsid w:val="006E6F95"/>
    <w:rsid w:val="006E7009"/>
    <w:rsid w:val="006E70C7"/>
    <w:rsid w:val="006E70F2"/>
    <w:rsid w:val="006E711A"/>
    <w:rsid w:val="006E72B2"/>
    <w:rsid w:val="006E753D"/>
    <w:rsid w:val="006E78F1"/>
    <w:rsid w:val="006E78F6"/>
    <w:rsid w:val="006E7926"/>
    <w:rsid w:val="006E7941"/>
    <w:rsid w:val="006E7CF7"/>
    <w:rsid w:val="006E7E57"/>
    <w:rsid w:val="006E7E94"/>
    <w:rsid w:val="006E7EC8"/>
    <w:rsid w:val="006E7EDC"/>
    <w:rsid w:val="006F00E9"/>
    <w:rsid w:val="006F00F3"/>
    <w:rsid w:val="006F02D9"/>
    <w:rsid w:val="006F0326"/>
    <w:rsid w:val="006F04D1"/>
    <w:rsid w:val="006F0573"/>
    <w:rsid w:val="006F05CC"/>
    <w:rsid w:val="006F068E"/>
    <w:rsid w:val="006F06DA"/>
    <w:rsid w:val="006F0786"/>
    <w:rsid w:val="006F09FB"/>
    <w:rsid w:val="006F09FC"/>
    <w:rsid w:val="006F0AAD"/>
    <w:rsid w:val="006F0B58"/>
    <w:rsid w:val="006F0C79"/>
    <w:rsid w:val="006F0DB5"/>
    <w:rsid w:val="006F0DD1"/>
    <w:rsid w:val="006F0DE3"/>
    <w:rsid w:val="006F0F0F"/>
    <w:rsid w:val="006F0F5C"/>
    <w:rsid w:val="006F0FAC"/>
    <w:rsid w:val="006F1206"/>
    <w:rsid w:val="006F12C0"/>
    <w:rsid w:val="006F135D"/>
    <w:rsid w:val="006F139F"/>
    <w:rsid w:val="006F14D5"/>
    <w:rsid w:val="006F150C"/>
    <w:rsid w:val="006F15AE"/>
    <w:rsid w:val="006F1617"/>
    <w:rsid w:val="006F16AA"/>
    <w:rsid w:val="006F1732"/>
    <w:rsid w:val="006F1772"/>
    <w:rsid w:val="006F177D"/>
    <w:rsid w:val="006F17B3"/>
    <w:rsid w:val="006F17D9"/>
    <w:rsid w:val="006F1893"/>
    <w:rsid w:val="006F1A86"/>
    <w:rsid w:val="006F1B36"/>
    <w:rsid w:val="006F1BCA"/>
    <w:rsid w:val="006F1BF9"/>
    <w:rsid w:val="006F1C74"/>
    <w:rsid w:val="006F1D1A"/>
    <w:rsid w:val="006F1EF1"/>
    <w:rsid w:val="006F2070"/>
    <w:rsid w:val="006F20C4"/>
    <w:rsid w:val="006F216F"/>
    <w:rsid w:val="006F2193"/>
    <w:rsid w:val="006F2197"/>
    <w:rsid w:val="006F22E2"/>
    <w:rsid w:val="006F22EF"/>
    <w:rsid w:val="006F241F"/>
    <w:rsid w:val="006F2423"/>
    <w:rsid w:val="006F24F7"/>
    <w:rsid w:val="006F250E"/>
    <w:rsid w:val="006F2606"/>
    <w:rsid w:val="006F2677"/>
    <w:rsid w:val="006F2708"/>
    <w:rsid w:val="006F274F"/>
    <w:rsid w:val="006F27D8"/>
    <w:rsid w:val="006F2AE1"/>
    <w:rsid w:val="006F2B2F"/>
    <w:rsid w:val="006F2D33"/>
    <w:rsid w:val="006F303A"/>
    <w:rsid w:val="006F3150"/>
    <w:rsid w:val="006F3159"/>
    <w:rsid w:val="006F3278"/>
    <w:rsid w:val="006F3379"/>
    <w:rsid w:val="006F3577"/>
    <w:rsid w:val="006F35DB"/>
    <w:rsid w:val="006F3764"/>
    <w:rsid w:val="006F37DA"/>
    <w:rsid w:val="006F37F9"/>
    <w:rsid w:val="006F3982"/>
    <w:rsid w:val="006F3A6D"/>
    <w:rsid w:val="006F3B25"/>
    <w:rsid w:val="006F3B4B"/>
    <w:rsid w:val="006F3CC0"/>
    <w:rsid w:val="006F3D8F"/>
    <w:rsid w:val="006F3E72"/>
    <w:rsid w:val="006F3E8C"/>
    <w:rsid w:val="006F3EAB"/>
    <w:rsid w:val="006F4155"/>
    <w:rsid w:val="006F4223"/>
    <w:rsid w:val="006F431C"/>
    <w:rsid w:val="006F43F7"/>
    <w:rsid w:val="006F4482"/>
    <w:rsid w:val="006F44BF"/>
    <w:rsid w:val="006F455A"/>
    <w:rsid w:val="006F4867"/>
    <w:rsid w:val="006F4923"/>
    <w:rsid w:val="006F493E"/>
    <w:rsid w:val="006F494A"/>
    <w:rsid w:val="006F4A29"/>
    <w:rsid w:val="006F4B8A"/>
    <w:rsid w:val="006F4BD6"/>
    <w:rsid w:val="006F4D73"/>
    <w:rsid w:val="006F4DDA"/>
    <w:rsid w:val="006F4F6A"/>
    <w:rsid w:val="006F5013"/>
    <w:rsid w:val="006F50EB"/>
    <w:rsid w:val="006F5110"/>
    <w:rsid w:val="006F51BB"/>
    <w:rsid w:val="006F52A0"/>
    <w:rsid w:val="006F5301"/>
    <w:rsid w:val="006F5383"/>
    <w:rsid w:val="006F54CB"/>
    <w:rsid w:val="006F566E"/>
    <w:rsid w:val="006F56B9"/>
    <w:rsid w:val="006F5816"/>
    <w:rsid w:val="006F5817"/>
    <w:rsid w:val="006F58EF"/>
    <w:rsid w:val="006F5A01"/>
    <w:rsid w:val="006F5B34"/>
    <w:rsid w:val="006F5D40"/>
    <w:rsid w:val="006F5DA1"/>
    <w:rsid w:val="006F5E39"/>
    <w:rsid w:val="006F5EC7"/>
    <w:rsid w:val="006F60CC"/>
    <w:rsid w:val="006F6133"/>
    <w:rsid w:val="006F61B6"/>
    <w:rsid w:val="006F622E"/>
    <w:rsid w:val="006F6421"/>
    <w:rsid w:val="006F653A"/>
    <w:rsid w:val="006F6651"/>
    <w:rsid w:val="006F68D1"/>
    <w:rsid w:val="006F699C"/>
    <w:rsid w:val="006F6A0C"/>
    <w:rsid w:val="006F6A4D"/>
    <w:rsid w:val="006F6B2E"/>
    <w:rsid w:val="006F6B37"/>
    <w:rsid w:val="006F6C70"/>
    <w:rsid w:val="006F6D94"/>
    <w:rsid w:val="006F6DEF"/>
    <w:rsid w:val="006F70B1"/>
    <w:rsid w:val="006F71AA"/>
    <w:rsid w:val="006F729F"/>
    <w:rsid w:val="006F72C6"/>
    <w:rsid w:val="006F72CD"/>
    <w:rsid w:val="006F7519"/>
    <w:rsid w:val="006F75C5"/>
    <w:rsid w:val="006F76E4"/>
    <w:rsid w:val="006F779E"/>
    <w:rsid w:val="006F7C3C"/>
    <w:rsid w:val="006F7C42"/>
    <w:rsid w:val="006F7D84"/>
    <w:rsid w:val="006F7DFC"/>
    <w:rsid w:val="006F7EB2"/>
    <w:rsid w:val="006F7F3D"/>
    <w:rsid w:val="0070009B"/>
    <w:rsid w:val="00700169"/>
    <w:rsid w:val="007001BD"/>
    <w:rsid w:val="007001EB"/>
    <w:rsid w:val="0070035F"/>
    <w:rsid w:val="007003BA"/>
    <w:rsid w:val="007003D6"/>
    <w:rsid w:val="007004B2"/>
    <w:rsid w:val="00700559"/>
    <w:rsid w:val="00700653"/>
    <w:rsid w:val="00700815"/>
    <w:rsid w:val="00700927"/>
    <w:rsid w:val="00700954"/>
    <w:rsid w:val="007009A0"/>
    <w:rsid w:val="007009A6"/>
    <w:rsid w:val="007009E0"/>
    <w:rsid w:val="00700A57"/>
    <w:rsid w:val="00700A8C"/>
    <w:rsid w:val="00700B31"/>
    <w:rsid w:val="00700BEA"/>
    <w:rsid w:val="00700D9D"/>
    <w:rsid w:val="00700F65"/>
    <w:rsid w:val="007010B3"/>
    <w:rsid w:val="00701509"/>
    <w:rsid w:val="007015BF"/>
    <w:rsid w:val="007015CB"/>
    <w:rsid w:val="00701644"/>
    <w:rsid w:val="007016EC"/>
    <w:rsid w:val="007016EE"/>
    <w:rsid w:val="007016F7"/>
    <w:rsid w:val="0070176E"/>
    <w:rsid w:val="0070176F"/>
    <w:rsid w:val="00701C33"/>
    <w:rsid w:val="00701DA0"/>
    <w:rsid w:val="00701EAC"/>
    <w:rsid w:val="00702082"/>
    <w:rsid w:val="0070223D"/>
    <w:rsid w:val="0070226E"/>
    <w:rsid w:val="007022C9"/>
    <w:rsid w:val="00702316"/>
    <w:rsid w:val="007024AE"/>
    <w:rsid w:val="00702642"/>
    <w:rsid w:val="007026AA"/>
    <w:rsid w:val="007026E9"/>
    <w:rsid w:val="00702834"/>
    <w:rsid w:val="007029B2"/>
    <w:rsid w:val="00702BA5"/>
    <w:rsid w:val="00702C0E"/>
    <w:rsid w:val="00702C2B"/>
    <w:rsid w:val="00702C77"/>
    <w:rsid w:val="00702D57"/>
    <w:rsid w:val="00702EC9"/>
    <w:rsid w:val="0070305D"/>
    <w:rsid w:val="00703081"/>
    <w:rsid w:val="00703088"/>
    <w:rsid w:val="0070315F"/>
    <w:rsid w:val="00703172"/>
    <w:rsid w:val="007031CE"/>
    <w:rsid w:val="0070338B"/>
    <w:rsid w:val="00703861"/>
    <w:rsid w:val="007038D3"/>
    <w:rsid w:val="00703959"/>
    <w:rsid w:val="007039BE"/>
    <w:rsid w:val="00703A3C"/>
    <w:rsid w:val="00703AC7"/>
    <w:rsid w:val="00703B3F"/>
    <w:rsid w:val="00703B40"/>
    <w:rsid w:val="00703C79"/>
    <w:rsid w:val="00703CAE"/>
    <w:rsid w:val="00703E2B"/>
    <w:rsid w:val="00703EC3"/>
    <w:rsid w:val="00703F89"/>
    <w:rsid w:val="0070412A"/>
    <w:rsid w:val="0070429A"/>
    <w:rsid w:val="0070434B"/>
    <w:rsid w:val="00704407"/>
    <w:rsid w:val="007044F2"/>
    <w:rsid w:val="00704598"/>
    <w:rsid w:val="007048B8"/>
    <w:rsid w:val="007048D4"/>
    <w:rsid w:val="00704989"/>
    <w:rsid w:val="007049FA"/>
    <w:rsid w:val="00704A82"/>
    <w:rsid w:val="00704D40"/>
    <w:rsid w:val="00704D68"/>
    <w:rsid w:val="00704E17"/>
    <w:rsid w:val="00704EAD"/>
    <w:rsid w:val="00704EC5"/>
    <w:rsid w:val="00704ECF"/>
    <w:rsid w:val="00704F25"/>
    <w:rsid w:val="00704F26"/>
    <w:rsid w:val="00704FFF"/>
    <w:rsid w:val="00705058"/>
    <w:rsid w:val="00705062"/>
    <w:rsid w:val="0070508C"/>
    <w:rsid w:val="007050D3"/>
    <w:rsid w:val="007050F0"/>
    <w:rsid w:val="00705252"/>
    <w:rsid w:val="0070526C"/>
    <w:rsid w:val="00705297"/>
    <w:rsid w:val="00705320"/>
    <w:rsid w:val="0070540A"/>
    <w:rsid w:val="0070544E"/>
    <w:rsid w:val="00705556"/>
    <w:rsid w:val="0070565E"/>
    <w:rsid w:val="00705671"/>
    <w:rsid w:val="0070567B"/>
    <w:rsid w:val="007057BD"/>
    <w:rsid w:val="00705803"/>
    <w:rsid w:val="00705914"/>
    <w:rsid w:val="007059D5"/>
    <w:rsid w:val="00705BA9"/>
    <w:rsid w:val="00705D73"/>
    <w:rsid w:val="00705DD6"/>
    <w:rsid w:val="007062EF"/>
    <w:rsid w:val="00706316"/>
    <w:rsid w:val="0070645D"/>
    <w:rsid w:val="00706543"/>
    <w:rsid w:val="007065A8"/>
    <w:rsid w:val="0070683E"/>
    <w:rsid w:val="00706902"/>
    <w:rsid w:val="0070692C"/>
    <w:rsid w:val="00706A5E"/>
    <w:rsid w:val="00706ABC"/>
    <w:rsid w:val="00706B17"/>
    <w:rsid w:val="00706B66"/>
    <w:rsid w:val="00706BA5"/>
    <w:rsid w:val="00706F5C"/>
    <w:rsid w:val="007071F8"/>
    <w:rsid w:val="007072DA"/>
    <w:rsid w:val="007074BB"/>
    <w:rsid w:val="00707544"/>
    <w:rsid w:val="0070760C"/>
    <w:rsid w:val="00707613"/>
    <w:rsid w:val="0070771B"/>
    <w:rsid w:val="00707789"/>
    <w:rsid w:val="0070789E"/>
    <w:rsid w:val="00707963"/>
    <w:rsid w:val="00707987"/>
    <w:rsid w:val="00707B6E"/>
    <w:rsid w:val="00707D87"/>
    <w:rsid w:val="00707EB5"/>
    <w:rsid w:val="00707ED0"/>
    <w:rsid w:val="00710049"/>
    <w:rsid w:val="00710073"/>
    <w:rsid w:val="0071008C"/>
    <w:rsid w:val="0071010D"/>
    <w:rsid w:val="00710267"/>
    <w:rsid w:val="00710290"/>
    <w:rsid w:val="007102E4"/>
    <w:rsid w:val="0071055E"/>
    <w:rsid w:val="0071058A"/>
    <w:rsid w:val="00710609"/>
    <w:rsid w:val="007106C3"/>
    <w:rsid w:val="007108A1"/>
    <w:rsid w:val="007108D1"/>
    <w:rsid w:val="00710958"/>
    <w:rsid w:val="007109CA"/>
    <w:rsid w:val="00710A27"/>
    <w:rsid w:val="00710A44"/>
    <w:rsid w:val="00710C78"/>
    <w:rsid w:val="00710CF2"/>
    <w:rsid w:val="00710D37"/>
    <w:rsid w:val="00710E07"/>
    <w:rsid w:val="00710E7D"/>
    <w:rsid w:val="00710ED5"/>
    <w:rsid w:val="00710F13"/>
    <w:rsid w:val="00710FAC"/>
    <w:rsid w:val="00711167"/>
    <w:rsid w:val="00711195"/>
    <w:rsid w:val="00711251"/>
    <w:rsid w:val="00711299"/>
    <w:rsid w:val="007112C3"/>
    <w:rsid w:val="007113C8"/>
    <w:rsid w:val="00711477"/>
    <w:rsid w:val="007114A2"/>
    <w:rsid w:val="00711535"/>
    <w:rsid w:val="0071175E"/>
    <w:rsid w:val="007117C7"/>
    <w:rsid w:val="007117E6"/>
    <w:rsid w:val="00711938"/>
    <w:rsid w:val="00711CAE"/>
    <w:rsid w:val="00711DB4"/>
    <w:rsid w:val="00711DE7"/>
    <w:rsid w:val="00711E24"/>
    <w:rsid w:val="00711F65"/>
    <w:rsid w:val="00711FB0"/>
    <w:rsid w:val="00712135"/>
    <w:rsid w:val="00712153"/>
    <w:rsid w:val="00712285"/>
    <w:rsid w:val="007122DC"/>
    <w:rsid w:val="0071237B"/>
    <w:rsid w:val="007125B2"/>
    <w:rsid w:val="00712690"/>
    <w:rsid w:val="00712723"/>
    <w:rsid w:val="0071279F"/>
    <w:rsid w:val="00712AFF"/>
    <w:rsid w:val="00712B2C"/>
    <w:rsid w:val="00712B4F"/>
    <w:rsid w:val="00712CBB"/>
    <w:rsid w:val="00712D3A"/>
    <w:rsid w:val="00712E2F"/>
    <w:rsid w:val="007130ED"/>
    <w:rsid w:val="0071310C"/>
    <w:rsid w:val="00713189"/>
    <w:rsid w:val="007131CD"/>
    <w:rsid w:val="007131FB"/>
    <w:rsid w:val="0071322F"/>
    <w:rsid w:val="007133D9"/>
    <w:rsid w:val="00713506"/>
    <w:rsid w:val="00713540"/>
    <w:rsid w:val="00713599"/>
    <w:rsid w:val="007135C9"/>
    <w:rsid w:val="0071363A"/>
    <w:rsid w:val="0071377C"/>
    <w:rsid w:val="0071395E"/>
    <w:rsid w:val="0071399D"/>
    <w:rsid w:val="007139DA"/>
    <w:rsid w:val="007139E5"/>
    <w:rsid w:val="00713A20"/>
    <w:rsid w:val="00713ABE"/>
    <w:rsid w:val="00713C86"/>
    <w:rsid w:val="00713D05"/>
    <w:rsid w:val="00713D56"/>
    <w:rsid w:val="00713FB7"/>
    <w:rsid w:val="0071408D"/>
    <w:rsid w:val="00714338"/>
    <w:rsid w:val="007143C5"/>
    <w:rsid w:val="007146D8"/>
    <w:rsid w:val="00714727"/>
    <w:rsid w:val="00714797"/>
    <w:rsid w:val="00714A63"/>
    <w:rsid w:val="00714C61"/>
    <w:rsid w:val="00714C62"/>
    <w:rsid w:val="00714D71"/>
    <w:rsid w:val="00714D77"/>
    <w:rsid w:val="00714E60"/>
    <w:rsid w:val="00715143"/>
    <w:rsid w:val="00715433"/>
    <w:rsid w:val="0071557D"/>
    <w:rsid w:val="0071561C"/>
    <w:rsid w:val="007156EA"/>
    <w:rsid w:val="007158DC"/>
    <w:rsid w:val="00715A72"/>
    <w:rsid w:val="00715A7E"/>
    <w:rsid w:val="00715B2D"/>
    <w:rsid w:val="00715C17"/>
    <w:rsid w:val="00715DF2"/>
    <w:rsid w:val="00715E15"/>
    <w:rsid w:val="00715E6B"/>
    <w:rsid w:val="00715EBC"/>
    <w:rsid w:val="0071603B"/>
    <w:rsid w:val="0071610B"/>
    <w:rsid w:val="0071613B"/>
    <w:rsid w:val="0071618F"/>
    <w:rsid w:val="00716256"/>
    <w:rsid w:val="0071629A"/>
    <w:rsid w:val="00716468"/>
    <w:rsid w:val="00716491"/>
    <w:rsid w:val="007164B0"/>
    <w:rsid w:val="007166CC"/>
    <w:rsid w:val="00716733"/>
    <w:rsid w:val="007167A0"/>
    <w:rsid w:val="007167EA"/>
    <w:rsid w:val="007168F8"/>
    <w:rsid w:val="007169F7"/>
    <w:rsid w:val="00716A95"/>
    <w:rsid w:val="00716C4B"/>
    <w:rsid w:val="00716D9A"/>
    <w:rsid w:val="00716E4B"/>
    <w:rsid w:val="00716EE8"/>
    <w:rsid w:val="00716F41"/>
    <w:rsid w:val="00717083"/>
    <w:rsid w:val="00717171"/>
    <w:rsid w:val="007171EF"/>
    <w:rsid w:val="0071724D"/>
    <w:rsid w:val="00717407"/>
    <w:rsid w:val="0071758A"/>
    <w:rsid w:val="0071762C"/>
    <w:rsid w:val="007176EB"/>
    <w:rsid w:val="007177EE"/>
    <w:rsid w:val="00717851"/>
    <w:rsid w:val="007178B9"/>
    <w:rsid w:val="007178C7"/>
    <w:rsid w:val="007179E1"/>
    <w:rsid w:val="00717A22"/>
    <w:rsid w:val="00717A56"/>
    <w:rsid w:val="00717B5E"/>
    <w:rsid w:val="00717BC0"/>
    <w:rsid w:val="00717C35"/>
    <w:rsid w:val="00717CB1"/>
    <w:rsid w:val="00717CD4"/>
    <w:rsid w:val="00717CF8"/>
    <w:rsid w:val="00717DBD"/>
    <w:rsid w:val="00717E88"/>
    <w:rsid w:val="00717EF9"/>
    <w:rsid w:val="00717F48"/>
    <w:rsid w:val="00717FAE"/>
    <w:rsid w:val="0072010E"/>
    <w:rsid w:val="00720241"/>
    <w:rsid w:val="00720315"/>
    <w:rsid w:val="0072044A"/>
    <w:rsid w:val="00720496"/>
    <w:rsid w:val="00720535"/>
    <w:rsid w:val="007207A3"/>
    <w:rsid w:val="0072086B"/>
    <w:rsid w:val="007208C9"/>
    <w:rsid w:val="00720A05"/>
    <w:rsid w:val="00720AD4"/>
    <w:rsid w:val="00720BF7"/>
    <w:rsid w:val="00720CE6"/>
    <w:rsid w:val="00720D96"/>
    <w:rsid w:val="00720F33"/>
    <w:rsid w:val="00721046"/>
    <w:rsid w:val="0072106F"/>
    <w:rsid w:val="00721096"/>
    <w:rsid w:val="00721151"/>
    <w:rsid w:val="007211B5"/>
    <w:rsid w:val="0072144F"/>
    <w:rsid w:val="0072145E"/>
    <w:rsid w:val="00721469"/>
    <w:rsid w:val="0072172B"/>
    <w:rsid w:val="00721825"/>
    <w:rsid w:val="00721B22"/>
    <w:rsid w:val="00721C1F"/>
    <w:rsid w:val="00721C7E"/>
    <w:rsid w:val="00721DB1"/>
    <w:rsid w:val="00721DC8"/>
    <w:rsid w:val="00721DE6"/>
    <w:rsid w:val="00721E06"/>
    <w:rsid w:val="00722005"/>
    <w:rsid w:val="00722039"/>
    <w:rsid w:val="00722240"/>
    <w:rsid w:val="00722278"/>
    <w:rsid w:val="007222F9"/>
    <w:rsid w:val="0072239F"/>
    <w:rsid w:val="007223D0"/>
    <w:rsid w:val="007223F1"/>
    <w:rsid w:val="0072245C"/>
    <w:rsid w:val="007225F4"/>
    <w:rsid w:val="00722657"/>
    <w:rsid w:val="0072272E"/>
    <w:rsid w:val="00722774"/>
    <w:rsid w:val="007227E8"/>
    <w:rsid w:val="00722801"/>
    <w:rsid w:val="0072296B"/>
    <w:rsid w:val="007229F8"/>
    <w:rsid w:val="00722B64"/>
    <w:rsid w:val="00723062"/>
    <w:rsid w:val="007230E7"/>
    <w:rsid w:val="0072310C"/>
    <w:rsid w:val="00723252"/>
    <w:rsid w:val="00723345"/>
    <w:rsid w:val="00723792"/>
    <w:rsid w:val="007237AB"/>
    <w:rsid w:val="007238FC"/>
    <w:rsid w:val="0072390F"/>
    <w:rsid w:val="00723954"/>
    <w:rsid w:val="007239CB"/>
    <w:rsid w:val="00723A40"/>
    <w:rsid w:val="00723B43"/>
    <w:rsid w:val="00723C06"/>
    <w:rsid w:val="00723C59"/>
    <w:rsid w:val="00723CCD"/>
    <w:rsid w:val="00723DA2"/>
    <w:rsid w:val="00723DBA"/>
    <w:rsid w:val="00723E72"/>
    <w:rsid w:val="00723EC9"/>
    <w:rsid w:val="00724025"/>
    <w:rsid w:val="007240A8"/>
    <w:rsid w:val="007241F5"/>
    <w:rsid w:val="0072422C"/>
    <w:rsid w:val="007242E4"/>
    <w:rsid w:val="00724747"/>
    <w:rsid w:val="007247AA"/>
    <w:rsid w:val="00724800"/>
    <w:rsid w:val="007248AC"/>
    <w:rsid w:val="00724A03"/>
    <w:rsid w:val="00724A9B"/>
    <w:rsid w:val="00724B86"/>
    <w:rsid w:val="00724C88"/>
    <w:rsid w:val="00724CC3"/>
    <w:rsid w:val="00724E1B"/>
    <w:rsid w:val="00724F0F"/>
    <w:rsid w:val="007251CD"/>
    <w:rsid w:val="00725265"/>
    <w:rsid w:val="007255C1"/>
    <w:rsid w:val="007255F5"/>
    <w:rsid w:val="007257D2"/>
    <w:rsid w:val="007257D6"/>
    <w:rsid w:val="00725913"/>
    <w:rsid w:val="00725930"/>
    <w:rsid w:val="00725A12"/>
    <w:rsid w:val="00725A35"/>
    <w:rsid w:val="00725A69"/>
    <w:rsid w:val="00725B99"/>
    <w:rsid w:val="00725BE3"/>
    <w:rsid w:val="00725C69"/>
    <w:rsid w:val="00725D3E"/>
    <w:rsid w:val="00725DD7"/>
    <w:rsid w:val="00725E37"/>
    <w:rsid w:val="00725E77"/>
    <w:rsid w:val="00725E85"/>
    <w:rsid w:val="00725F31"/>
    <w:rsid w:val="00725F40"/>
    <w:rsid w:val="00725F8A"/>
    <w:rsid w:val="00725FAE"/>
    <w:rsid w:val="00725FD0"/>
    <w:rsid w:val="007261B8"/>
    <w:rsid w:val="0072623F"/>
    <w:rsid w:val="00726285"/>
    <w:rsid w:val="0072655B"/>
    <w:rsid w:val="007266EB"/>
    <w:rsid w:val="00726721"/>
    <w:rsid w:val="007267D5"/>
    <w:rsid w:val="007269CE"/>
    <w:rsid w:val="007269DC"/>
    <w:rsid w:val="00726B16"/>
    <w:rsid w:val="00726BD8"/>
    <w:rsid w:val="00726D04"/>
    <w:rsid w:val="00726D67"/>
    <w:rsid w:val="00726E06"/>
    <w:rsid w:val="00726EC1"/>
    <w:rsid w:val="00726F0E"/>
    <w:rsid w:val="00726F31"/>
    <w:rsid w:val="00726F61"/>
    <w:rsid w:val="00726F88"/>
    <w:rsid w:val="00726FA3"/>
    <w:rsid w:val="00726FC1"/>
    <w:rsid w:val="00727039"/>
    <w:rsid w:val="007272E7"/>
    <w:rsid w:val="007273C9"/>
    <w:rsid w:val="0072751F"/>
    <w:rsid w:val="0072761D"/>
    <w:rsid w:val="007276CE"/>
    <w:rsid w:val="00727710"/>
    <w:rsid w:val="0072774F"/>
    <w:rsid w:val="007277AF"/>
    <w:rsid w:val="007278CF"/>
    <w:rsid w:val="007278EE"/>
    <w:rsid w:val="007279E6"/>
    <w:rsid w:val="00727AAA"/>
    <w:rsid w:val="00727D18"/>
    <w:rsid w:val="00727D31"/>
    <w:rsid w:val="00727DD3"/>
    <w:rsid w:val="00727E0C"/>
    <w:rsid w:val="00727FEF"/>
    <w:rsid w:val="00730127"/>
    <w:rsid w:val="0073015E"/>
    <w:rsid w:val="00730162"/>
    <w:rsid w:val="007301C1"/>
    <w:rsid w:val="00730327"/>
    <w:rsid w:val="00730329"/>
    <w:rsid w:val="00730356"/>
    <w:rsid w:val="00730461"/>
    <w:rsid w:val="0073066B"/>
    <w:rsid w:val="007306A6"/>
    <w:rsid w:val="00730787"/>
    <w:rsid w:val="00730795"/>
    <w:rsid w:val="00730799"/>
    <w:rsid w:val="007307D7"/>
    <w:rsid w:val="007307ED"/>
    <w:rsid w:val="00730877"/>
    <w:rsid w:val="0073089E"/>
    <w:rsid w:val="00730941"/>
    <w:rsid w:val="007309F5"/>
    <w:rsid w:val="007309FF"/>
    <w:rsid w:val="00730A09"/>
    <w:rsid w:val="00730BA5"/>
    <w:rsid w:val="00730C24"/>
    <w:rsid w:val="00730CEF"/>
    <w:rsid w:val="00730D98"/>
    <w:rsid w:val="00730E2B"/>
    <w:rsid w:val="00730F8A"/>
    <w:rsid w:val="00731011"/>
    <w:rsid w:val="00731222"/>
    <w:rsid w:val="00731304"/>
    <w:rsid w:val="0073149D"/>
    <w:rsid w:val="0073158F"/>
    <w:rsid w:val="007315C9"/>
    <w:rsid w:val="00731705"/>
    <w:rsid w:val="00731849"/>
    <w:rsid w:val="00731C51"/>
    <w:rsid w:val="0073214F"/>
    <w:rsid w:val="00732189"/>
    <w:rsid w:val="0073224F"/>
    <w:rsid w:val="00732257"/>
    <w:rsid w:val="0073233E"/>
    <w:rsid w:val="007323F3"/>
    <w:rsid w:val="00732477"/>
    <w:rsid w:val="0073248E"/>
    <w:rsid w:val="00732766"/>
    <w:rsid w:val="00732770"/>
    <w:rsid w:val="007328E8"/>
    <w:rsid w:val="007329C2"/>
    <w:rsid w:val="00732B12"/>
    <w:rsid w:val="00732B42"/>
    <w:rsid w:val="00732B53"/>
    <w:rsid w:val="00732BE0"/>
    <w:rsid w:val="00732BEC"/>
    <w:rsid w:val="00732BFD"/>
    <w:rsid w:val="00732E45"/>
    <w:rsid w:val="00732FCF"/>
    <w:rsid w:val="00732FFD"/>
    <w:rsid w:val="007331BE"/>
    <w:rsid w:val="0073328F"/>
    <w:rsid w:val="00733348"/>
    <w:rsid w:val="0073336C"/>
    <w:rsid w:val="007333BB"/>
    <w:rsid w:val="0073342F"/>
    <w:rsid w:val="007334BB"/>
    <w:rsid w:val="0073354A"/>
    <w:rsid w:val="0073365B"/>
    <w:rsid w:val="0073378E"/>
    <w:rsid w:val="007337C6"/>
    <w:rsid w:val="007337CA"/>
    <w:rsid w:val="00733876"/>
    <w:rsid w:val="007338DF"/>
    <w:rsid w:val="00733983"/>
    <w:rsid w:val="00733A64"/>
    <w:rsid w:val="00733A93"/>
    <w:rsid w:val="0073400A"/>
    <w:rsid w:val="0073433F"/>
    <w:rsid w:val="007343B7"/>
    <w:rsid w:val="007346A3"/>
    <w:rsid w:val="007347CC"/>
    <w:rsid w:val="00734892"/>
    <w:rsid w:val="00734A37"/>
    <w:rsid w:val="00734AD2"/>
    <w:rsid w:val="00734B66"/>
    <w:rsid w:val="00734B71"/>
    <w:rsid w:val="00734C07"/>
    <w:rsid w:val="00734C4A"/>
    <w:rsid w:val="00734CFF"/>
    <w:rsid w:val="00734D3E"/>
    <w:rsid w:val="00734DD6"/>
    <w:rsid w:val="00734E2C"/>
    <w:rsid w:val="00734E68"/>
    <w:rsid w:val="00734E7E"/>
    <w:rsid w:val="00734EE1"/>
    <w:rsid w:val="007353BB"/>
    <w:rsid w:val="007353DF"/>
    <w:rsid w:val="00735437"/>
    <w:rsid w:val="00735563"/>
    <w:rsid w:val="00735870"/>
    <w:rsid w:val="00735A43"/>
    <w:rsid w:val="00735B11"/>
    <w:rsid w:val="00735B18"/>
    <w:rsid w:val="00735B6D"/>
    <w:rsid w:val="00735BC4"/>
    <w:rsid w:val="00735CDC"/>
    <w:rsid w:val="00735D6C"/>
    <w:rsid w:val="00735DE4"/>
    <w:rsid w:val="00735E05"/>
    <w:rsid w:val="00735F76"/>
    <w:rsid w:val="00736152"/>
    <w:rsid w:val="0073625D"/>
    <w:rsid w:val="0073648C"/>
    <w:rsid w:val="007364E0"/>
    <w:rsid w:val="007364E5"/>
    <w:rsid w:val="007367B0"/>
    <w:rsid w:val="007367D6"/>
    <w:rsid w:val="00736976"/>
    <w:rsid w:val="007369AF"/>
    <w:rsid w:val="00736BF8"/>
    <w:rsid w:val="00736D7B"/>
    <w:rsid w:val="00736E1C"/>
    <w:rsid w:val="00736EF7"/>
    <w:rsid w:val="00736F51"/>
    <w:rsid w:val="00736F7D"/>
    <w:rsid w:val="00737002"/>
    <w:rsid w:val="00737014"/>
    <w:rsid w:val="0073709E"/>
    <w:rsid w:val="00737169"/>
    <w:rsid w:val="0073718D"/>
    <w:rsid w:val="00737277"/>
    <w:rsid w:val="0073728D"/>
    <w:rsid w:val="0073732D"/>
    <w:rsid w:val="0073735F"/>
    <w:rsid w:val="0073737E"/>
    <w:rsid w:val="007374FC"/>
    <w:rsid w:val="0073774D"/>
    <w:rsid w:val="00737991"/>
    <w:rsid w:val="007379C3"/>
    <w:rsid w:val="007379FA"/>
    <w:rsid w:val="00737A8E"/>
    <w:rsid w:val="00737C8A"/>
    <w:rsid w:val="00737D1E"/>
    <w:rsid w:val="00737DE1"/>
    <w:rsid w:val="00737EE4"/>
    <w:rsid w:val="00737F53"/>
    <w:rsid w:val="00737FB6"/>
    <w:rsid w:val="00740053"/>
    <w:rsid w:val="00740113"/>
    <w:rsid w:val="00740263"/>
    <w:rsid w:val="0074031D"/>
    <w:rsid w:val="00740330"/>
    <w:rsid w:val="00740357"/>
    <w:rsid w:val="007403A3"/>
    <w:rsid w:val="007403F4"/>
    <w:rsid w:val="00740517"/>
    <w:rsid w:val="0074052C"/>
    <w:rsid w:val="00740560"/>
    <w:rsid w:val="007406B9"/>
    <w:rsid w:val="00740747"/>
    <w:rsid w:val="007407A2"/>
    <w:rsid w:val="0074087E"/>
    <w:rsid w:val="00740960"/>
    <w:rsid w:val="00740A5C"/>
    <w:rsid w:val="00740AFE"/>
    <w:rsid w:val="00740BA2"/>
    <w:rsid w:val="00740C0A"/>
    <w:rsid w:val="00740CD8"/>
    <w:rsid w:val="00740D3A"/>
    <w:rsid w:val="00740F69"/>
    <w:rsid w:val="00740FCF"/>
    <w:rsid w:val="00741136"/>
    <w:rsid w:val="0074125E"/>
    <w:rsid w:val="0074128F"/>
    <w:rsid w:val="00741303"/>
    <w:rsid w:val="00741362"/>
    <w:rsid w:val="0074136A"/>
    <w:rsid w:val="00741448"/>
    <w:rsid w:val="0074166D"/>
    <w:rsid w:val="0074170C"/>
    <w:rsid w:val="0074187B"/>
    <w:rsid w:val="007418B1"/>
    <w:rsid w:val="00741930"/>
    <w:rsid w:val="00741955"/>
    <w:rsid w:val="00741994"/>
    <w:rsid w:val="00741A2A"/>
    <w:rsid w:val="00741AE8"/>
    <w:rsid w:val="00741C5D"/>
    <w:rsid w:val="00741CBC"/>
    <w:rsid w:val="0074207F"/>
    <w:rsid w:val="00742159"/>
    <w:rsid w:val="00742199"/>
    <w:rsid w:val="007421F0"/>
    <w:rsid w:val="0074223A"/>
    <w:rsid w:val="00742436"/>
    <w:rsid w:val="00742569"/>
    <w:rsid w:val="00742855"/>
    <w:rsid w:val="00742D52"/>
    <w:rsid w:val="00742D8C"/>
    <w:rsid w:val="00742DA8"/>
    <w:rsid w:val="00742E09"/>
    <w:rsid w:val="00742EA1"/>
    <w:rsid w:val="00742EA3"/>
    <w:rsid w:val="00742ECE"/>
    <w:rsid w:val="00742EEC"/>
    <w:rsid w:val="00742F6B"/>
    <w:rsid w:val="007430AC"/>
    <w:rsid w:val="00743118"/>
    <w:rsid w:val="0074325C"/>
    <w:rsid w:val="00743294"/>
    <w:rsid w:val="0074341A"/>
    <w:rsid w:val="007434F6"/>
    <w:rsid w:val="00743504"/>
    <w:rsid w:val="00743555"/>
    <w:rsid w:val="00743643"/>
    <w:rsid w:val="0074372F"/>
    <w:rsid w:val="0074395E"/>
    <w:rsid w:val="00743A2C"/>
    <w:rsid w:val="00743C1B"/>
    <w:rsid w:val="00743D96"/>
    <w:rsid w:val="00743FB2"/>
    <w:rsid w:val="00743FEE"/>
    <w:rsid w:val="00744295"/>
    <w:rsid w:val="007443D4"/>
    <w:rsid w:val="0074446B"/>
    <w:rsid w:val="007445E9"/>
    <w:rsid w:val="0074460B"/>
    <w:rsid w:val="0074478B"/>
    <w:rsid w:val="0074499F"/>
    <w:rsid w:val="00744A48"/>
    <w:rsid w:val="00744B1E"/>
    <w:rsid w:val="00744B74"/>
    <w:rsid w:val="00744DA9"/>
    <w:rsid w:val="00744DC2"/>
    <w:rsid w:val="00744E45"/>
    <w:rsid w:val="00744EE9"/>
    <w:rsid w:val="00744FAE"/>
    <w:rsid w:val="00745001"/>
    <w:rsid w:val="00745071"/>
    <w:rsid w:val="00745261"/>
    <w:rsid w:val="007453DC"/>
    <w:rsid w:val="007453F2"/>
    <w:rsid w:val="007454A5"/>
    <w:rsid w:val="0074558D"/>
    <w:rsid w:val="0074564F"/>
    <w:rsid w:val="0074570D"/>
    <w:rsid w:val="00745A97"/>
    <w:rsid w:val="00745B3E"/>
    <w:rsid w:val="00745CB7"/>
    <w:rsid w:val="00745E25"/>
    <w:rsid w:val="00745EF1"/>
    <w:rsid w:val="00745F50"/>
    <w:rsid w:val="00746004"/>
    <w:rsid w:val="007460C5"/>
    <w:rsid w:val="0074614A"/>
    <w:rsid w:val="007461CB"/>
    <w:rsid w:val="00746289"/>
    <w:rsid w:val="007462F6"/>
    <w:rsid w:val="00746305"/>
    <w:rsid w:val="00746351"/>
    <w:rsid w:val="00746387"/>
    <w:rsid w:val="00746404"/>
    <w:rsid w:val="007464AC"/>
    <w:rsid w:val="00746578"/>
    <w:rsid w:val="007465AD"/>
    <w:rsid w:val="00746640"/>
    <w:rsid w:val="00746684"/>
    <w:rsid w:val="007466D3"/>
    <w:rsid w:val="007467FF"/>
    <w:rsid w:val="00746892"/>
    <w:rsid w:val="00746896"/>
    <w:rsid w:val="00746B7F"/>
    <w:rsid w:val="00746BC4"/>
    <w:rsid w:val="00746C5D"/>
    <w:rsid w:val="00746E01"/>
    <w:rsid w:val="00746E16"/>
    <w:rsid w:val="007471DD"/>
    <w:rsid w:val="007471FF"/>
    <w:rsid w:val="00747295"/>
    <w:rsid w:val="007472B5"/>
    <w:rsid w:val="007473A6"/>
    <w:rsid w:val="00747657"/>
    <w:rsid w:val="00747698"/>
    <w:rsid w:val="0074773D"/>
    <w:rsid w:val="00747746"/>
    <w:rsid w:val="00747754"/>
    <w:rsid w:val="00747790"/>
    <w:rsid w:val="0074779E"/>
    <w:rsid w:val="0074780B"/>
    <w:rsid w:val="007478EF"/>
    <w:rsid w:val="0074791F"/>
    <w:rsid w:val="00747A2B"/>
    <w:rsid w:val="00747AC3"/>
    <w:rsid w:val="00747B94"/>
    <w:rsid w:val="00747C43"/>
    <w:rsid w:val="00747EC9"/>
    <w:rsid w:val="00747FCB"/>
    <w:rsid w:val="00747FE4"/>
    <w:rsid w:val="00750030"/>
    <w:rsid w:val="00750053"/>
    <w:rsid w:val="007501B2"/>
    <w:rsid w:val="007501B9"/>
    <w:rsid w:val="007501FA"/>
    <w:rsid w:val="007502BE"/>
    <w:rsid w:val="007502EF"/>
    <w:rsid w:val="007503FA"/>
    <w:rsid w:val="00750548"/>
    <w:rsid w:val="0075087B"/>
    <w:rsid w:val="0075089A"/>
    <w:rsid w:val="007508C5"/>
    <w:rsid w:val="0075090C"/>
    <w:rsid w:val="007509A6"/>
    <w:rsid w:val="00750ADD"/>
    <w:rsid w:val="00750AF4"/>
    <w:rsid w:val="00750B43"/>
    <w:rsid w:val="00750BB4"/>
    <w:rsid w:val="00750C2D"/>
    <w:rsid w:val="00750CB1"/>
    <w:rsid w:val="00750D7C"/>
    <w:rsid w:val="00750D81"/>
    <w:rsid w:val="00750DF4"/>
    <w:rsid w:val="00750E31"/>
    <w:rsid w:val="00750EB9"/>
    <w:rsid w:val="00750F86"/>
    <w:rsid w:val="00750FD2"/>
    <w:rsid w:val="007510CC"/>
    <w:rsid w:val="007510FB"/>
    <w:rsid w:val="007512CB"/>
    <w:rsid w:val="00751594"/>
    <w:rsid w:val="00751607"/>
    <w:rsid w:val="0075160B"/>
    <w:rsid w:val="0075164C"/>
    <w:rsid w:val="00751848"/>
    <w:rsid w:val="0075185A"/>
    <w:rsid w:val="00751A4B"/>
    <w:rsid w:val="00751A89"/>
    <w:rsid w:val="00751B11"/>
    <w:rsid w:val="00751BBC"/>
    <w:rsid w:val="00751BD6"/>
    <w:rsid w:val="00751C93"/>
    <w:rsid w:val="00751CC9"/>
    <w:rsid w:val="00751DB2"/>
    <w:rsid w:val="00751DB8"/>
    <w:rsid w:val="00751DC1"/>
    <w:rsid w:val="00751F23"/>
    <w:rsid w:val="00751FBD"/>
    <w:rsid w:val="00751FD9"/>
    <w:rsid w:val="00751FF3"/>
    <w:rsid w:val="0075207B"/>
    <w:rsid w:val="00752165"/>
    <w:rsid w:val="00752300"/>
    <w:rsid w:val="00752322"/>
    <w:rsid w:val="0075241A"/>
    <w:rsid w:val="0075244A"/>
    <w:rsid w:val="007525F3"/>
    <w:rsid w:val="00752678"/>
    <w:rsid w:val="0075277D"/>
    <w:rsid w:val="007528C4"/>
    <w:rsid w:val="0075290C"/>
    <w:rsid w:val="00752BE2"/>
    <w:rsid w:val="00752C61"/>
    <w:rsid w:val="00752D0F"/>
    <w:rsid w:val="00752D75"/>
    <w:rsid w:val="00752FD0"/>
    <w:rsid w:val="007530E0"/>
    <w:rsid w:val="007531F9"/>
    <w:rsid w:val="007534A3"/>
    <w:rsid w:val="00753511"/>
    <w:rsid w:val="0075351C"/>
    <w:rsid w:val="00753581"/>
    <w:rsid w:val="00753861"/>
    <w:rsid w:val="00753963"/>
    <w:rsid w:val="007539CA"/>
    <w:rsid w:val="00753B35"/>
    <w:rsid w:val="00753B5E"/>
    <w:rsid w:val="00753CF6"/>
    <w:rsid w:val="00753D88"/>
    <w:rsid w:val="00753E8B"/>
    <w:rsid w:val="00753F37"/>
    <w:rsid w:val="00753FDA"/>
    <w:rsid w:val="007540E6"/>
    <w:rsid w:val="007542C5"/>
    <w:rsid w:val="0075438B"/>
    <w:rsid w:val="007543D7"/>
    <w:rsid w:val="007544CE"/>
    <w:rsid w:val="00754588"/>
    <w:rsid w:val="0075461E"/>
    <w:rsid w:val="007546DC"/>
    <w:rsid w:val="00754783"/>
    <w:rsid w:val="0075479F"/>
    <w:rsid w:val="00754931"/>
    <w:rsid w:val="00754AC8"/>
    <w:rsid w:val="00754B69"/>
    <w:rsid w:val="00754C1B"/>
    <w:rsid w:val="00754C6E"/>
    <w:rsid w:val="00754CF9"/>
    <w:rsid w:val="00754D86"/>
    <w:rsid w:val="00754E1C"/>
    <w:rsid w:val="00754F3D"/>
    <w:rsid w:val="00754FAB"/>
    <w:rsid w:val="0075506F"/>
    <w:rsid w:val="007553FE"/>
    <w:rsid w:val="00755486"/>
    <w:rsid w:val="00755652"/>
    <w:rsid w:val="00755898"/>
    <w:rsid w:val="007558A7"/>
    <w:rsid w:val="00755D12"/>
    <w:rsid w:val="00755D29"/>
    <w:rsid w:val="00755D92"/>
    <w:rsid w:val="00755DF9"/>
    <w:rsid w:val="00755FC5"/>
    <w:rsid w:val="007560B2"/>
    <w:rsid w:val="007561AF"/>
    <w:rsid w:val="007561FA"/>
    <w:rsid w:val="007562A2"/>
    <w:rsid w:val="0075631A"/>
    <w:rsid w:val="00756417"/>
    <w:rsid w:val="007564B3"/>
    <w:rsid w:val="007564BA"/>
    <w:rsid w:val="007565A4"/>
    <w:rsid w:val="0075662B"/>
    <w:rsid w:val="007566AF"/>
    <w:rsid w:val="00756716"/>
    <w:rsid w:val="0075677F"/>
    <w:rsid w:val="007568D6"/>
    <w:rsid w:val="00756A48"/>
    <w:rsid w:val="00756A85"/>
    <w:rsid w:val="00756AAD"/>
    <w:rsid w:val="00756AF0"/>
    <w:rsid w:val="00756AF3"/>
    <w:rsid w:val="00756D76"/>
    <w:rsid w:val="00756D80"/>
    <w:rsid w:val="00756DF3"/>
    <w:rsid w:val="00756E9F"/>
    <w:rsid w:val="00756EBC"/>
    <w:rsid w:val="00756ED4"/>
    <w:rsid w:val="00756F03"/>
    <w:rsid w:val="00756F09"/>
    <w:rsid w:val="00756F19"/>
    <w:rsid w:val="00756F5F"/>
    <w:rsid w:val="00756FAA"/>
    <w:rsid w:val="0075707D"/>
    <w:rsid w:val="00757288"/>
    <w:rsid w:val="0075737F"/>
    <w:rsid w:val="00757666"/>
    <w:rsid w:val="0075771A"/>
    <w:rsid w:val="00757723"/>
    <w:rsid w:val="0075780D"/>
    <w:rsid w:val="0075784B"/>
    <w:rsid w:val="00757876"/>
    <w:rsid w:val="00757990"/>
    <w:rsid w:val="00757A8B"/>
    <w:rsid w:val="00757B1E"/>
    <w:rsid w:val="00757B48"/>
    <w:rsid w:val="00757B72"/>
    <w:rsid w:val="00757CE6"/>
    <w:rsid w:val="00757D4C"/>
    <w:rsid w:val="00757EB9"/>
    <w:rsid w:val="007601E8"/>
    <w:rsid w:val="007602E1"/>
    <w:rsid w:val="0076033A"/>
    <w:rsid w:val="007604C3"/>
    <w:rsid w:val="007604E4"/>
    <w:rsid w:val="00760738"/>
    <w:rsid w:val="007608BC"/>
    <w:rsid w:val="007608BE"/>
    <w:rsid w:val="007608CC"/>
    <w:rsid w:val="007609F5"/>
    <w:rsid w:val="00760AEA"/>
    <w:rsid w:val="00760BAD"/>
    <w:rsid w:val="00760C22"/>
    <w:rsid w:val="00760EEB"/>
    <w:rsid w:val="00760F05"/>
    <w:rsid w:val="00760F1A"/>
    <w:rsid w:val="00760F76"/>
    <w:rsid w:val="0076106F"/>
    <w:rsid w:val="0076108D"/>
    <w:rsid w:val="00761120"/>
    <w:rsid w:val="00761145"/>
    <w:rsid w:val="0076131C"/>
    <w:rsid w:val="00761390"/>
    <w:rsid w:val="007614BD"/>
    <w:rsid w:val="007614F9"/>
    <w:rsid w:val="00761602"/>
    <w:rsid w:val="007616EA"/>
    <w:rsid w:val="0076182C"/>
    <w:rsid w:val="0076186A"/>
    <w:rsid w:val="007618F0"/>
    <w:rsid w:val="00761A11"/>
    <w:rsid w:val="00761AD8"/>
    <w:rsid w:val="00761C21"/>
    <w:rsid w:val="00761CBF"/>
    <w:rsid w:val="00761FB8"/>
    <w:rsid w:val="00762029"/>
    <w:rsid w:val="0076219B"/>
    <w:rsid w:val="007622DE"/>
    <w:rsid w:val="007623BD"/>
    <w:rsid w:val="007623E3"/>
    <w:rsid w:val="007624CA"/>
    <w:rsid w:val="007625C5"/>
    <w:rsid w:val="00762626"/>
    <w:rsid w:val="007626B8"/>
    <w:rsid w:val="007626C4"/>
    <w:rsid w:val="0076273E"/>
    <w:rsid w:val="007627B3"/>
    <w:rsid w:val="0076285C"/>
    <w:rsid w:val="00762879"/>
    <w:rsid w:val="00762968"/>
    <w:rsid w:val="0076299A"/>
    <w:rsid w:val="007629F4"/>
    <w:rsid w:val="007629F7"/>
    <w:rsid w:val="00762E2C"/>
    <w:rsid w:val="00762EBF"/>
    <w:rsid w:val="00762F26"/>
    <w:rsid w:val="00762FEE"/>
    <w:rsid w:val="007630B4"/>
    <w:rsid w:val="0076339C"/>
    <w:rsid w:val="007633AC"/>
    <w:rsid w:val="00763500"/>
    <w:rsid w:val="00763631"/>
    <w:rsid w:val="007636B3"/>
    <w:rsid w:val="007639A2"/>
    <w:rsid w:val="007639C7"/>
    <w:rsid w:val="00763A98"/>
    <w:rsid w:val="00763B4B"/>
    <w:rsid w:val="00763C02"/>
    <w:rsid w:val="00763C89"/>
    <w:rsid w:val="00763C98"/>
    <w:rsid w:val="00763FC5"/>
    <w:rsid w:val="007641B7"/>
    <w:rsid w:val="007641C3"/>
    <w:rsid w:val="0076423D"/>
    <w:rsid w:val="00764494"/>
    <w:rsid w:val="00764513"/>
    <w:rsid w:val="0076457B"/>
    <w:rsid w:val="00764723"/>
    <w:rsid w:val="00764767"/>
    <w:rsid w:val="0076489B"/>
    <w:rsid w:val="00764961"/>
    <w:rsid w:val="007649D2"/>
    <w:rsid w:val="00764A0E"/>
    <w:rsid w:val="00764A78"/>
    <w:rsid w:val="00764B28"/>
    <w:rsid w:val="00764B7A"/>
    <w:rsid w:val="00764BAA"/>
    <w:rsid w:val="00764CD7"/>
    <w:rsid w:val="00764D72"/>
    <w:rsid w:val="00764D7D"/>
    <w:rsid w:val="00764FBB"/>
    <w:rsid w:val="00765066"/>
    <w:rsid w:val="0076506C"/>
    <w:rsid w:val="0076508F"/>
    <w:rsid w:val="007650C8"/>
    <w:rsid w:val="007652AC"/>
    <w:rsid w:val="007654C6"/>
    <w:rsid w:val="0076564D"/>
    <w:rsid w:val="00765651"/>
    <w:rsid w:val="0076567A"/>
    <w:rsid w:val="007657C5"/>
    <w:rsid w:val="007659C0"/>
    <w:rsid w:val="00765A07"/>
    <w:rsid w:val="00765B15"/>
    <w:rsid w:val="00765CA4"/>
    <w:rsid w:val="00765CA9"/>
    <w:rsid w:val="00765EBA"/>
    <w:rsid w:val="00765F30"/>
    <w:rsid w:val="00765FD5"/>
    <w:rsid w:val="00766027"/>
    <w:rsid w:val="007660B0"/>
    <w:rsid w:val="007663B8"/>
    <w:rsid w:val="007663EB"/>
    <w:rsid w:val="007664A1"/>
    <w:rsid w:val="007664A6"/>
    <w:rsid w:val="007664F7"/>
    <w:rsid w:val="0076653F"/>
    <w:rsid w:val="0076662E"/>
    <w:rsid w:val="00766683"/>
    <w:rsid w:val="00766881"/>
    <w:rsid w:val="007668BB"/>
    <w:rsid w:val="00766901"/>
    <w:rsid w:val="007669AE"/>
    <w:rsid w:val="00766B1A"/>
    <w:rsid w:val="00766C92"/>
    <w:rsid w:val="00766DCF"/>
    <w:rsid w:val="00766DED"/>
    <w:rsid w:val="00766E7B"/>
    <w:rsid w:val="00766F06"/>
    <w:rsid w:val="00766F96"/>
    <w:rsid w:val="0076717E"/>
    <w:rsid w:val="00767245"/>
    <w:rsid w:val="00767285"/>
    <w:rsid w:val="007672E4"/>
    <w:rsid w:val="00767376"/>
    <w:rsid w:val="007673D2"/>
    <w:rsid w:val="00767410"/>
    <w:rsid w:val="00767492"/>
    <w:rsid w:val="007675D4"/>
    <w:rsid w:val="00767706"/>
    <w:rsid w:val="007677B5"/>
    <w:rsid w:val="007677B6"/>
    <w:rsid w:val="007678CD"/>
    <w:rsid w:val="0076798C"/>
    <w:rsid w:val="00767997"/>
    <w:rsid w:val="007679AD"/>
    <w:rsid w:val="00767A99"/>
    <w:rsid w:val="00767BC1"/>
    <w:rsid w:val="00767BD1"/>
    <w:rsid w:val="00767C46"/>
    <w:rsid w:val="00767D8B"/>
    <w:rsid w:val="00767DBC"/>
    <w:rsid w:val="00767DD2"/>
    <w:rsid w:val="00767EAE"/>
    <w:rsid w:val="00770056"/>
    <w:rsid w:val="00770081"/>
    <w:rsid w:val="007701A2"/>
    <w:rsid w:val="007701DF"/>
    <w:rsid w:val="0077034D"/>
    <w:rsid w:val="00770396"/>
    <w:rsid w:val="007703B4"/>
    <w:rsid w:val="007703C9"/>
    <w:rsid w:val="007703E2"/>
    <w:rsid w:val="007704F3"/>
    <w:rsid w:val="0077064D"/>
    <w:rsid w:val="0077066D"/>
    <w:rsid w:val="0077075D"/>
    <w:rsid w:val="007707A5"/>
    <w:rsid w:val="007707D7"/>
    <w:rsid w:val="00770908"/>
    <w:rsid w:val="00770A07"/>
    <w:rsid w:val="00770A96"/>
    <w:rsid w:val="00770AD0"/>
    <w:rsid w:val="00770DB8"/>
    <w:rsid w:val="00770EAE"/>
    <w:rsid w:val="00770EF8"/>
    <w:rsid w:val="00771001"/>
    <w:rsid w:val="007711DA"/>
    <w:rsid w:val="00771249"/>
    <w:rsid w:val="007713AE"/>
    <w:rsid w:val="007713CB"/>
    <w:rsid w:val="007713FB"/>
    <w:rsid w:val="007714FC"/>
    <w:rsid w:val="00771529"/>
    <w:rsid w:val="00771549"/>
    <w:rsid w:val="007716AE"/>
    <w:rsid w:val="00771753"/>
    <w:rsid w:val="00771770"/>
    <w:rsid w:val="007717DF"/>
    <w:rsid w:val="0077192F"/>
    <w:rsid w:val="007719E4"/>
    <w:rsid w:val="00771A51"/>
    <w:rsid w:val="00771BEC"/>
    <w:rsid w:val="00771C17"/>
    <w:rsid w:val="00771DB5"/>
    <w:rsid w:val="00771E4B"/>
    <w:rsid w:val="00771E4C"/>
    <w:rsid w:val="00771ECB"/>
    <w:rsid w:val="00772019"/>
    <w:rsid w:val="0077201D"/>
    <w:rsid w:val="00772035"/>
    <w:rsid w:val="0077203E"/>
    <w:rsid w:val="00772222"/>
    <w:rsid w:val="00772506"/>
    <w:rsid w:val="00772576"/>
    <w:rsid w:val="007726CF"/>
    <w:rsid w:val="007727B8"/>
    <w:rsid w:val="007727CE"/>
    <w:rsid w:val="007727EB"/>
    <w:rsid w:val="00772996"/>
    <w:rsid w:val="00772A69"/>
    <w:rsid w:val="00772AA4"/>
    <w:rsid w:val="00772AA8"/>
    <w:rsid w:val="00772AE7"/>
    <w:rsid w:val="00772B2F"/>
    <w:rsid w:val="00772B3F"/>
    <w:rsid w:val="00772B7D"/>
    <w:rsid w:val="00772D9F"/>
    <w:rsid w:val="00772EC4"/>
    <w:rsid w:val="00772F74"/>
    <w:rsid w:val="00773008"/>
    <w:rsid w:val="0077307A"/>
    <w:rsid w:val="007730B2"/>
    <w:rsid w:val="00773161"/>
    <w:rsid w:val="0077319F"/>
    <w:rsid w:val="00773225"/>
    <w:rsid w:val="00773352"/>
    <w:rsid w:val="00773364"/>
    <w:rsid w:val="0077338F"/>
    <w:rsid w:val="00773617"/>
    <w:rsid w:val="00773756"/>
    <w:rsid w:val="00773758"/>
    <w:rsid w:val="007738E2"/>
    <w:rsid w:val="007739A0"/>
    <w:rsid w:val="007739BC"/>
    <w:rsid w:val="00773A53"/>
    <w:rsid w:val="00773B2B"/>
    <w:rsid w:val="00773BAE"/>
    <w:rsid w:val="00773D60"/>
    <w:rsid w:val="00773DDA"/>
    <w:rsid w:val="00773F0D"/>
    <w:rsid w:val="00774006"/>
    <w:rsid w:val="00774164"/>
    <w:rsid w:val="0077424C"/>
    <w:rsid w:val="00774255"/>
    <w:rsid w:val="007742BB"/>
    <w:rsid w:val="007744DA"/>
    <w:rsid w:val="007744E7"/>
    <w:rsid w:val="00774753"/>
    <w:rsid w:val="00774767"/>
    <w:rsid w:val="0077494C"/>
    <w:rsid w:val="007749D3"/>
    <w:rsid w:val="00774AD1"/>
    <w:rsid w:val="00774AE8"/>
    <w:rsid w:val="00774B02"/>
    <w:rsid w:val="00774C6E"/>
    <w:rsid w:val="00774E60"/>
    <w:rsid w:val="00774EC9"/>
    <w:rsid w:val="00775085"/>
    <w:rsid w:val="0077523B"/>
    <w:rsid w:val="0077537D"/>
    <w:rsid w:val="007754CA"/>
    <w:rsid w:val="007754F9"/>
    <w:rsid w:val="00775500"/>
    <w:rsid w:val="0077556A"/>
    <w:rsid w:val="00775665"/>
    <w:rsid w:val="00775770"/>
    <w:rsid w:val="007758CF"/>
    <w:rsid w:val="00775D43"/>
    <w:rsid w:val="00775D75"/>
    <w:rsid w:val="00775DFF"/>
    <w:rsid w:val="00775E5F"/>
    <w:rsid w:val="007762FB"/>
    <w:rsid w:val="00776300"/>
    <w:rsid w:val="00776306"/>
    <w:rsid w:val="007764A7"/>
    <w:rsid w:val="0077656F"/>
    <w:rsid w:val="007765EA"/>
    <w:rsid w:val="007767D9"/>
    <w:rsid w:val="007767DC"/>
    <w:rsid w:val="007768F3"/>
    <w:rsid w:val="00776B36"/>
    <w:rsid w:val="00776B61"/>
    <w:rsid w:val="00776CB1"/>
    <w:rsid w:val="00776D54"/>
    <w:rsid w:val="00776D8D"/>
    <w:rsid w:val="00776F73"/>
    <w:rsid w:val="0077702E"/>
    <w:rsid w:val="0077703D"/>
    <w:rsid w:val="007770C2"/>
    <w:rsid w:val="00777238"/>
    <w:rsid w:val="007772FB"/>
    <w:rsid w:val="00777365"/>
    <w:rsid w:val="0077761B"/>
    <w:rsid w:val="007777B8"/>
    <w:rsid w:val="007777D3"/>
    <w:rsid w:val="007779A0"/>
    <w:rsid w:val="007779EA"/>
    <w:rsid w:val="00777C5A"/>
    <w:rsid w:val="00777CEE"/>
    <w:rsid w:val="00777D95"/>
    <w:rsid w:val="00777F5C"/>
    <w:rsid w:val="00780081"/>
    <w:rsid w:val="007800AA"/>
    <w:rsid w:val="00780173"/>
    <w:rsid w:val="007801ED"/>
    <w:rsid w:val="007801F1"/>
    <w:rsid w:val="0078024E"/>
    <w:rsid w:val="0078029B"/>
    <w:rsid w:val="0078049B"/>
    <w:rsid w:val="0078050E"/>
    <w:rsid w:val="007805AC"/>
    <w:rsid w:val="00780664"/>
    <w:rsid w:val="0078072B"/>
    <w:rsid w:val="0078076C"/>
    <w:rsid w:val="007807B3"/>
    <w:rsid w:val="007809E2"/>
    <w:rsid w:val="00780A9E"/>
    <w:rsid w:val="00780CA3"/>
    <w:rsid w:val="00780E56"/>
    <w:rsid w:val="00780F00"/>
    <w:rsid w:val="0078102E"/>
    <w:rsid w:val="007810B7"/>
    <w:rsid w:val="007811E0"/>
    <w:rsid w:val="0078120E"/>
    <w:rsid w:val="007812E1"/>
    <w:rsid w:val="0078132E"/>
    <w:rsid w:val="007813B1"/>
    <w:rsid w:val="00781578"/>
    <w:rsid w:val="00781791"/>
    <w:rsid w:val="007817D6"/>
    <w:rsid w:val="00781848"/>
    <w:rsid w:val="00781935"/>
    <w:rsid w:val="00781972"/>
    <w:rsid w:val="007819B6"/>
    <w:rsid w:val="00781AC2"/>
    <w:rsid w:val="00781B18"/>
    <w:rsid w:val="00781B39"/>
    <w:rsid w:val="00781C0C"/>
    <w:rsid w:val="00781D82"/>
    <w:rsid w:val="00781DD3"/>
    <w:rsid w:val="00781E9A"/>
    <w:rsid w:val="00781EE2"/>
    <w:rsid w:val="00781F65"/>
    <w:rsid w:val="0078204E"/>
    <w:rsid w:val="007820A3"/>
    <w:rsid w:val="00782242"/>
    <w:rsid w:val="00782266"/>
    <w:rsid w:val="007822A1"/>
    <w:rsid w:val="00782358"/>
    <w:rsid w:val="007823C1"/>
    <w:rsid w:val="007825A6"/>
    <w:rsid w:val="00782621"/>
    <w:rsid w:val="007826C4"/>
    <w:rsid w:val="007826F5"/>
    <w:rsid w:val="007827CC"/>
    <w:rsid w:val="007827EA"/>
    <w:rsid w:val="00782814"/>
    <w:rsid w:val="00782831"/>
    <w:rsid w:val="0078296B"/>
    <w:rsid w:val="00782A34"/>
    <w:rsid w:val="00782B00"/>
    <w:rsid w:val="00782CB1"/>
    <w:rsid w:val="00782F3E"/>
    <w:rsid w:val="00782F54"/>
    <w:rsid w:val="00782FA7"/>
    <w:rsid w:val="00783008"/>
    <w:rsid w:val="00783159"/>
    <w:rsid w:val="007832D2"/>
    <w:rsid w:val="0078331E"/>
    <w:rsid w:val="0078334B"/>
    <w:rsid w:val="0078335A"/>
    <w:rsid w:val="007833AB"/>
    <w:rsid w:val="007836D7"/>
    <w:rsid w:val="0078385E"/>
    <w:rsid w:val="007838EB"/>
    <w:rsid w:val="00783925"/>
    <w:rsid w:val="0078394F"/>
    <w:rsid w:val="00783981"/>
    <w:rsid w:val="00783A41"/>
    <w:rsid w:val="00783B1E"/>
    <w:rsid w:val="00783BCF"/>
    <w:rsid w:val="00783DA0"/>
    <w:rsid w:val="00783DBD"/>
    <w:rsid w:val="00783EC4"/>
    <w:rsid w:val="00783F13"/>
    <w:rsid w:val="00784049"/>
    <w:rsid w:val="0078408F"/>
    <w:rsid w:val="007840C3"/>
    <w:rsid w:val="0078414E"/>
    <w:rsid w:val="007841A6"/>
    <w:rsid w:val="007841ED"/>
    <w:rsid w:val="00784573"/>
    <w:rsid w:val="0078470E"/>
    <w:rsid w:val="00784759"/>
    <w:rsid w:val="00784772"/>
    <w:rsid w:val="0078479E"/>
    <w:rsid w:val="007849B2"/>
    <w:rsid w:val="007849BF"/>
    <w:rsid w:val="00784A51"/>
    <w:rsid w:val="00784E00"/>
    <w:rsid w:val="00784F2C"/>
    <w:rsid w:val="00784F55"/>
    <w:rsid w:val="00784F7C"/>
    <w:rsid w:val="00785144"/>
    <w:rsid w:val="007851AC"/>
    <w:rsid w:val="00785353"/>
    <w:rsid w:val="00785374"/>
    <w:rsid w:val="00785378"/>
    <w:rsid w:val="0078541C"/>
    <w:rsid w:val="00785441"/>
    <w:rsid w:val="0078548B"/>
    <w:rsid w:val="007854E7"/>
    <w:rsid w:val="0078566C"/>
    <w:rsid w:val="00785902"/>
    <w:rsid w:val="00785C94"/>
    <w:rsid w:val="00785D32"/>
    <w:rsid w:val="00785FE8"/>
    <w:rsid w:val="007861DF"/>
    <w:rsid w:val="007861FF"/>
    <w:rsid w:val="00786237"/>
    <w:rsid w:val="00786458"/>
    <w:rsid w:val="0078645D"/>
    <w:rsid w:val="007864E0"/>
    <w:rsid w:val="00786512"/>
    <w:rsid w:val="0078651F"/>
    <w:rsid w:val="0078652D"/>
    <w:rsid w:val="0078654B"/>
    <w:rsid w:val="007867B8"/>
    <w:rsid w:val="007867F3"/>
    <w:rsid w:val="00786958"/>
    <w:rsid w:val="007869C3"/>
    <w:rsid w:val="007869E4"/>
    <w:rsid w:val="00786A57"/>
    <w:rsid w:val="00786AF6"/>
    <w:rsid w:val="00786B38"/>
    <w:rsid w:val="00786BFC"/>
    <w:rsid w:val="00786CB0"/>
    <w:rsid w:val="00786E32"/>
    <w:rsid w:val="00786FB5"/>
    <w:rsid w:val="00787092"/>
    <w:rsid w:val="0078711B"/>
    <w:rsid w:val="007871D8"/>
    <w:rsid w:val="007871DC"/>
    <w:rsid w:val="0078728B"/>
    <w:rsid w:val="007874F6"/>
    <w:rsid w:val="00787531"/>
    <w:rsid w:val="00787784"/>
    <w:rsid w:val="00787792"/>
    <w:rsid w:val="007878AD"/>
    <w:rsid w:val="00787901"/>
    <w:rsid w:val="00787948"/>
    <w:rsid w:val="007879DE"/>
    <w:rsid w:val="00787A7D"/>
    <w:rsid w:val="00787C9C"/>
    <w:rsid w:val="00787D1F"/>
    <w:rsid w:val="00787DA7"/>
    <w:rsid w:val="00787E78"/>
    <w:rsid w:val="00790028"/>
    <w:rsid w:val="00790169"/>
    <w:rsid w:val="00790247"/>
    <w:rsid w:val="007902AA"/>
    <w:rsid w:val="007903E3"/>
    <w:rsid w:val="0079049E"/>
    <w:rsid w:val="00790513"/>
    <w:rsid w:val="0079058D"/>
    <w:rsid w:val="0079059D"/>
    <w:rsid w:val="007905F5"/>
    <w:rsid w:val="00790686"/>
    <w:rsid w:val="007906C2"/>
    <w:rsid w:val="00790927"/>
    <w:rsid w:val="00790A51"/>
    <w:rsid w:val="00790C71"/>
    <w:rsid w:val="00790F77"/>
    <w:rsid w:val="00791117"/>
    <w:rsid w:val="00791159"/>
    <w:rsid w:val="00791419"/>
    <w:rsid w:val="00791423"/>
    <w:rsid w:val="00791534"/>
    <w:rsid w:val="00791598"/>
    <w:rsid w:val="007915EF"/>
    <w:rsid w:val="007916A1"/>
    <w:rsid w:val="007916C7"/>
    <w:rsid w:val="00791727"/>
    <w:rsid w:val="00791751"/>
    <w:rsid w:val="00791788"/>
    <w:rsid w:val="00791821"/>
    <w:rsid w:val="00791873"/>
    <w:rsid w:val="007918A7"/>
    <w:rsid w:val="007919B3"/>
    <w:rsid w:val="007919C2"/>
    <w:rsid w:val="00791BFB"/>
    <w:rsid w:val="00791D30"/>
    <w:rsid w:val="00791E12"/>
    <w:rsid w:val="0079203F"/>
    <w:rsid w:val="00792292"/>
    <w:rsid w:val="007922B2"/>
    <w:rsid w:val="007922E7"/>
    <w:rsid w:val="007923D3"/>
    <w:rsid w:val="00792761"/>
    <w:rsid w:val="007927B7"/>
    <w:rsid w:val="0079287F"/>
    <w:rsid w:val="00792926"/>
    <w:rsid w:val="007929A4"/>
    <w:rsid w:val="00792A38"/>
    <w:rsid w:val="00792B38"/>
    <w:rsid w:val="00792CB1"/>
    <w:rsid w:val="00792CF8"/>
    <w:rsid w:val="00792D4D"/>
    <w:rsid w:val="00792DA4"/>
    <w:rsid w:val="00792EC9"/>
    <w:rsid w:val="00792ED1"/>
    <w:rsid w:val="00792F5A"/>
    <w:rsid w:val="00793006"/>
    <w:rsid w:val="00793134"/>
    <w:rsid w:val="0079313C"/>
    <w:rsid w:val="0079326B"/>
    <w:rsid w:val="007932A3"/>
    <w:rsid w:val="00793401"/>
    <w:rsid w:val="00793430"/>
    <w:rsid w:val="007934AC"/>
    <w:rsid w:val="00793601"/>
    <w:rsid w:val="00793905"/>
    <w:rsid w:val="0079390C"/>
    <w:rsid w:val="007939BD"/>
    <w:rsid w:val="00793AA2"/>
    <w:rsid w:val="00793CDD"/>
    <w:rsid w:val="00793D86"/>
    <w:rsid w:val="00793DB6"/>
    <w:rsid w:val="00793DD6"/>
    <w:rsid w:val="00793E17"/>
    <w:rsid w:val="00794107"/>
    <w:rsid w:val="0079412E"/>
    <w:rsid w:val="00794242"/>
    <w:rsid w:val="007942F4"/>
    <w:rsid w:val="007944E1"/>
    <w:rsid w:val="0079458A"/>
    <w:rsid w:val="0079459B"/>
    <w:rsid w:val="0079473E"/>
    <w:rsid w:val="0079478C"/>
    <w:rsid w:val="007947A2"/>
    <w:rsid w:val="007948B3"/>
    <w:rsid w:val="00794B60"/>
    <w:rsid w:val="00794B9A"/>
    <w:rsid w:val="00794DEC"/>
    <w:rsid w:val="00794E62"/>
    <w:rsid w:val="00794FBE"/>
    <w:rsid w:val="00794FE9"/>
    <w:rsid w:val="00795065"/>
    <w:rsid w:val="007951FF"/>
    <w:rsid w:val="007952A5"/>
    <w:rsid w:val="007952B9"/>
    <w:rsid w:val="0079549E"/>
    <w:rsid w:val="00795547"/>
    <w:rsid w:val="00795642"/>
    <w:rsid w:val="00795875"/>
    <w:rsid w:val="0079587C"/>
    <w:rsid w:val="007958ED"/>
    <w:rsid w:val="0079595D"/>
    <w:rsid w:val="00795B1F"/>
    <w:rsid w:val="00795BA1"/>
    <w:rsid w:val="00795CAD"/>
    <w:rsid w:val="00795D3A"/>
    <w:rsid w:val="00795D6E"/>
    <w:rsid w:val="00795DE0"/>
    <w:rsid w:val="00795EFB"/>
    <w:rsid w:val="00795F92"/>
    <w:rsid w:val="00796061"/>
    <w:rsid w:val="0079608B"/>
    <w:rsid w:val="0079609F"/>
    <w:rsid w:val="007960B9"/>
    <w:rsid w:val="00796178"/>
    <w:rsid w:val="007961D8"/>
    <w:rsid w:val="0079626D"/>
    <w:rsid w:val="00796406"/>
    <w:rsid w:val="0079658A"/>
    <w:rsid w:val="0079659C"/>
    <w:rsid w:val="0079664E"/>
    <w:rsid w:val="007966AA"/>
    <w:rsid w:val="007966D0"/>
    <w:rsid w:val="007966FA"/>
    <w:rsid w:val="0079688D"/>
    <w:rsid w:val="007968B3"/>
    <w:rsid w:val="007968DC"/>
    <w:rsid w:val="007969F9"/>
    <w:rsid w:val="00796B2E"/>
    <w:rsid w:val="00796B4F"/>
    <w:rsid w:val="00796C7D"/>
    <w:rsid w:val="00796D6E"/>
    <w:rsid w:val="00796DBA"/>
    <w:rsid w:val="0079705C"/>
    <w:rsid w:val="00797288"/>
    <w:rsid w:val="00797368"/>
    <w:rsid w:val="0079737A"/>
    <w:rsid w:val="00797598"/>
    <w:rsid w:val="00797625"/>
    <w:rsid w:val="007976D6"/>
    <w:rsid w:val="00797E8D"/>
    <w:rsid w:val="007A0026"/>
    <w:rsid w:val="007A00A5"/>
    <w:rsid w:val="007A0133"/>
    <w:rsid w:val="007A01B0"/>
    <w:rsid w:val="007A0284"/>
    <w:rsid w:val="007A0586"/>
    <w:rsid w:val="007A062C"/>
    <w:rsid w:val="007A0656"/>
    <w:rsid w:val="007A06F7"/>
    <w:rsid w:val="007A07E9"/>
    <w:rsid w:val="007A0811"/>
    <w:rsid w:val="007A08BA"/>
    <w:rsid w:val="007A08F8"/>
    <w:rsid w:val="007A0A9A"/>
    <w:rsid w:val="007A0BC9"/>
    <w:rsid w:val="007A0BDF"/>
    <w:rsid w:val="007A0D94"/>
    <w:rsid w:val="007A0E35"/>
    <w:rsid w:val="007A0E67"/>
    <w:rsid w:val="007A0FBC"/>
    <w:rsid w:val="007A116E"/>
    <w:rsid w:val="007A1190"/>
    <w:rsid w:val="007A1232"/>
    <w:rsid w:val="007A14EE"/>
    <w:rsid w:val="007A15DD"/>
    <w:rsid w:val="007A16E1"/>
    <w:rsid w:val="007A171D"/>
    <w:rsid w:val="007A18AA"/>
    <w:rsid w:val="007A1962"/>
    <w:rsid w:val="007A19EB"/>
    <w:rsid w:val="007A1AD8"/>
    <w:rsid w:val="007A1CA8"/>
    <w:rsid w:val="007A1DBF"/>
    <w:rsid w:val="007A1DFA"/>
    <w:rsid w:val="007A1FF7"/>
    <w:rsid w:val="007A2003"/>
    <w:rsid w:val="007A20FD"/>
    <w:rsid w:val="007A21FD"/>
    <w:rsid w:val="007A23C7"/>
    <w:rsid w:val="007A23F5"/>
    <w:rsid w:val="007A252F"/>
    <w:rsid w:val="007A273C"/>
    <w:rsid w:val="007A2770"/>
    <w:rsid w:val="007A27C1"/>
    <w:rsid w:val="007A2830"/>
    <w:rsid w:val="007A2880"/>
    <w:rsid w:val="007A28E8"/>
    <w:rsid w:val="007A29B9"/>
    <w:rsid w:val="007A2A5C"/>
    <w:rsid w:val="007A2B73"/>
    <w:rsid w:val="007A2B7D"/>
    <w:rsid w:val="007A2C67"/>
    <w:rsid w:val="007A2F9B"/>
    <w:rsid w:val="007A3088"/>
    <w:rsid w:val="007A30DD"/>
    <w:rsid w:val="007A3110"/>
    <w:rsid w:val="007A3122"/>
    <w:rsid w:val="007A3144"/>
    <w:rsid w:val="007A3149"/>
    <w:rsid w:val="007A3195"/>
    <w:rsid w:val="007A322F"/>
    <w:rsid w:val="007A32F7"/>
    <w:rsid w:val="007A352D"/>
    <w:rsid w:val="007A3709"/>
    <w:rsid w:val="007A385F"/>
    <w:rsid w:val="007A3930"/>
    <w:rsid w:val="007A3968"/>
    <w:rsid w:val="007A3982"/>
    <w:rsid w:val="007A3B8F"/>
    <w:rsid w:val="007A3C1B"/>
    <w:rsid w:val="007A3C21"/>
    <w:rsid w:val="007A3CED"/>
    <w:rsid w:val="007A3E6A"/>
    <w:rsid w:val="007A3F61"/>
    <w:rsid w:val="007A4424"/>
    <w:rsid w:val="007A44C9"/>
    <w:rsid w:val="007A44F9"/>
    <w:rsid w:val="007A450E"/>
    <w:rsid w:val="007A452B"/>
    <w:rsid w:val="007A4568"/>
    <w:rsid w:val="007A4627"/>
    <w:rsid w:val="007A46B4"/>
    <w:rsid w:val="007A4730"/>
    <w:rsid w:val="007A4967"/>
    <w:rsid w:val="007A4989"/>
    <w:rsid w:val="007A4A65"/>
    <w:rsid w:val="007A4B5D"/>
    <w:rsid w:val="007A4C5F"/>
    <w:rsid w:val="007A4DFB"/>
    <w:rsid w:val="007A4E6F"/>
    <w:rsid w:val="007A4EDB"/>
    <w:rsid w:val="007A4EF6"/>
    <w:rsid w:val="007A4F0F"/>
    <w:rsid w:val="007A501E"/>
    <w:rsid w:val="007A525D"/>
    <w:rsid w:val="007A526A"/>
    <w:rsid w:val="007A529C"/>
    <w:rsid w:val="007A52A4"/>
    <w:rsid w:val="007A52CC"/>
    <w:rsid w:val="007A530E"/>
    <w:rsid w:val="007A5428"/>
    <w:rsid w:val="007A54BE"/>
    <w:rsid w:val="007A559E"/>
    <w:rsid w:val="007A563E"/>
    <w:rsid w:val="007A581A"/>
    <w:rsid w:val="007A583C"/>
    <w:rsid w:val="007A5976"/>
    <w:rsid w:val="007A5A81"/>
    <w:rsid w:val="007A5B09"/>
    <w:rsid w:val="007A5B41"/>
    <w:rsid w:val="007A5B88"/>
    <w:rsid w:val="007A5CFF"/>
    <w:rsid w:val="007A5D3E"/>
    <w:rsid w:val="007A5D9A"/>
    <w:rsid w:val="007A5DD2"/>
    <w:rsid w:val="007A5E68"/>
    <w:rsid w:val="007A5F29"/>
    <w:rsid w:val="007A5FAA"/>
    <w:rsid w:val="007A6006"/>
    <w:rsid w:val="007A6041"/>
    <w:rsid w:val="007A614C"/>
    <w:rsid w:val="007A62D2"/>
    <w:rsid w:val="007A6304"/>
    <w:rsid w:val="007A6310"/>
    <w:rsid w:val="007A6346"/>
    <w:rsid w:val="007A63F2"/>
    <w:rsid w:val="007A63F6"/>
    <w:rsid w:val="007A6486"/>
    <w:rsid w:val="007A663D"/>
    <w:rsid w:val="007A664C"/>
    <w:rsid w:val="007A66D6"/>
    <w:rsid w:val="007A6846"/>
    <w:rsid w:val="007A6933"/>
    <w:rsid w:val="007A69D8"/>
    <w:rsid w:val="007A6A62"/>
    <w:rsid w:val="007A6AB9"/>
    <w:rsid w:val="007A6B52"/>
    <w:rsid w:val="007A6B56"/>
    <w:rsid w:val="007A6BEE"/>
    <w:rsid w:val="007A6C77"/>
    <w:rsid w:val="007A6C8A"/>
    <w:rsid w:val="007A6CB8"/>
    <w:rsid w:val="007A6D13"/>
    <w:rsid w:val="007A6EED"/>
    <w:rsid w:val="007A6F35"/>
    <w:rsid w:val="007A6F96"/>
    <w:rsid w:val="007A6FDD"/>
    <w:rsid w:val="007A70BD"/>
    <w:rsid w:val="007A7120"/>
    <w:rsid w:val="007A7205"/>
    <w:rsid w:val="007A727C"/>
    <w:rsid w:val="007A7324"/>
    <w:rsid w:val="007A75D0"/>
    <w:rsid w:val="007A75DA"/>
    <w:rsid w:val="007A7658"/>
    <w:rsid w:val="007A7733"/>
    <w:rsid w:val="007A7797"/>
    <w:rsid w:val="007A789C"/>
    <w:rsid w:val="007A7BF0"/>
    <w:rsid w:val="007A7D0B"/>
    <w:rsid w:val="007A7E2D"/>
    <w:rsid w:val="007A7ED5"/>
    <w:rsid w:val="007A7F53"/>
    <w:rsid w:val="007A7FC2"/>
    <w:rsid w:val="007A7FFA"/>
    <w:rsid w:val="007B0101"/>
    <w:rsid w:val="007B011D"/>
    <w:rsid w:val="007B0313"/>
    <w:rsid w:val="007B0484"/>
    <w:rsid w:val="007B0494"/>
    <w:rsid w:val="007B06EC"/>
    <w:rsid w:val="007B0734"/>
    <w:rsid w:val="007B0A0D"/>
    <w:rsid w:val="007B0ACB"/>
    <w:rsid w:val="007B0C52"/>
    <w:rsid w:val="007B0C6C"/>
    <w:rsid w:val="007B0E70"/>
    <w:rsid w:val="007B0F30"/>
    <w:rsid w:val="007B0F79"/>
    <w:rsid w:val="007B11E8"/>
    <w:rsid w:val="007B134A"/>
    <w:rsid w:val="007B13EF"/>
    <w:rsid w:val="007B140B"/>
    <w:rsid w:val="007B1520"/>
    <w:rsid w:val="007B1566"/>
    <w:rsid w:val="007B1581"/>
    <w:rsid w:val="007B15C1"/>
    <w:rsid w:val="007B1923"/>
    <w:rsid w:val="007B1A79"/>
    <w:rsid w:val="007B1AF1"/>
    <w:rsid w:val="007B1CA8"/>
    <w:rsid w:val="007B1FA9"/>
    <w:rsid w:val="007B1FC8"/>
    <w:rsid w:val="007B1FD9"/>
    <w:rsid w:val="007B21F2"/>
    <w:rsid w:val="007B22FA"/>
    <w:rsid w:val="007B235F"/>
    <w:rsid w:val="007B2463"/>
    <w:rsid w:val="007B246F"/>
    <w:rsid w:val="007B247C"/>
    <w:rsid w:val="007B24E6"/>
    <w:rsid w:val="007B25CD"/>
    <w:rsid w:val="007B2757"/>
    <w:rsid w:val="007B2BDE"/>
    <w:rsid w:val="007B2C49"/>
    <w:rsid w:val="007B2C9B"/>
    <w:rsid w:val="007B30B1"/>
    <w:rsid w:val="007B31EC"/>
    <w:rsid w:val="007B3272"/>
    <w:rsid w:val="007B32BC"/>
    <w:rsid w:val="007B3434"/>
    <w:rsid w:val="007B3484"/>
    <w:rsid w:val="007B348F"/>
    <w:rsid w:val="007B3746"/>
    <w:rsid w:val="007B3777"/>
    <w:rsid w:val="007B37C7"/>
    <w:rsid w:val="007B3849"/>
    <w:rsid w:val="007B386E"/>
    <w:rsid w:val="007B3873"/>
    <w:rsid w:val="007B3A8C"/>
    <w:rsid w:val="007B3AF8"/>
    <w:rsid w:val="007B3B11"/>
    <w:rsid w:val="007B3C76"/>
    <w:rsid w:val="007B3DA5"/>
    <w:rsid w:val="007B3E74"/>
    <w:rsid w:val="007B3F23"/>
    <w:rsid w:val="007B4167"/>
    <w:rsid w:val="007B41AA"/>
    <w:rsid w:val="007B4235"/>
    <w:rsid w:val="007B423E"/>
    <w:rsid w:val="007B42A1"/>
    <w:rsid w:val="007B4365"/>
    <w:rsid w:val="007B4406"/>
    <w:rsid w:val="007B44DC"/>
    <w:rsid w:val="007B4569"/>
    <w:rsid w:val="007B45E4"/>
    <w:rsid w:val="007B4627"/>
    <w:rsid w:val="007B476F"/>
    <w:rsid w:val="007B4794"/>
    <w:rsid w:val="007B487A"/>
    <w:rsid w:val="007B4A9E"/>
    <w:rsid w:val="007B4BF1"/>
    <w:rsid w:val="007B4C8D"/>
    <w:rsid w:val="007B4D53"/>
    <w:rsid w:val="007B4DAC"/>
    <w:rsid w:val="007B4E68"/>
    <w:rsid w:val="007B4EC7"/>
    <w:rsid w:val="007B4EE0"/>
    <w:rsid w:val="007B50B3"/>
    <w:rsid w:val="007B5102"/>
    <w:rsid w:val="007B5138"/>
    <w:rsid w:val="007B51DB"/>
    <w:rsid w:val="007B5448"/>
    <w:rsid w:val="007B5489"/>
    <w:rsid w:val="007B54E8"/>
    <w:rsid w:val="007B551E"/>
    <w:rsid w:val="007B5615"/>
    <w:rsid w:val="007B564A"/>
    <w:rsid w:val="007B56D5"/>
    <w:rsid w:val="007B586E"/>
    <w:rsid w:val="007B591B"/>
    <w:rsid w:val="007B5C42"/>
    <w:rsid w:val="007B5C47"/>
    <w:rsid w:val="007B5C58"/>
    <w:rsid w:val="007B5CB7"/>
    <w:rsid w:val="007B5EBD"/>
    <w:rsid w:val="007B5ECD"/>
    <w:rsid w:val="007B5F74"/>
    <w:rsid w:val="007B6062"/>
    <w:rsid w:val="007B609F"/>
    <w:rsid w:val="007B60BB"/>
    <w:rsid w:val="007B64DA"/>
    <w:rsid w:val="007B66A7"/>
    <w:rsid w:val="007B66AC"/>
    <w:rsid w:val="007B6744"/>
    <w:rsid w:val="007B67E2"/>
    <w:rsid w:val="007B6805"/>
    <w:rsid w:val="007B681A"/>
    <w:rsid w:val="007B6975"/>
    <w:rsid w:val="007B698B"/>
    <w:rsid w:val="007B69C6"/>
    <w:rsid w:val="007B6A17"/>
    <w:rsid w:val="007B6B59"/>
    <w:rsid w:val="007B6C0A"/>
    <w:rsid w:val="007B6DD1"/>
    <w:rsid w:val="007B6E19"/>
    <w:rsid w:val="007B6EBE"/>
    <w:rsid w:val="007B6F3E"/>
    <w:rsid w:val="007B6F54"/>
    <w:rsid w:val="007B70D8"/>
    <w:rsid w:val="007B70DA"/>
    <w:rsid w:val="007B716F"/>
    <w:rsid w:val="007B7310"/>
    <w:rsid w:val="007B7325"/>
    <w:rsid w:val="007B7341"/>
    <w:rsid w:val="007B7476"/>
    <w:rsid w:val="007B74D7"/>
    <w:rsid w:val="007B7503"/>
    <w:rsid w:val="007B7548"/>
    <w:rsid w:val="007B7575"/>
    <w:rsid w:val="007B77BE"/>
    <w:rsid w:val="007B79F1"/>
    <w:rsid w:val="007B7AA2"/>
    <w:rsid w:val="007B7BFB"/>
    <w:rsid w:val="007B7C44"/>
    <w:rsid w:val="007B7F4F"/>
    <w:rsid w:val="007B7FF9"/>
    <w:rsid w:val="007C00EC"/>
    <w:rsid w:val="007C0150"/>
    <w:rsid w:val="007C0164"/>
    <w:rsid w:val="007C01E5"/>
    <w:rsid w:val="007C0285"/>
    <w:rsid w:val="007C03A8"/>
    <w:rsid w:val="007C04F7"/>
    <w:rsid w:val="007C05B9"/>
    <w:rsid w:val="007C08CF"/>
    <w:rsid w:val="007C095E"/>
    <w:rsid w:val="007C09B3"/>
    <w:rsid w:val="007C0A56"/>
    <w:rsid w:val="007C0AED"/>
    <w:rsid w:val="007C0BE1"/>
    <w:rsid w:val="007C0C55"/>
    <w:rsid w:val="007C0D56"/>
    <w:rsid w:val="007C0D6B"/>
    <w:rsid w:val="007C12FF"/>
    <w:rsid w:val="007C1543"/>
    <w:rsid w:val="007C171E"/>
    <w:rsid w:val="007C1A22"/>
    <w:rsid w:val="007C1A68"/>
    <w:rsid w:val="007C1B5A"/>
    <w:rsid w:val="007C1B62"/>
    <w:rsid w:val="007C1C67"/>
    <w:rsid w:val="007C1D6D"/>
    <w:rsid w:val="007C1DB0"/>
    <w:rsid w:val="007C1DD1"/>
    <w:rsid w:val="007C1E3F"/>
    <w:rsid w:val="007C1F00"/>
    <w:rsid w:val="007C1F09"/>
    <w:rsid w:val="007C203E"/>
    <w:rsid w:val="007C2057"/>
    <w:rsid w:val="007C2098"/>
    <w:rsid w:val="007C20D3"/>
    <w:rsid w:val="007C22F1"/>
    <w:rsid w:val="007C26B8"/>
    <w:rsid w:val="007C2725"/>
    <w:rsid w:val="007C27D5"/>
    <w:rsid w:val="007C2880"/>
    <w:rsid w:val="007C28BE"/>
    <w:rsid w:val="007C28E7"/>
    <w:rsid w:val="007C2908"/>
    <w:rsid w:val="007C29E0"/>
    <w:rsid w:val="007C2B85"/>
    <w:rsid w:val="007C2BED"/>
    <w:rsid w:val="007C2C0C"/>
    <w:rsid w:val="007C2C4E"/>
    <w:rsid w:val="007C2CC0"/>
    <w:rsid w:val="007C2D09"/>
    <w:rsid w:val="007C2E38"/>
    <w:rsid w:val="007C2F3E"/>
    <w:rsid w:val="007C2FB6"/>
    <w:rsid w:val="007C320D"/>
    <w:rsid w:val="007C3237"/>
    <w:rsid w:val="007C32C9"/>
    <w:rsid w:val="007C340B"/>
    <w:rsid w:val="007C3437"/>
    <w:rsid w:val="007C3522"/>
    <w:rsid w:val="007C372F"/>
    <w:rsid w:val="007C37AC"/>
    <w:rsid w:val="007C38A1"/>
    <w:rsid w:val="007C39D5"/>
    <w:rsid w:val="007C3AD7"/>
    <w:rsid w:val="007C3B79"/>
    <w:rsid w:val="007C3CE7"/>
    <w:rsid w:val="007C3D3B"/>
    <w:rsid w:val="007C3E8F"/>
    <w:rsid w:val="007C3EDD"/>
    <w:rsid w:val="007C400B"/>
    <w:rsid w:val="007C418F"/>
    <w:rsid w:val="007C419F"/>
    <w:rsid w:val="007C43E7"/>
    <w:rsid w:val="007C46AC"/>
    <w:rsid w:val="007C4723"/>
    <w:rsid w:val="007C473E"/>
    <w:rsid w:val="007C47A5"/>
    <w:rsid w:val="007C48A0"/>
    <w:rsid w:val="007C48F9"/>
    <w:rsid w:val="007C4BD8"/>
    <w:rsid w:val="007C4CF4"/>
    <w:rsid w:val="007C4EF6"/>
    <w:rsid w:val="007C5133"/>
    <w:rsid w:val="007C52F1"/>
    <w:rsid w:val="007C543D"/>
    <w:rsid w:val="007C568C"/>
    <w:rsid w:val="007C5776"/>
    <w:rsid w:val="007C57A0"/>
    <w:rsid w:val="007C58F0"/>
    <w:rsid w:val="007C5951"/>
    <w:rsid w:val="007C5ACF"/>
    <w:rsid w:val="007C5AD3"/>
    <w:rsid w:val="007C5C2A"/>
    <w:rsid w:val="007C5D92"/>
    <w:rsid w:val="007C5F0E"/>
    <w:rsid w:val="007C602C"/>
    <w:rsid w:val="007C603D"/>
    <w:rsid w:val="007C6140"/>
    <w:rsid w:val="007C6149"/>
    <w:rsid w:val="007C623D"/>
    <w:rsid w:val="007C62CF"/>
    <w:rsid w:val="007C6403"/>
    <w:rsid w:val="007C649F"/>
    <w:rsid w:val="007C6625"/>
    <w:rsid w:val="007C676E"/>
    <w:rsid w:val="007C68B1"/>
    <w:rsid w:val="007C68CC"/>
    <w:rsid w:val="007C690C"/>
    <w:rsid w:val="007C6BB2"/>
    <w:rsid w:val="007C6BBD"/>
    <w:rsid w:val="007C6BE4"/>
    <w:rsid w:val="007C6D1B"/>
    <w:rsid w:val="007C6D6C"/>
    <w:rsid w:val="007C6DB4"/>
    <w:rsid w:val="007C6E11"/>
    <w:rsid w:val="007C6E55"/>
    <w:rsid w:val="007C70C3"/>
    <w:rsid w:val="007C70D0"/>
    <w:rsid w:val="007C70E5"/>
    <w:rsid w:val="007C7166"/>
    <w:rsid w:val="007C7199"/>
    <w:rsid w:val="007C71EC"/>
    <w:rsid w:val="007C7237"/>
    <w:rsid w:val="007C72C8"/>
    <w:rsid w:val="007C72D4"/>
    <w:rsid w:val="007C72E5"/>
    <w:rsid w:val="007C7354"/>
    <w:rsid w:val="007C7398"/>
    <w:rsid w:val="007C73BC"/>
    <w:rsid w:val="007C7476"/>
    <w:rsid w:val="007C74FF"/>
    <w:rsid w:val="007C754A"/>
    <w:rsid w:val="007C76BB"/>
    <w:rsid w:val="007C76CA"/>
    <w:rsid w:val="007C783B"/>
    <w:rsid w:val="007C787F"/>
    <w:rsid w:val="007C78E0"/>
    <w:rsid w:val="007C7B7E"/>
    <w:rsid w:val="007C7E72"/>
    <w:rsid w:val="007D00BC"/>
    <w:rsid w:val="007D0155"/>
    <w:rsid w:val="007D02E2"/>
    <w:rsid w:val="007D03B3"/>
    <w:rsid w:val="007D0584"/>
    <w:rsid w:val="007D05C7"/>
    <w:rsid w:val="007D06FF"/>
    <w:rsid w:val="007D0742"/>
    <w:rsid w:val="007D07ED"/>
    <w:rsid w:val="007D081E"/>
    <w:rsid w:val="007D09DD"/>
    <w:rsid w:val="007D09DF"/>
    <w:rsid w:val="007D0A72"/>
    <w:rsid w:val="007D0AAF"/>
    <w:rsid w:val="007D0B4E"/>
    <w:rsid w:val="007D0E51"/>
    <w:rsid w:val="007D0E99"/>
    <w:rsid w:val="007D0ED2"/>
    <w:rsid w:val="007D0F7B"/>
    <w:rsid w:val="007D1189"/>
    <w:rsid w:val="007D131B"/>
    <w:rsid w:val="007D13C2"/>
    <w:rsid w:val="007D13E3"/>
    <w:rsid w:val="007D1565"/>
    <w:rsid w:val="007D16F3"/>
    <w:rsid w:val="007D1879"/>
    <w:rsid w:val="007D1938"/>
    <w:rsid w:val="007D1A4C"/>
    <w:rsid w:val="007D1A84"/>
    <w:rsid w:val="007D1C83"/>
    <w:rsid w:val="007D209F"/>
    <w:rsid w:val="007D2200"/>
    <w:rsid w:val="007D2212"/>
    <w:rsid w:val="007D22B6"/>
    <w:rsid w:val="007D2755"/>
    <w:rsid w:val="007D2884"/>
    <w:rsid w:val="007D2936"/>
    <w:rsid w:val="007D2A00"/>
    <w:rsid w:val="007D2A6E"/>
    <w:rsid w:val="007D2A8F"/>
    <w:rsid w:val="007D2B04"/>
    <w:rsid w:val="007D2E63"/>
    <w:rsid w:val="007D2EF9"/>
    <w:rsid w:val="007D3006"/>
    <w:rsid w:val="007D303A"/>
    <w:rsid w:val="007D3260"/>
    <w:rsid w:val="007D340E"/>
    <w:rsid w:val="007D3417"/>
    <w:rsid w:val="007D3465"/>
    <w:rsid w:val="007D34C9"/>
    <w:rsid w:val="007D363D"/>
    <w:rsid w:val="007D37B0"/>
    <w:rsid w:val="007D385D"/>
    <w:rsid w:val="007D38A7"/>
    <w:rsid w:val="007D396D"/>
    <w:rsid w:val="007D3ACB"/>
    <w:rsid w:val="007D3C44"/>
    <w:rsid w:val="007D3CAD"/>
    <w:rsid w:val="007D3F50"/>
    <w:rsid w:val="007D4473"/>
    <w:rsid w:val="007D4546"/>
    <w:rsid w:val="007D454C"/>
    <w:rsid w:val="007D4595"/>
    <w:rsid w:val="007D45B0"/>
    <w:rsid w:val="007D45CA"/>
    <w:rsid w:val="007D45D1"/>
    <w:rsid w:val="007D4626"/>
    <w:rsid w:val="007D465C"/>
    <w:rsid w:val="007D4689"/>
    <w:rsid w:val="007D46DF"/>
    <w:rsid w:val="007D4712"/>
    <w:rsid w:val="007D4718"/>
    <w:rsid w:val="007D4751"/>
    <w:rsid w:val="007D488A"/>
    <w:rsid w:val="007D4BCE"/>
    <w:rsid w:val="007D4C48"/>
    <w:rsid w:val="007D4CF0"/>
    <w:rsid w:val="007D4D61"/>
    <w:rsid w:val="007D4E1A"/>
    <w:rsid w:val="007D4EC9"/>
    <w:rsid w:val="007D4F2F"/>
    <w:rsid w:val="007D4F69"/>
    <w:rsid w:val="007D4FDF"/>
    <w:rsid w:val="007D50AE"/>
    <w:rsid w:val="007D50FD"/>
    <w:rsid w:val="007D5230"/>
    <w:rsid w:val="007D523A"/>
    <w:rsid w:val="007D52BD"/>
    <w:rsid w:val="007D52F5"/>
    <w:rsid w:val="007D532E"/>
    <w:rsid w:val="007D5372"/>
    <w:rsid w:val="007D53B4"/>
    <w:rsid w:val="007D5490"/>
    <w:rsid w:val="007D5506"/>
    <w:rsid w:val="007D5641"/>
    <w:rsid w:val="007D569C"/>
    <w:rsid w:val="007D5730"/>
    <w:rsid w:val="007D59D4"/>
    <w:rsid w:val="007D5A0E"/>
    <w:rsid w:val="007D5A29"/>
    <w:rsid w:val="007D5AA2"/>
    <w:rsid w:val="007D5B0C"/>
    <w:rsid w:val="007D5B5B"/>
    <w:rsid w:val="007D5BF2"/>
    <w:rsid w:val="007D5C84"/>
    <w:rsid w:val="007D5D1B"/>
    <w:rsid w:val="007D5DFC"/>
    <w:rsid w:val="007D5E58"/>
    <w:rsid w:val="007D5F03"/>
    <w:rsid w:val="007D5F05"/>
    <w:rsid w:val="007D5F7D"/>
    <w:rsid w:val="007D6038"/>
    <w:rsid w:val="007D621D"/>
    <w:rsid w:val="007D6293"/>
    <w:rsid w:val="007D62BE"/>
    <w:rsid w:val="007D644E"/>
    <w:rsid w:val="007D6490"/>
    <w:rsid w:val="007D6497"/>
    <w:rsid w:val="007D6506"/>
    <w:rsid w:val="007D6527"/>
    <w:rsid w:val="007D654E"/>
    <w:rsid w:val="007D6684"/>
    <w:rsid w:val="007D6769"/>
    <w:rsid w:val="007D6777"/>
    <w:rsid w:val="007D68BA"/>
    <w:rsid w:val="007D6900"/>
    <w:rsid w:val="007D696F"/>
    <w:rsid w:val="007D6AAB"/>
    <w:rsid w:val="007D6B2C"/>
    <w:rsid w:val="007D6D2A"/>
    <w:rsid w:val="007D6D5A"/>
    <w:rsid w:val="007D6EF5"/>
    <w:rsid w:val="007D6F25"/>
    <w:rsid w:val="007D7230"/>
    <w:rsid w:val="007D74A4"/>
    <w:rsid w:val="007D75A7"/>
    <w:rsid w:val="007D76FE"/>
    <w:rsid w:val="007D7751"/>
    <w:rsid w:val="007D7777"/>
    <w:rsid w:val="007D7786"/>
    <w:rsid w:val="007D7794"/>
    <w:rsid w:val="007D77BE"/>
    <w:rsid w:val="007D783A"/>
    <w:rsid w:val="007D7AA0"/>
    <w:rsid w:val="007D7B72"/>
    <w:rsid w:val="007D7C9A"/>
    <w:rsid w:val="007D7CB0"/>
    <w:rsid w:val="007D7CFA"/>
    <w:rsid w:val="007D7D0A"/>
    <w:rsid w:val="007D7FB3"/>
    <w:rsid w:val="007D7FDE"/>
    <w:rsid w:val="007E00BF"/>
    <w:rsid w:val="007E011B"/>
    <w:rsid w:val="007E0162"/>
    <w:rsid w:val="007E0220"/>
    <w:rsid w:val="007E0397"/>
    <w:rsid w:val="007E057B"/>
    <w:rsid w:val="007E057F"/>
    <w:rsid w:val="007E05EE"/>
    <w:rsid w:val="007E071C"/>
    <w:rsid w:val="007E07E9"/>
    <w:rsid w:val="007E08E1"/>
    <w:rsid w:val="007E097A"/>
    <w:rsid w:val="007E0A29"/>
    <w:rsid w:val="007E0A51"/>
    <w:rsid w:val="007E0AE0"/>
    <w:rsid w:val="007E0AEA"/>
    <w:rsid w:val="007E0CED"/>
    <w:rsid w:val="007E0CF8"/>
    <w:rsid w:val="007E0E2E"/>
    <w:rsid w:val="007E0F1C"/>
    <w:rsid w:val="007E0F9E"/>
    <w:rsid w:val="007E106C"/>
    <w:rsid w:val="007E1072"/>
    <w:rsid w:val="007E108A"/>
    <w:rsid w:val="007E10E9"/>
    <w:rsid w:val="007E12AE"/>
    <w:rsid w:val="007E1337"/>
    <w:rsid w:val="007E1501"/>
    <w:rsid w:val="007E15C6"/>
    <w:rsid w:val="007E1668"/>
    <w:rsid w:val="007E173A"/>
    <w:rsid w:val="007E17DA"/>
    <w:rsid w:val="007E17E9"/>
    <w:rsid w:val="007E1846"/>
    <w:rsid w:val="007E18DC"/>
    <w:rsid w:val="007E196F"/>
    <w:rsid w:val="007E19DD"/>
    <w:rsid w:val="007E1AEE"/>
    <w:rsid w:val="007E1B4E"/>
    <w:rsid w:val="007E1D1A"/>
    <w:rsid w:val="007E1E19"/>
    <w:rsid w:val="007E1E35"/>
    <w:rsid w:val="007E1ED7"/>
    <w:rsid w:val="007E20BB"/>
    <w:rsid w:val="007E2191"/>
    <w:rsid w:val="007E2231"/>
    <w:rsid w:val="007E2305"/>
    <w:rsid w:val="007E2618"/>
    <w:rsid w:val="007E26F2"/>
    <w:rsid w:val="007E27EC"/>
    <w:rsid w:val="007E2824"/>
    <w:rsid w:val="007E28FD"/>
    <w:rsid w:val="007E2994"/>
    <w:rsid w:val="007E2AE1"/>
    <w:rsid w:val="007E2AE6"/>
    <w:rsid w:val="007E2BB9"/>
    <w:rsid w:val="007E2C76"/>
    <w:rsid w:val="007E2D10"/>
    <w:rsid w:val="007E2D19"/>
    <w:rsid w:val="007E2D33"/>
    <w:rsid w:val="007E2DEC"/>
    <w:rsid w:val="007E2F0E"/>
    <w:rsid w:val="007E3060"/>
    <w:rsid w:val="007E3070"/>
    <w:rsid w:val="007E3177"/>
    <w:rsid w:val="007E322B"/>
    <w:rsid w:val="007E3250"/>
    <w:rsid w:val="007E32C9"/>
    <w:rsid w:val="007E33B1"/>
    <w:rsid w:val="007E35C3"/>
    <w:rsid w:val="007E36E1"/>
    <w:rsid w:val="007E37DC"/>
    <w:rsid w:val="007E381A"/>
    <w:rsid w:val="007E3B5F"/>
    <w:rsid w:val="007E3B68"/>
    <w:rsid w:val="007E3B95"/>
    <w:rsid w:val="007E3C36"/>
    <w:rsid w:val="007E3CFA"/>
    <w:rsid w:val="007E3E34"/>
    <w:rsid w:val="007E3E92"/>
    <w:rsid w:val="007E3EB7"/>
    <w:rsid w:val="007E3FD2"/>
    <w:rsid w:val="007E423A"/>
    <w:rsid w:val="007E42E8"/>
    <w:rsid w:val="007E4441"/>
    <w:rsid w:val="007E460A"/>
    <w:rsid w:val="007E47AA"/>
    <w:rsid w:val="007E4840"/>
    <w:rsid w:val="007E48CC"/>
    <w:rsid w:val="007E49E5"/>
    <w:rsid w:val="007E4C33"/>
    <w:rsid w:val="007E4D42"/>
    <w:rsid w:val="007E4D87"/>
    <w:rsid w:val="007E4E31"/>
    <w:rsid w:val="007E4EA7"/>
    <w:rsid w:val="007E4EF1"/>
    <w:rsid w:val="007E4FBD"/>
    <w:rsid w:val="007E5020"/>
    <w:rsid w:val="007E5021"/>
    <w:rsid w:val="007E5070"/>
    <w:rsid w:val="007E5089"/>
    <w:rsid w:val="007E50C2"/>
    <w:rsid w:val="007E5120"/>
    <w:rsid w:val="007E51F1"/>
    <w:rsid w:val="007E5296"/>
    <w:rsid w:val="007E52C5"/>
    <w:rsid w:val="007E5360"/>
    <w:rsid w:val="007E5486"/>
    <w:rsid w:val="007E54B3"/>
    <w:rsid w:val="007E55F3"/>
    <w:rsid w:val="007E5677"/>
    <w:rsid w:val="007E56B3"/>
    <w:rsid w:val="007E56B4"/>
    <w:rsid w:val="007E56DC"/>
    <w:rsid w:val="007E5821"/>
    <w:rsid w:val="007E58DA"/>
    <w:rsid w:val="007E5AA4"/>
    <w:rsid w:val="007E5ACA"/>
    <w:rsid w:val="007E5B08"/>
    <w:rsid w:val="007E5B7B"/>
    <w:rsid w:val="007E5D7F"/>
    <w:rsid w:val="007E5DB4"/>
    <w:rsid w:val="007E5E61"/>
    <w:rsid w:val="007E5E92"/>
    <w:rsid w:val="007E5EFA"/>
    <w:rsid w:val="007E5F48"/>
    <w:rsid w:val="007E5FAD"/>
    <w:rsid w:val="007E6107"/>
    <w:rsid w:val="007E614C"/>
    <w:rsid w:val="007E6158"/>
    <w:rsid w:val="007E61D9"/>
    <w:rsid w:val="007E62EC"/>
    <w:rsid w:val="007E6307"/>
    <w:rsid w:val="007E6411"/>
    <w:rsid w:val="007E646B"/>
    <w:rsid w:val="007E651E"/>
    <w:rsid w:val="007E6621"/>
    <w:rsid w:val="007E666C"/>
    <w:rsid w:val="007E6743"/>
    <w:rsid w:val="007E67A2"/>
    <w:rsid w:val="007E6B20"/>
    <w:rsid w:val="007E6BA5"/>
    <w:rsid w:val="007E6BC3"/>
    <w:rsid w:val="007E6BCE"/>
    <w:rsid w:val="007E6C9A"/>
    <w:rsid w:val="007E6D4F"/>
    <w:rsid w:val="007E6E1A"/>
    <w:rsid w:val="007E6E21"/>
    <w:rsid w:val="007E6E98"/>
    <w:rsid w:val="007E7013"/>
    <w:rsid w:val="007E729D"/>
    <w:rsid w:val="007E72E2"/>
    <w:rsid w:val="007E72F4"/>
    <w:rsid w:val="007E732E"/>
    <w:rsid w:val="007E73E1"/>
    <w:rsid w:val="007E7424"/>
    <w:rsid w:val="007E763F"/>
    <w:rsid w:val="007E76D4"/>
    <w:rsid w:val="007E7724"/>
    <w:rsid w:val="007E782A"/>
    <w:rsid w:val="007E79F9"/>
    <w:rsid w:val="007E7A6A"/>
    <w:rsid w:val="007E7CCE"/>
    <w:rsid w:val="007E7DD2"/>
    <w:rsid w:val="007E7DF3"/>
    <w:rsid w:val="007E7EA0"/>
    <w:rsid w:val="007E7EAE"/>
    <w:rsid w:val="007E7F17"/>
    <w:rsid w:val="007F000D"/>
    <w:rsid w:val="007F00FB"/>
    <w:rsid w:val="007F019A"/>
    <w:rsid w:val="007F037D"/>
    <w:rsid w:val="007F03B9"/>
    <w:rsid w:val="007F04E1"/>
    <w:rsid w:val="007F06B2"/>
    <w:rsid w:val="007F0A06"/>
    <w:rsid w:val="007F0A1D"/>
    <w:rsid w:val="007F0C22"/>
    <w:rsid w:val="007F0C6A"/>
    <w:rsid w:val="007F0C98"/>
    <w:rsid w:val="007F0D73"/>
    <w:rsid w:val="007F0D90"/>
    <w:rsid w:val="007F0F22"/>
    <w:rsid w:val="007F0F45"/>
    <w:rsid w:val="007F0F54"/>
    <w:rsid w:val="007F11F4"/>
    <w:rsid w:val="007F1479"/>
    <w:rsid w:val="007F14C1"/>
    <w:rsid w:val="007F14D2"/>
    <w:rsid w:val="007F1500"/>
    <w:rsid w:val="007F16BC"/>
    <w:rsid w:val="007F16EA"/>
    <w:rsid w:val="007F174E"/>
    <w:rsid w:val="007F1870"/>
    <w:rsid w:val="007F1A73"/>
    <w:rsid w:val="007F1A8D"/>
    <w:rsid w:val="007F1A9D"/>
    <w:rsid w:val="007F1BF5"/>
    <w:rsid w:val="007F1C2A"/>
    <w:rsid w:val="007F1E2E"/>
    <w:rsid w:val="007F1EE3"/>
    <w:rsid w:val="007F1F8A"/>
    <w:rsid w:val="007F1FDF"/>
    <w:rsid w:val="007F2179"/>
    <w:rsid w:val="007F21F2"/>
    <w:rsid w:val="007F22EA"/>
    <w:rsid w:val="007F2544"/>
    <w:rsid w:val="007F25EB"/>
    <w:rsid w:val="007F25F1"/>
    <w:rsid w:val="007F2695"/>
    <w:rsid w:val="007F278B"/>
    <w:rsid w:val="007F2857"/>
    <w:rsid w:val="007F2882"/>
    <w:rsid w:val="007F2908"/>
    <w:rsid w:val="007F2A8E"/>
    <w:rsid w:val="007F2DC4"/>
    <w:rsid w:val="007F2E0F"/>
    <w:rsid w:val="007F2E35"/>
    <w:rsid w:val="007F2E45"/>
    <w:rsid w:val="007F2E4C"/>
    <w:rsid w:val="007F3125"/>
    <w:rsid w:val="007F320D"/>
    <w:rsid w:val="007F3267"/>
    <w:rsid w:val="007F3326"/>
    <w:rsid w:val="007F3362"/>
    <w:rsid w:val="007F3402"/>
    <w:rsid w:val="007F366F"/>
    <w:rsid w:val="007F3973"/>
    <w:rsid w:val="007F3988"/>
    <w:rsid w:val="007F39D8"/>
    <w:rsid w:val="007F39F6"/>
    <w:rsid w:val="007F3AC9"/>
    <w:rsid w:val="007F3D73"/>
    <w:rsid w:val="007F3F8A"/>
    <w:rsid w:val="007F3FA3"/>
    <w:rsid w:val="007F40FF"/>
    <w:rsid w:val="007F4250"/>
    <w:rsid w:val="007F4270"/>
    <w:rsid w:val="007F42F8"/>
    <w:rsid w:val="007F4449"/>
    <w:rsid w:val="007F4696"/>
    <w:rsid w:val="007F46EE"/>
    <w:rsid w:val="007F4727"/>
    <w:rsid w:val="007F4773"/>
    <w:rsid w:val="007F48FE"/>
    <w:rsid w:val="007F4AEC"/>
    <w:rsid w:val="007F4CAA"/>
    <w:rsid w:val="007F4DDF"/>
    <w:rsid w:val="007F4E60"/>
    <w:rsid w:val="007F4F86"/>
    <w:rsid w:val="007F4FC2"/>
    <w:rsid w:val="007F5111"/>
    <w:rsid w:val="007F5115"/>
    <w:rsid w:val="007F511F"/>
    <w:rsid w:val="007F51BC"/>
    <w:rsid w:val="007F51FD"/>
    <w:rsid w:val="007F52C6"/>
    <w:rsid w:val="007F540D"/>
    <w:rsid w:val="007F548D"/>
    <w:rsid w:val="007F54DB"/>
    <w:rsid w:val="007F5539"/>
    <w:rsid w:val="007F5768"/>
    <w:rsid w:val="007F57BB"/>
    <w:rsid w:val="007F57ED"/>
    <w:rsid w:val="007F585B"/>
    <w:rsid w:val="007F5B0C"/>
    <w:rsid w:val="007F5CD8"/>
    <w:rsid w:val="007F5F6A"/>
    <w:rsid w:val="007F5F98"/>
    <w:rsid w:val="007F60C3"/>
    <w:rsid w:val="007F61EA"/>
    <w:rsid w:val="007F6250"/>
    <w:rsid w:val="007F62E1"/>
    <w:rsid w:val="007F6365"/>
    <w:rsid w:val="007F650C"/>
    <w:rsid w:val="007F6517"/>
    <w:rsid w:val="007F6546"/>
    <w:rsid w:val="007F65E2"/>
    <w:rsid w:val="007F6632"/>
    <w:rsid w:val="007F6648"/>
    <w:rsid w:val="007F678B"/>
    <w:rsid w:val="007F68FE"/>
    <w:rsid w:val="007F6A56"/>
    <w:rsid w:val="007F6A65"/>
    <w:rsid w:val="007F6A97"/>
    <w:rsid w:val="007F6AD1"/>
    <w:rsid w:val="007F6BC4"/>
    <w:rsid w:val="007F6BEB"/>
    <w:rsid w:val="007F6C1D"/>
    <w:rsid w:val="007F6E28"/>
    <w:rsid w:val="007F6F8C"/>
    <w:rsid w:val="007F6FA9"/>
    <w:rsid w:val="007F7000"/>
    <w:rsid w:val="007F7099"/>
    <w:rsid w:val="007F71F1"/>
    <w:rsid w:val="007F7399"/>
    <w:rsid w:val="007F7456"/>
    <w:rsid w:val="007F7489"/>
    <w:rsid w:val="007F7698"/>
    <w:rsid w:val="007F76DD"/>
    <w:rsid w:val="007F7728"/>
    <w:rsid w:val="007F7731"/>
    <w:rsid w:val="007F779B"/>
    <w:rsid w:val="007F7806"/>
    <w:rsid w:val="007F78A5"/>
    <w:rsid w:val="007F792B"/>
    <w:rsid w:val="007F79E5"/>
    <w:rsid w:val="007F7B29"/>
    <w:rsid w:val="007F7B9C"/>
    <w:rsid w:val="007F7BFB"/>
    <w:rsid w:val="007F7C9E"/>
    <w:rsid w:val="007F7D28"/>
    <w:rsid w:val="007F7D86"/>
    <w:rsid w:val="007F7E69"/>
    <w:rsid w:val="007F7E7E"/>
    <w:rsid w:val="007F7EDB"/>
    <w:rsid w:val="0080002F"/>
    <w:rsid w:val="008000C2"/>
    <w:rsid w:val="008001DC"/>
    <w:rsid w:val="0080039D"/>
    <w:rsid w:val="008003AB"/>
    <w:rsid w:val="008004ED"/>
    <w:rsid w:val="008005E4"/>
    <w:rsid w:val="00800752"/>
    <w:rsid w:val="0080076D"/>
    <w:rsid w:val="008007D0"/>
    <w:rsid w:val="00800859"/>
    <w:rsid w:val="008008B3"/>
    <w:rsid w:val="008008C0"/>
    <w:rsid w:val="008008DC"/>
    <w:rsid w:val="008008E1"/>
    <w:rsid w:val="00800B44"/>
    <w:rsid w:val="00800C3B"/>
    <w:rsid w:val="00800CC0"/>
    <w:rsid w:val="00800D43"/>
    <w:rsid w:val="00800E2F"/>
    <w:rsid w:val="00801011"/>
    <w:rsid w:val="008010D8"/>
    <w:rsid w:val="00801140"/>
    <w:rsid w:val="00801151"/>
    <w:rsid w:val="0080118C"/>
    <w:rsid w:val="0080123F"/>
    <w:rsid w:val="00801266"/>
    <w:rsid w:val="00801288"/>
    <w:rsid w:val="0080132B"/>
    <w:rsid w:val="00801360"/>
    <w:rsid w:val="008013F2"/>
    <w:rsid w:val="00801489"/>
    <w:rsid w:val="0080151D"/>
    <w:rsid w:val="0080157D"/>
    <w:rsid w:val="008015AB"/>
    <w:rsid w:val="00801644"/>
    <w:rsid w:val="00801679"/>
    <w:rsid w:val="008016E5"/>
    <w:rsid w:val="0080192E"/>
    <w:rsid w:val="00801A6B"/>
    <w:rsid w:val="00801CC5"/>
    <w:rsid w:val="00801DF5"/>
    <w:rsid w:val="00801F3C"/>
    <w:rsid w:val="008020F7"/>
    <w:rsid w:val="00802181"/>
    <w:rsid w:val="008023F4"/>
    <w:rsid w:val="00802645"/>
    <w:rsid w:val="00802676"/>
    <w:rsid w:val="00802677"/>
    <w:rsid w:val="0080280F"/>
    <w:rsid w:val="00802A48"/>
    <w:rsid w:val="00802AB4"/>
    <w:rsid w:val="00802B82"/>
    <w:rsid w:val="00802B87"/>
    <w:rsid w:val="00802BF5"/>
    <w:rsid w:val="00802CE9"/>
    <w:rsid w:val="00802FA9"/>
    <w:rsid w:val="00803149"/>
    <w:rsid w:val="008031C9"/>
    <w:rsid w:val="00803495"/>
    <w:rsid w:val="008034A7"/>
    <w:rsid w:val="00803543"/>
    <w:rsid w:val="00803583"/>
    <w:rsid w:val="00803821"/>
    <w:rsid w:val="0080388D"/>
    <w:rsid w:val="0080392D"/>
    <w:rsid w:val="008039BD"/>
    <w:rsid w:val="00803A73"/>
    <w:rsid w:val="00803ACC"/>
    <w:rsid w:val="00803C44"/>
    <w:rsid w:val="00803EA5"/>
    <w:rsid w:val="00803F87"/>
    <w:rsid w:val="00803F97"/>
    <w:rsid w:val="008040E5"/>
    <w:rsid w:val="008041B9"/>
    <w:rsid w:val="008043ED"/>
    <w:rsid w:val="008044E9"/>
    <w:rsid w:val="0080464B"/>
    <w:rsid w:val="008048B4"/>
    <w:rsid w:val="008048FF"/>
    <w:rsid w:val="00804958"/>
    <w:rsid w:val="00804A04"/>
    <w:rsid w:val="00804A20"/>
    <w:rsid w:val="00804AC9"/>
    <w:rsid w:val="00804B81"/>
    <w:rsid w:val="00804C7E"/>
    <w:rsid w:val="00804D05"/>
    <w:rsid w:val="00804DA4"/>
    <w:rsid w:val="00804E93"/>
    <w:rsid w:val="00804ECA"/>
    <w:rsid w:val="00805035"/>
    <w:rsid w:val="00805094"/>
    <w:rsid w:val="0080510B"/>
    <w:rsid w:val="00805455"/>
    <w:rsid w:val="00805543"/>
    <w:rsid w:val="008056C8"/>
    <w:rsid w:val="008057A9"/>
    <w:rsid w:val="008057F2"/>
    <w:rsid w:val="0080588E"/>
    <w:rsid w:val="0080593B"/>
    <w:rsid w:val="008059DE"/>
    <w:rsid w:val="00805A2C"/>
    <w:rsid w:val="00805A69"/>
    <w:rsid w:val="00805D0C"/>
    <w:rsid w:val="00805E50"/>
    <w:rsid w:val="00805F29"/>
    <w:rsid w:val="00805F9F"/>
    <w:rsid w:val="00806024"/>
    <w:rsid w:val="00806062"/>
    <w:rsid w:val="008060C8"/>
    <w:rsid w:val="0080611F"/>
    <w:rsid w:val="00806337"/>
    <w:rsid w:val="008064AA"/>
    <w:rsid w:val="008064DE"/>
    <w:rsid w:val="00806501"/>
    <w:rsid w:val="008065DA"/>
    <w:rsid w:val="008066ED"/>
    <w:rsid w:val="0080698C"/>
    <w:rsid w:val="00806A65"/>
    <w:rsid w:val="00806B55"/>
    <w:rsid w:val="00806BD7"/>
    <w:rsid w:val="00806C87"/>
    <w:rsid w:val="00806F68"/>
    <w:rsid w:val="00807020"/>
    <w:rsid w:val="0080720A"/>
    <w:rsid w:val="008072A6"/>
    <w:rsid w:val="00807401"/>
    <w:rsid w:val="00807501"/>
    <w:rsid w:val="008075BF"/>
    <w:rsid w:val="00807602"/>
    <w:rsid w:val="0080772A"/>
    <w:rsid w:val="0080776E"/>
    <w:rsid w:val="008077C3"/>
    <w:rsid w:val="008077E4"/>
    <w:rsid w:val="0080786D"/>
    <w:rsid w:val="0080787C"/>
    <w:rsid w:val="00807892"/>
    <w:rsid w:val="0080796B"/>
    <w:rsid w:val="00807B1F"/>
    <w:rsid w:val="00807B3D"/>
    <w:rsid w:val="00807B47"/>
    <w:rsid w:val="00807C8E"/>
    <w:rsid w:val="00807D2D"/>
    <w:rsid w:val="00807D99"/>
    <w:rsid w:val="00807E26"/>
    <w:rsid w:val="00807F44"/>
    <w:rsid w:val="00810065"/>
    <w:rsid w:val="00810121"/>
    <w:rsid w:val="0081028A"/>
    <w:rsid w:val="008102CB"/>
    <w:rsid w:val="00810371"/>
    <w:rsid w:val="008103B6"/>
    <w:rsid w:val="008103EB"/>
    <w:rsid w:val="008104E9"/>
    <w:rsid w:val="00810549"/>
    <w:rsid w:val="00810691"/>
    <w:rsid w:val="0081069B"/>
    <w:rsid w:val="008108A1"/>
    <w:rsid w:val="00810964"/>
    <w:rsid w:val="00810CB6"/>
    <w:rsid w:val="00810D8F"/>
    <w:rsid w:val="00810E29"/>
    <w:rsid w:val="00810EFB"/>
    <w:rsid w:val="008110AF"/>
    <w:rsid w:val="00811139"/>
    <w:rsid w:val="00811147"/>
    <w:rsid w:val="00811357"/>
    <w:rsid w:val="008113BA"/>
    <w:rsid w:val="008114A6"/>
    <w:rsid w:val="008115A8"/>
    <w:rsid w:val="008115D8"/>
    <w:rsid w:val="008116A4"/>
    <w:rsid w:val="00811954"/>
    <w:rsid w:val="00811A20"/>
    <w:rsid w:val="00811AA9"/>
    <w:rsid w:val="00811BB5"/>
    <w:rsid w:val="00811CAB"/>
    <w:rsid w:val="00811D52"/>
    <w:rsid w:val="00811DB0"/>
    <w:rsid w:val="00811E7A"/>
    <w:rsid w:val="00811EF2"/>
    <w:rsid w:val="00811F5C"/>
    <w:rsid w:val="00811F6D"/>
    <w:rsid w:val="00811F72"/>
    <w:rsid w:val="00811F7D"/>
    <w:rsid w:val="00811F7F"/>
    <w:rsid w:val="00812051"/>
    <w:rsid w:val="008121D9"/>
    <w:rsid w:val="00812281"/>
    <w:rsid w:val="008122CC"/>
    <w:rsid w:val="00812349"/>
    <w:rsid w:val="00812497"/>
    <w:rsid w:val="008124BB"/>
    <w:rsid w:val="00812558"/>
    <w:rsid w:val="0081259B"/>
    <w:rsid w:val="008125CE"/>
    <w:rsid w:val="00812607"/>
    <w:rsid w:val="0081271F"/>
    <w:rsid w:val="00812774"/>
    <w:rsid w:val="00812786"/>
    <w:rsid w:val="00812830"/>
    <w:rsid w:val="00812A32"/>
    <w:rsid w:val="00812B14"/>
    <w:rsid w:val="00812BDC"/>
    <w:rsid w:val="00812C43"/>
    <w:rsid w:val="00812CDE"/>
    <w:rsid w:val="00812FB9"/>
    <w:rsid w:val="00812FDD"/>
    <w:rsid w:val="0081305C"/>
    <w:rsid w:val="00813107"/>
    <w:rsid w:val="008132A6"/>
    <w:rsid w:val="0081339E"/>
    <w:rsid w:val="00813567"/>
    <w:rsid w:val="00813629"/>
    <w:rsid w:val="00813638"/>
    <w:rsid w:val="008136AE"/>
    <w:rsid w:val="008137D1"/>
    <w:rsid w:val="008137FC"/>
    <w:rsid w:val="008138E9"/>
    <w:rsid w:val="0081397B"/>
    <w:rsid w:val="008139FD"/>
    <w:rsid w:val="00813A70"/>
    <w:rsid w:val="00813BBF"/>
    <w:rsid w:val="00813C6D"/>
    <w:rsid w:val="00813D16"/>
    <w:rsid w:val="00813E00"/>
    <w:rsid w:val="00814119"/>
    <w:rsid w:val="008141DC"/>
    <w:rsid w:val="0081449C"/>
    <w:rsid w:val="00814583"/>
    <w:rsid w:val="00814588"/>
    <w:rsid w:val="0081459A"/>
    <w:rsid w:val="0081465E"/>
    <w:rsid w:val="00814889"/>
    <w:rsid w:val="008149F0"/>
    <w:rsid w:val="00814B73"/>
    <w:rsid w:val="00814C8D"/>
    <w:rsid w:val="00814CB5"/>
    <w:rsid w:val="00814CCC"/>
    <w:rsid w:val="00814EF0"/>
    <w:rsid w:val="00815077"/>
    <w:rsid w:val="00815103"/>
    <w:rsid w:val="00815348"/>
    <w:rsid w:val="008155C2"/>
    <w:rsid w:val="00815631"/>
    <w:rsid w:val="00815670"/>
    <w:rsid w:val="00815C3D"/>
    <w:rsid w:val="00815D53"/>
    <w:rsid w:val="00815D72"/>
    <w:rsid w:val="00815D7B"/>
    <w:rsid w:val="00815F02"/>
    <w:rsid w:val="00815F4D"/>
    <w:rsid w:val="00815F64"/>
    <w:rsid w:val="00816011"/>
    <w:rsid w:val="00816136"/>
    <w:rsid w:val="00816285"/>
    <w:rsid w:val="008162E3"/>
    <w:rsid w:val="008162FA"/>
    <w:rsid w:val="00816350"/>
    <w:rsid w:val="00816395"/>
    <w:rsid w:val="00816490"/>
    <w:rsid w:val="00816498"/>
    <w:rsid w:val="0081664C"/>
    <w:rsid w:val="0081677A"/>
    <w:rsid w:val="008167EB"/>
    <w:rsid w:val="008168BF"/>
    <w:rsid w:val="0081692C"/>
    <w:rsid w:val="0081694A"/>
    <w:rsid w:val="00816A5C"/>
    <w:rsid w:val="00816A85"/>
    <w:rsid w:val="00816BCF"/>
    <w:rsid w:val="00816FBF"/>
    <w:rsid w:val="0081727F"/>
    <w:rsid w:val="008173FC"/>
    <w:rsid w:val="008174A2"/>
    <w:rsid w:val="0081786B"/>
    <w:rsid w:val="008179C9"/>
    <w:rsid w:val="008179EF"/>
    <w:rsid w:val="00817A1D"/>
    <w:rsid w:val="00817C3B"/>
    <w:rsid w:val="00817C80"/>
    <w:rsid w:val="00817D08"/>
    <w:rsid w:val="00817D34"/>
    <w:rsid w:val="00817D6C"/>
    <w:rsid w:val="00817D8E"/>
    <w:rsid w:val="00820368"/>
    <w:rsid w:val="008203F1"/>
    <w:rsid w:val="00820400"/>
    <w:rsid w:val="0082040D"/>
    <w:rsid w:val="0082054D"/>
    <w:rsid w:val="00820617"/>
    <w:rsid w:val="00820666"/>
    <w:rsid w:val="00820699"/>
    <w:rsid w:val="00820797"/>
    <w:rsid w:val="008207C1"/>
    <w:rsid w:val="0082093C"/>
    <w:rsid w:val="00820A6F"/>
    <w:rsid w:val="00820A74"/>
    <w:rsid w:val="00820AAB"/>
    <w:rsid w:val="00820CCD"/>
    <w:rsid w:val="00820CD5"/>
    <w:rsid w:val="00820CE9"/>
    <w:rsid w:val="00820CFA"/>
    <w:rsid w:val="00820DCA"/>
    <w:rsid w:val="008210B7"/>
    <w:rsid w:val="008211B8"/>
    <w:rsid w:val="008212BD"/>
    <w:rsid w:val="0082137A"/>
    <w:rsid w:val="00821456"/>
    <w:rsid w:val="008214A2"/>
    <w:rsid w:val="008214FD"/>
    <w:rsid w:val="0082156F"/>
    <w:rsid w:val="008218D6"/>
    <w:rsid w:val="00821923"/>
    <w:rsid w:val="0082197B"/>
    <w:rsid w:val="00821AB5"/>
    <w:rsid w:val="00821AE2"/>
    <w:rsid w:val="00821B0B"/>
    <w:rsid w:val="00821B6F"/>
    <w:rsid w:val="00821BB9"/>
    <w:rsid w:val="00821BF4"/>
    <w:rsid w:val="00821C0B"/>
    <w:rsid w:val="00821C17"/>
    <w:rsid w:val="00821E35"/>
    <w:rsid w:val="00821EA1"/>
    <w:rsid w:val="00821EA3"/>
    <w:rsid w:val="00821FA4"/>
    <w:rsid w:val="00822009"/>
    <w:rsid w:val="00822098"/>
    <w:rsid w:val="0082220C"/>
    <w:rsid w:val="0082229D"/>
    <w:rsid w:val="0082267B"/>
    <w:rsid w:val="00822689"/>
    <w:rsid w:val="008226AF"/>
    <w:rsid w:val="008226E3"/>
    <w:rsid w:val="00822733"/>
    <w:rsid w:val="0082284F"/>
    <w:rsid w:val="008228F5"/>
    <w:rsid w:val="00822953"/>
    <w:rsid w:val="0082299B"/>
    <w:rsid w:val="00822A92"/>
    <w:rsid w:val="00822B0F"/>
    <w:rsid w:val="00822B82"/>
    <w:rsid w:val="00822BF2"/>
    <w:rsid w:val="00822C8B"/>
    <w:rsid w:val="00822F2B"/>
    <w:rsid w:val="00822FC5"/>
    <w:rsid w:val="008230DB"/>
    <w:rsid w:val="008231FC"/>
    <w:rsid w:val="00823293"/>
    <w:rsid w:val="008232B1"/>
    <w:rsid w:val="008234D4"/>
    <w:rsid w:val="0082354E"/>
    <w:rsid w:val="0082367A"/>
    <w:rsid w:val="008236C3"/>
    <w:rsid w:val="008237E8"/>
    <w:rsid w:val="008237FB"/>
    <w:rsid w:val="00823865"/>
    <w:rsid w:val="00823950"/>
    <w:rsid w:val="00823AC7"/>
    <w:rsid w:val="00823B5C"/>
    <w:rsid w:val="00823B97"/>
    <w:rsid w:val="00823BD6"/>
    <w:rsid w:val="00823BF0"/>
    <w:rsid w:val="00823D91"/>
    <w:rsid w:val="00823E1A"/>
    <w:rsid w:val="008241E4"/>
    <w:rsid w:val="0082437B"/>
    <w:rsid w:val="0082446D"/>
    <w:rsid w:val="0082450A"/>
    <w:rsid w:val="008245C4"/>
    <w:rsid w:val="00824685"/>
    <w:rsid w:val="008247C1"/>
    <w:rsid w:val="0082482E"/>
    <w:rsid w:val="0082485E"/>
    <w:rsid w:val="00824942"/>
    <w:rsid w:val="00824A3E"/>
    <w:rsid w:val="00824C97"/>
    <w:rsid w:val="00824D16"/>
    <w:rsid w:val="00824DC8"/>
    <w:rsid w:val="00824FA7"/>
    <w:rsid w:val="008250B9"/>
    <w:rsid w:val="008250BE"/>
    <w:rsid w:val="008250C0"/>
    <w:rsid w:val="0082513E"/>
    <w:rsid w:val="0082514B"/>
    <w:rsid w:val="0082548D"/>
    <w:rsid w:val="00825527"/>
    <w:rsid w:val="008255B4"/>
    <w:rsid w:val="008255C1"/>
    <w:rsid w:val="00825672"/>
    <w:rsid w:val="0082574D"/>
    <w:rsid w:val="00825797"/>
    <w:rsid w:val="008257BA"/>
    <w:rsid w:val="008258B1"/>
    <w:rsid w:val="008258D1"/>
    <w:rsid w:val="00825AA6"/>
    <w:rsid w:val="00825B60"/>
    <w:rsid w:val="00825BE0"/>
    <w:rsid w:val="00825C50"/>
    <w:rsid w:val="00825CB8"/>
    <w:rsid w:val="00825D0B"/>
    <w:rsid w:val="00825DC4"/>
    <w:rsid w:val="00825DCA"/>
    <w:rsid w:val="00825DF3"/>
    <w:rsid w:val="00825E01"/>
    <w:rsid w:val="00825E25"/>
    <w:rsid w:val="00825E7B"/>
    <w:rsid w:val="00825FB7"/>
    <w:rsid w:val="00825FC0"/>
    <w:rsid w:val="00826326"/>
    <w:rsid w:val="0082638F"/>
    <w:rsid w:val="008263BD"/>
    <w:rsid w:val="008263FA"/>
    <w:rsid w:val="008263FE"/>
    <w:rsid w:val="00826613"/>
    <w:rsid w:val="0082667B"/>
    <w:rsid w:val="00826B30"/>
    <w:rsid w:val="00826B7E"/>
    <w:rsid w:val="00826B9C"/>
    <w:rsid w:val="00826C15"/>
    <w:rsid w:val="00826C26"/>
    <w:rsid w:val="00826C89"/>
    <w:rsid w:val="00826D09"/>
    <w:rsid w:val="00826E0C"/>
    <w:rsid w:val="00826F46"/>
    <w:rsid w:val="00826FCD"/>
    <w:rsid w:val="00827058"/>
    <w:rsid w:val="00827399"/>
    <w:rsid w:val="0082747E"/>
    <w:rsid w:val="008274A0"/>
    <w:rsid w:val="00827878"/>
    <w:rsid w:val="008279C3"/>
    <w:rsid w:val="00827A32"/>
    <w:rsid w:val="00827A85"/>
    <w:rsid w:val="00827ABB"/>
    <w:rsid w:val="00827ACC"/>
    <w:rsid w:val="00827C19"/>
    <w:rsid w:val="00827C5F"/>
    <w:rsid w:val="00827CBF"/>
    <w:rsid w:val="00827DE3"/>
    <w:rsid w:val="00827F15"/>
    <w:rsid w:val="00827FCB"/>
    <w:rsid w:val="008300E6"/>
    <w:rsid w:val="00830129"/>
    <w:rsid w:val="00830155"/>
    <w:rsid w:val="008301F8"/>
    <w:rsid w:val="00830227"/>
    <w:rsid w:val="0083047D"/>
    <w:rsid w:val="008305C3"/>
    <w:rsid w:val="008306FA"/>
    <w:rsid w:val="00830721"/>
    <w:rsid w:val="0083075F"/>
    <w:rsid w:val="00830A77"/>
    <w:rsid w:val="00830AB5"/>
    <w:rsid w:val="00830B6E"/>
    <w:rsid w:val="00830BC9"/>
    <w:rsid w:val="00830C1F"/>
    <w:rsid w:val="00830C45"/>
    <w:rsid w:val="00830CED"/>
    <w:rsid w:val="00830DDB"/>
    <w:rsid w:val="00830DEB"/>
    <w:rsid w:val="00830FD1"/>
    <w:rsid w:val="00830FE8"/>
    <w:rsid w:val="0083103E"/>
    <w:rsid w:val="00831106"/>
    <w:rsid w:val="0083111C"/>
    <w:rsid w:val="00831212"/>
    <w:rsid w:val="008312C9"/>
    <w:rsid w:val="00831338"/>
    <w:rsid w:val="00831392"/>
    <w:rsid w:val="008316F7"/>
    <w:rsid w:val="00831753"/>
    <w:rsid w:val="00831790"/>
    <w:rsid w:val="008317FA"/>
    <w:rsid w:val="00831962"/>
    <w:rsid w:val="0083198C"/>
    <w:rsid w:val="00831A49"/>
    <w:rsid w:val="00831AA6"/>
    <w:rsid w:val="00831AC5"/>
    <w:rsid w:val="00831B28"/>
    <w:rsid w:val="00831B29"/>
    <w:rsid w:val="00831BD2"/>
    <w:rsid w:val="00831C45"/>
    <w:rsid w:val="00831C6C"/>
    <w:rsid w:val="00831D8D"/>
    <w:rsid w:val="00831DFA"/>
    <w:rsid w:val="00831E51"/>
    <w:rsid w:val="00831E95"/>
    <w:rsid w:val="00831EFE"/>
    <w:rsid w:val="00831FC4"/>
    <w:rsid w:val="0083205A"/>
    <w:rsid w:val="00832079"/>
    <w:rsid w:val="00832159"/>
    <w:rsid w:val="0083225C"/>
    <w:rsid w:val="008322B0"/>
    <w:rsid w:val="0083266C"/>
    <w:rsid w:val="008326D0"/>
    <w:rsid w:val="00832AB5"/>
    <w:rsid w:val="00832BC0"/>
    <w:rsid w:val="00832D66"/>
    <w:rsid w:val="00832DED"/>
    <w:rsid w:val="00833098"/>
    <w:rsid w:val="00833162"/>
    <w:rsid w:val="00833242"/>
    <w:rsid w:val="00833306"/>
    <w:rsid w:val="00833559"/>
    <w:rsid w:val="0083355E"/>
    <w:rsid w:val="0083362C"/>
    <w:rsid w:val="0083365D"/>
    <w:rsid w:val="0083371D"/>
    <w:rsid w:val="00833934"/>
    <w:rsid w:val="008339B5"/>
    <w:rsid w:val="00833A9A"/>
    <w:rsid w:val="00833B6D"/>
    <w:rsid w:val="00833D01"/>
    <w:rsid w:val="00833D7E"/>
    <w:rsid w:val="00834115"/>
    <w:rsid w:val="008341D2"/>
    <w:rsid w:val="008341E4"/>
    <w:rsid w:val="008343ED"/>
    <w:rsid w:val="008343FC"/>
    <w:rsid w:val="008344F3"/>
    <w:rsid w:val="00834591"/>
    <w:rsid w:val="008345F2"/>
    <w:rsid w:val="00834697"/>
    <w:rsid w:val="008347F2"/>
    <w:rsid w:val="00834B4D"/>
    <w:rsid w:val="00834BA1"/>
    <w:rsid w:val="00834D11"/>
    <w:rsid w:val="00834EC4"/>
    <w:rsid w:val="00834F1B"/>
    <w:rsid w:val="00834F88"/>
    <w:rsid w:val="0083502F"/>
    <w:rsid w:val="0083503B"/>
    <w:rsid w:val="0083512B"/>
    <w:rsid w:val="0083518F"/>
    <w:rsid w:val="00835262"/>
    <w:rsid w:val="0083535D"/>
    <w:rsid w:val="008354C1"/>
    <w:rsid w:val="008358CD"/>
    <w:rsid w:val="00835948"/>
    <w:rsid w:val="00835A67"/>
    <w:rsid w:val="00835A73"/>
    <w:rsid w:val="00835AFB"/>
    <w:rsid w:val="00835BFE"/>
    <w:rsid w:val="00835D18"/>
    <w:rsid w:val="00835F8C"/>
    <w:rsid w:val="008360BD"/>
    <w:rsid w:val="008360DC"/>
    <w:rsid w:val="0083619B"/>
    <w:rsid w:val="008361A3"/>
    <w:rsid w:val="00836477"/>
    <w:rsid w:val="00836568"/>
    <w:rsid w:val="0083658A"/>
    <w:rsid w:val="008367FB"/>
    <w:rsid w:val="00836830"/>
    <w:rsid w:val="008368D4"/>
    <w:rsid w:val="008369AE"/>
    <w:rsid w:val="00836A1C"/>
    <w:rsid w:val="00836A2F"/>
    <w:rsid w:val="00836A9B"/>
    <w:rsid w:val="00836D88"/>
    <w:rsid w:val="00836FCF"/>
    <w:rsid w:val="00836FFF"/>
    <w:rsid w:val="00837115"/>
    <w:rsid w:val="00837123"/>
    <w:rsid w:val="00837148"/>
    <w:rsid w:val="00837189"/>
    <w:rsid w:val="00837234"/>
    <w:rsid w:val="00837283"/>
    <w:rsid w:val="00837415"/>
    <w:rsid w:val="008376FA"/>
    <w:rsid w:val="00837743"/>
    <w:rsid w:val="00837A31"/>
    <w:rsid w:val="00837A57"/>
    <w:rsid w:val="00837B02"/>
    <w:rsid w:val="00837B34"/>
    <w:rsid w:val="00837B67"/>
    <w:rsid w:val="00837B71"/>
    <w:rsid w:val="00837C0C"/>
    <w:rsid w:val="00837C26"/>
    <w:rsid w:val="00837C6C"/>
    <w:rsid w:val="00837C81"/>
    <w:rsid w:val="00837C95"/>
    <w:rsid w:val="00837F50"/>
    <w:rsid w:val="0083A4EC"/>
    <w:rsid w:val="00840077"/>
    <w:rsid w:val="0084008C"/>
    <w:rsid w:val="00840160"/>
    <w:rsid w:val="008402D8"/>
    <w:rsid w:val="0084038B"/>
    <w:rsid w:val="008403ED"/>
    <w:rsid w:val="00840533"/>
    <w:rsid w:val="0084060F"/>
    <w:rsid w:val="00840611"/>
    <w:rsid w:val="00840651"/>
    <w:rsid w:val="00840A36"/>
    <w:rsid w:val="00840B75"/>
    <w:rsid w:val="00840CB2"/>
    <w:rsid w:val="00840D64"/>
    <w:rsid w:val="00840E6C"/>
    <w:rsid w:val="00840F96"/>
    <w:rsid w:val="00841034"/>
    <w:rsid w:val="00841049"/>
    <w:rsid w:val="008410CE"/>
    <w:rsid w:val="0084118D"/>
    <w:rsid w:val="00841203"/>
    <w:rsid w:val="0084139B"/>
    <w:rsid w:val="0084141B"/>
    <w:rsid w:val="008414FF"/>
    <w:rsid w:val="008415B8"/>
    <w:rsid w:val="008416BD"/>
    <w:rsid w:val="0084171E"/>
    <w:rsid w:val="008418E6"/>
    <w:rsid w:val="00841A69"/>
    <w:rsid w:val="00841A9F"/>
    <w:rsid w:val="00841C3E"/>
    <w:rsid w:val="00841C51"/>
    <w:rsid w:val="00841C6F"/>
    <w:rsid w:val="00841D95"/>
    <w:rsid w:val="00841DDF"/>
    <w:rsid w:val="00841F2F"/>
    <w:rsid w:val="00841F4C"/>
    <w:rsid w:val="00841F5A"/>
    <w:rsid w:val="00841F70"/>
    <w:rsid w:val="00841FB7"/>
    <w:rsid w:val="00841FD2"/>
    <w:rsid w:val="00842088"/>
    <w:rsid w:val="0084208B"/>
    <w:rsid w:val="0084226B"/>
    <w:rsid w:val="0084242A"/>
    <w:rsid w:val="008425E8"/>
    <w:rsid w:val="008427B4"/>
    <w:rsid w:val="00842A90"/>
    <w:rsid w:val="00842B2E"/>
    <w:rsid w:val="00842D2B"/>
    <w:rsid w:val="00842D80"/>
    <w:rsid w:val="00842DB8"/>
    <w:rsid w:val="00842DC2"/>
    <w:rsid w:val="00842FFB"/>
    <w:rsid w:val="00843120"/>
    <w:rsid w:val="00843141"/>
    <w:rsid w:val="0084324E"/>
    <w:rsid w:val="008432F5"/>
    <w:rsid w:val="00843615"/>
    <w:rsid w:val="0084366B"/>
    <w:rsid w:val="008437C9"/>
    <w:rsid w:val="00843875"/>
    <w:rsid w:val="008439B9"/>
    <w:rsid w:val="00843BFD"/>
    <w:rsid w:val="00843D53"/>
    <w:rsid w:val="00843D61"/>
    <w:rsid w:val="00843DF4"/>
    <w:rsid w:val="0084400C"/>
    <w:rsid w:val="00844118"/>
    <w:rsid w:val="0084413C"/>
    <w:rsid w:val="00844202"/>
    <w:rsid w:val="00844218"/>
    <w:rsid w:val="008442CD"/>
    <w:rsid w:val="008443A5"/>
    <w:rsid w:val="00844478"/>
    <w:rsid w:val="008444CF"/>
    <w:rsid w:val="00844528"/>
    <w:rsid w:val="00844546"/>
    <w:rsid w:val="00844669"/>
    <w:rsid w:val="0084469E"/>
    <w:rsid w:val="008447DF"/>
    <w:rsid w:val="00844937"/>
    <w:rsid w:val="00844C3F"/>
    <w:rsid w:val="00844D1A"/>
    <w:rsid w:val="00844DE1"/>
    <w:rsid w:val="00844DFA"/>
    <w:rsid w:val="00844E21"/>
    <w:rsid w:val="00844F3F"/>
    <w:rsid w:val="00844FDB"/>
    <w:rsid w:val="0084506D"/>
    <w:rsid w:val="008453E2"/>
    <w:rsid w:val="008455D6"/>
    <w:rsid w:val="00845645"/>
    <w:rsid w:val="00845668"/>
    <w:rsid w:val="0084566C"/>
    <w:rsid w:val="008456B0"/>
    <w:rsid w:val="008456FA"/>
    <w:rsid w:val="00845780"/>
    <w:rsid w:val="00845A97"/>
    <w:rsid w:val="00845BA1"/>
    <w:rsid w:val="00845BF4"/>
    <w:rsid w:val="00845C20"/>
    <w:rsid w:val="00845C98"/>
    <w:rsid w:val="00845DCD"/>
    <w:rsid w:val="00845E5D"/>
    <w:rsid w:val="00845EDE"/>
    <w:rsid w:val="00845F3A"/>
    <w:rsid w:val="00845F60"/>
    <w:rsid w:val="0084600E"/>
    <w:rsid w:val="00846127"/>
    <w:rsid w:val="00846156"/>
    <w:rsid w:val="008461BA"/>
    <w:rsid w:val="008461C4"/>
    <w:rsid w:val="00846257"/>
    <w:rsid w:val="008462B7"/>
    <w:rsid w:val="008463CC"/>
    <w:rsid w:val="008463E9"/>
    <w:rsid w:val="00846571"/>
    <w:rsid w:val="00846643"/>
    <w:rsid w:val="0084665C"/>
    <w:rsid w:val="00846668"/>
    <w:rsid w:val="00846718"/>
    <w:rsid w:val="00846753"/>
    <w:rsid w:val="00846767"/>
    <w:rsid w:val="008468CB"/>
    <w:rsid w:val="00846927"/>
    <w:rsid w:val="00846942"/>
    <w:rsid w:val="00846983"/>
    <w:rsid w:val="00846A67"/>
    <w:rsid w:val="00846C26"/>
    <w:rsid w:val="00846D14"/>
    <w:rsid w:val="00846EC8"/>
    <w:rsid w:val="00846F56"/>
    <w:rsid w:val="0084700E"/>
    <w:rsid w:val="00847235"/>
    <w:rsid w:val="008472B1"/>
    <w:rsid w:val="008472F1"/>
    <w:rsid w:val="008473AE"/>
    <w:rsid w:val="008473E7"/>
    <w:rsid w:val="008473EE"/>
    <w:rsid w:val="00847499"/>
    <w:rsid w:val="00847522"/>
    <w:rsid w:val="008475F9"/>
    <w:rsid w:val="008477BE"/>
    <w:rsid w:val="008477FB"/>
    <w:rsid w:val="008479C8"/>
    <w:rsid w:val="00847A9B"/>
    <w:rsid w:val="00847D48"/>
    <w:rsid w:val="00847D4A"/>
    <w:rsid w:val="00847DE5"/>
    <w:rsid w:val="00847E80"/>
    <w:rsid w:val="0085016C"/>
    <w:rsid w:val="008502B3"/>
    <w:rsid w:val="0085034A"/>
    <w:rsid w:val="00850383"/>
    <w:rsid w:val="008503FD"/>
    <w:rsid w:val="00850407"/>
    <w:rsid w:val="00850492"/>
    <w:rsid w:val="00850509"/>
    <w:rsid w:val="0085051E"/>
    <w:rsid w:val="00850575"/>
    <w:rsid w:val="0085058D"/>
    <w:rsid w:val="0085061E"/>
    <w:rsid w:val="00850632"/>
    <w:rsid w:val="00850664"/>
    <w:rsid w:val="00850710"/>
    <w:rsid w:val="0085088F"/>
    <w:rsid w:val="008508EE"/>
    <w:rsid w:val="00850B24"/>
    <w:rsid w:val="00850CE1"/>
    <w:rsid w:val="00850D58"/>
    <w:rsid w:val="00850DC3"/>
    <w:rsid w:val="00850E89"/>
    <w:rsid w:val="00850EBA"/>
    <w:rsid w:val="00850F7F"/>
    <w:rsid w:val="008510F0"/>
    <w:rsid w:val="00851131"/>
    <w:rsid w:val="00851176"/>
    <w:rsid w:val="00851221"/>
    <w:rsid w:val="00851254"/>
    <w:rsid w:val="008514E3"/>
    <w:rsid w:val="008516C0"/>
    <w:rsid w:val="008516D4"/>
    <w:rsid w:val="008517A2"/>
    <w:rsid w:val="008518E3"/>
    <w:rsid w:val="00851908"/>
    <w:rsid w:val="00851921"/>
    <w:rsid w:val="008519F0"/>
    <w:rsid w:val="00851AA5"/>
    <w:rsid w:val="00851B4B"/>
    <w:rsid w:val="00851C15"/>
    <w:rsid w:val="00851DFD"/>
    <w:rsid w:val="00851F89"/>
    <w:rsid w:val="00852016"/>
    <w:rsid w:val="0085216F"/>
    <w:rsid w:val="008522ED"/>
    <w:rsid w:val="0085238F"/>
    <w:rsid w:val="00852539"/>
    <w:rsid w:val="00852674"/>
    <w:rsid w:val="00852768"/>
    <w:rsid w:val="008527DF"/>
    <w:rsid w:val="0085284B"/>
    <w:rsid w:val="008529AF"/>
    <w:rsid w:val="00852A44"/>
    <w:rsid w:val="00852A4F"/>
    <w:rsid w:val="00852B1D"/>
    <w:rsid w:val="00852B27"/>
    <w:rsid w:val="00852C47"/>
    <w:rsid w:val="00852E54"/>
    <w:rsid w:val="00852EDB"/>
    <w:rsid w:val="00852F7C"/>
    <w:rsid w:val="008530A1"/>
    <w:rsid w:val="008530BF"/>
    <w:rsid w:val="008530C3"/>
    <w:rsid w:val="0085321F"/>
    <w:rsid w:val="00853231"/>
    <w:rsid w:val="008532BC"/>
    <w:rsid w:val="008532D4"/>
    <w:rsid w:val="00853787"/>
    <w:rsid w:val="008537B4"/>
    <w:rsid w:val="0085388E"/>
    <w:rsid w:val="00853A70"/>
    <w:rsid w:val="00853B14"/>
    <w:rsid w:val="00853D15"/>
    <w:rsid w:val="00853DA6"/>
    <w:rsid w:val="00853E36"/>
    <w:rsid w:val="00853E7A"/>
    <w:rsid w:val="0085409A"/>
    <w:rsid w:val="008540EF"/>
    <w:rsid w:val="00854208"/>
    <w:rsid w:val="008542F8"/>
    <w:rsid w:val="008543CD"/>
    <w:rsid w:val="00854585"/>
    <w:rsid w:val="00854776"/>
    <w:rsid w:val="0085491B"/>
    <w:rsid w:val="00854A1D"/>
    <w:rsid w:val="00854A5D"/>
    <w:rsid w:val="00854AE0"/>
    <w:rsid w:val="00854C9D"/>
    <w:rsid w:val="00854CEF"/>
    <w:rsid w:val="00854E96"/>
    <w:rsid w:val="00854FA0"/>
    <w:rsid w:val="00854FAA"/>
    <w:rsid w:val="0085516D"/>
    <w:rsid w:val="008552DA"/>
    <w:rsid w:val="0085539B"/>
    <w:rsid w:val="00855599"/>
    <w:rsid w:val="0085563D"/>
    <w:rsid w:val="008558B8"/>
    <w:rsid w:val="008559DD"/>
    <w:rsid w:val="008559EC"/>
    <w:rsid w:val="00855A42"/>
    <w:rsid w:val="00855A50"/>
    <w:rsid w:val="00855BD7"/>
    <w:rsid w:val="00855C52"/>
    <w:rsid w:val="00855CAF"/>
    <w:rsid w:val="00855CDA"/>
    <w:rsid w:val="00855E24"/>
    <w:rsid w:val="008560AC"/>
    <w:rsid w:val="00856375"/>
    <w:rsid w:val="008563D6"/>
    <w:rsid w:val="0085642B"/>
    <w:rsid w:val="0085659B"/>
    <w:rsid w:val="008565D4"/>
    <w:rsid w:val="008565DA"/>
    <w:rsid w:val="0085662A"/>
    <w:rsid w:val="0085667F"/>
    <w:rsid w:val="0085668C"/>
    <w:rsid w:val="008566EB"/>
    <w:rsid w:val="0085688C"/>
    <w:rsid w:val="00856A36"/>
    <w:rsid w:val="00856B68"/>
    <w:rsid w:val="00856ECA"/>
    <w:rsid w:val="00856EEA"/>
    <w:rsid w:val="00856F03"/>
    <w:rsid w:val="00856F48"/>
    <w:rsid w:val="00856F78"/>
    <w:rsid w:val="00856F98"/>
    <w:rsid w:val="008571A1"/>
    <w:rsid w:val="008572FD"/>
    <w:rsid w:val="0085731D"/>
    <w:rsid w:val="0085747F"/>
    <w:rsid w:val="00857612"/>
    <w:rsid w:val="00857694"/>
    <w:rsid w:val="008576FB"/>
    <w:rsid w:val="00857757"/>
    <w:rsid w:val="00857766"/>
    <w:rsid w:val="008577C4"/>
    <w:rsid w:val="008577DF"/>
    <w:rsid w:val="0085780A"/>
    <w:rsid w:val="008578AF"/>
    <w:rsid w:val="008579CA"/>
    <w:rsid w:val="00857AFE"/>
    <w:rsid w:val="00857B95"/>
    <w:rsid w:val="00857BDB"/>
    <w:rsid w:val="00857D9F"/>
    <w:rsid w:val="00857DFC"/>
    <w:rsid w:val="00857F1A"/>
    <w:rsid w:val="00857F6A"/>
    <w:rsid w:val="00857FDC"/>
    <w:rsid w:val="0086006B"/>
    <w:rsid w:val="00860265"/>
    <w:rsid w:val="008602A8"/>
    <w:rsid w:val="00860381"/>
    <w:rsid w:val="008603EF"/>
    <w:rsid w:val="00860420"/>
    <w:rsid w:val="00860535"/>
    <w:rsid w:val="0086064B"/>
    <w:rsid w:val="008606AD"/>
    <w:rsid w:val="008607BE"/>
    <w:rsid w:val="008607CE"/>
    <w:rsid w:val="00860926"/>
    <w:rsid w:val="00860948"/>
    <w:rsid w:val="00860950"/>
    <w:rsid w:val="00860AF5"/>
    <w:rsid w:val="00860B1E"/>
    <w:rsid w:val="00860DAC"/>
    <w:rsid w:val="00860E92"/>
    <w:rsid w:val="00860F09"/>
    <w:rsid w:val="00860F3E"/>
    <w:rsid w:val="00860F71"/>
    <w:rsid w:val="00861024"/>
    <w:rsid w:val="00861076"/>
    <w:rsid w:val="008611BB"/>
    <w:rsid w:val="008612C7"/>
    <w:rsid w:val="008613AD"/>
    <w:rsid w:val="008614D2"/>
    <w:rsid w:val="008614F6"/>
    <w:rsid w:val="008614F8"/>
    <w:rsid w:val="0086156B"/>
    <w:rsid w:val="00861583"/>
    <w:rsid w:val="008615B4"/>
    <w:rsid w:val="008616CC"/>
    <w:rsid w:val="00861816"/>
    <w:rsid w:val="00861852"/>
    <w:rsid w:val="00861900"/>
    <w:rsid w:val="00861A96"/>
    <w:rsid w:val="00861AB8"/>
    <w:rsid w:val="00861B2D"/>
    <w:rsid w:val="00861C32"/>
    <w:rsid w:val="00861DA9"/>
    <w:rsid w:val="00861E43"/>
    <w:rsid w:val="00861E57"/>
    <w:rsid w:val="00861E82"/>
    <w:rsid w:val="00861F4F"/>
    <w:rsid w:val="00862000"/>
    <w:rsid w:val="00862137"/>
    <w:rsid w:val="0086224E"/>
    <w:rsid w:val="00862264"/>
    <w:rsid w:val="0086228D"/>
    <w:rsid w:val="008622FA"/>
    <w:rsid w:val="008623A5"/>
    <w:rsid w:val="008623AE"/>
    <w:rsid w:val="00862422"/>
    <w:rsid w:val="008625DB"/>
    <w:rsid w:val="008626BA"/>
    <w:rsid w:val="008626CB"/>
    <w:rsid w:val="008626D3"/>
    <w:rsid w:val="0086272C"/>
    <w:rsid w:val="00862A6B"/>
    <w:rsid w:val="00862AA1"/>
    <w:rsid w:val="00862C96"/>
    <w:rsid w:val="00862D06"/>
    <w:rsid w:val="00862D9B"/>
    <w:rsid w:val="00862DB0"/>
    <w:rsid w:val="00862E9D"/>
    <w:rsid w:val="00862EBB"/>
    <w:rsid w:val="00863146"/>
    <w:rsid w:val="008631D6"/>
    <w:rsid w:val="00863265"/>
    <w:rsid w:val="00863365"/>
    <w:rsid w:val="00863375"/>
    <w:rsid w:val="008633AA"/>
    <w:rsid w:val="008634F2"/>
    <w:rsid w:val="0086351E"/>
    <w:rsid w:val="0086354E"/>
    <w:rsid w:val="008635C8"/>
    <w:rsid w:val="00863670"/>
    <w:rsid w:val="0086368D"/>
    <w:rsid w:val="00863877"/>
    <w:rsid w:val="00863948"/>
    <w:rsid w:val="00863971"/>
    <w:rsid w:val="00863A1A"/>
    <w:rsid w:val="00863A22"/>
    <w:rsid w:val="00863AF0"/>
    <w:rsid w:val="00863C01"/>
    <w:rsid w:val="00863CD8"/>
    <w:rsid w:val="00863E46"/>
    <w:rsid w:val="00863E81"/>
    <w:rsid w:val="00863F77"/>
    <w:rsid w:val="00863F96"/>
    <w:rsid w:val="0086409D"/>
    <w:rsid w:val="008642CB"/>
    <w:rsid w:val="0086436E"/>
    <w:rsid w:val="008644FA"/>
    <w:rsid w:val="00864545"/>
    <w:rsid w:val="008645E7"/>
    <w:rsid w:val="00864622"/>
    <w:rsid w:val="0086464F"/>
    <w:rsid w:val="008646D4"/>
    <w:rsid w:val="008646E8"/>
    <w:rsid w:val="00864714"/>
    <w:rsid w:val="0086475B"/>
    <w:rsid w:val="0086479E"/>
    <w:rsid w:val="008647E5"/>
    <w:rsid w:val="00864867"/>
    <w:rsid w:val="00864996"/>
    <w:rsid w:val="008649BC"/>
    <w:rsid w:val="008649E8"/>
    <w:rsid w:val="00864A54"/>
    <w:rsid w:val="00864AE7"/>
    <w:rsid w:val="00864C63"/>
    <w:rsid w:val="00864C7C"/>
    <w:rsid w:val="00864F06"/>
    <w:rsid w:val="00864F2B"/>
    <w:rsid w:val="00864F5A"/>
    <w:rsid w:val="00864F7B"/>
    <w:rsid w:val="00865048"/>
    <w:rsid w:val="00865091"/>
    <w:rsid w:val="008650D0"/>
    <w:rsid w:val="0086522F"/>
    <w:rsid w:val="008652D5"/>
    <w:rsid w:val="008652E8"/>
    <w:rsid w:val="0086531A"/>
    <w:rsid w:val="008653C1"/>
    <w:rsid w:val="00865412"/>
    <w:rsid w:val="00865536"/>
    <w:rsid w:val="0086560E"/>
    <w:rsid w:val="00865629"/>
    <w:rsid w:val="008656C4"/>
    <w:rsid w:val="00865735"/>
    <w:rsid w:val="00865797"/>
    <w:rsid w:val="008657DF"/>
    <w:rsid w:val="008659D8"/>
    <w:rsid w:val="008659F7"/>
    <w:rsid w:val="00865C67"/>
    <w:rsid w:val="00865D2C"/>
    <w:rsid w:val="00865E00"/>
    <w:rsid w:val="00865E14"/>
    <w:rsid w:val="00865E8E"/>
    <w:rsid w:val="00865F48"/>
    <w:rsid w:val="00865F5C"/>
    <w:rsid w:val="00865F71"/>
    <w:rsid w:val="008660AC"/>
    <w:rsid w:val="00866114"/>
    <w:rsid w:val="0086618A"/>
    <w:rsid w:val="00866194"/>
    <w:rsid w:val="008662CF"/>
    <w:rsid w:val="008663DE"/>
    <w:rsid w:val="0086642E"/>
    <w:rsid w:val="00866586"/>
    <w:rsid w:val="008666A1"/>
    <w:rsid w:val="008666BC"/>
    <w:rsid w:val="008666FA"/>
    <w:rsid w:val="0086682C"/>
    <w:rsid w:val="00866B82"/>
    <w:rsid w:val="00866C0E"/>
    <w:rsid w:val="00866DC5"/>
    <w:rsid w:val="00866E1F"/>
    <w:rsid w:val="00866EBD"/>
    <w:rsid w:val="00866EBE"/>
    <w:rsid w:val="0086709A"/>
    <w:rsid w:val="0086714B"/>
    <w:rsid w:val="008675B4"/>
    <w:rsid w:val="00867695"/>
    <w:rsid w:val="0086779F"/>
    <w:rsid w:val="008677A2"/>
    <w:rsid w:val="00867949"/>
    <w:rsid w:val="00867968"/>
    <w:rsid w:val="0086797D"/>
    <w:rsid w:val="00867AC6"/>
    <w:rsid w:val="00867AF2"/>
    <w:rsid w:val="00867B6B"/>
    <w:rsid w:val="00867B73"/>
    <w:rsid w:val="00867BA5"/>
    <w:rsid w:val="00867D49"/>
    <w:rsid w:val="00867D5D"/>
    <w:rsid w:val="00867E3F"/>
    <w:rsid w:val="00867E70"/>
    <w:rsid w:val="00867ED1"/>
    <w:rsid w:val="00867F56"/>
    <w:rsid w:val="00870097"/>
    <w:rsid w:val="008700FE"/>
    <w:rsid w:val="008701D6"/>
    <w:rsid w:val="00870257"/>
    <w:rsid w:val="00870263"/>
    <w:rsid w:val="008702F3"/>
    <w:rsid w:val="00870321"/>
    <w:rsid w:val="00870472"/>
    <w:rsid w:val="008705A9"/>
    <w:rsid w:val="008707A0"/>
    <w:rsid w:val="00870875"/>
    <w:rsid w:val="008708B3"/>
    <w:rsid w:val="0087098B"/>
    <w:rsid w:val="00870A37"/>
    <w:rsid w:val="00870AC1"/>
    <w:rsid w:val="00870AFC"/>
    <w:rsid w:val="00870D54"/>
    <w:rsid w:val="00870D97"/>
    <w:rsid w:val="00870E24"/>
    <w:rsid w:val="00870E9B"/>
    <w:rsid w:val="0087108B"/>
    <w:rsid w:val="008710B7"/>
    <w:rsid w:val="0087112B"/>
    <w:rsid w:val="00871136"/>
    <w:rsid w:val="008712C2"/>
    <w:rsid w:val="0087172B"/>
    <w:rsid w:val="00871918"/>
    <w:rsid w:val="0087193D"/>
    <w:rsid w:val="00871A11"/>
    <w:rsid w:val="00871AD5"/>
    <w:rsid w:val="00871B52"/>
    <w:rsid w:val="00871CFD"/>
    <w:rsid w:val="00871E93"/>
    <w:rsid w:val="00871F81"/>
    <w:rsid w:val="00871F8E"/>
    <w:rsid w:val="00871FD9"/>
    <w:rsid w:val="00871FFB"/>
    <w:rsid w:val="00872139"/>
    <w:rsid w:val="0087228D"/>
    <w:rsid w:val="008724CB"/>
    <w:rsid w:val="008726D7"/>
    <w:rsid w:val="00872795"/>
    <w:rsid w:val="00872800"/>
    <w:rsid w:val="00872862"/>
    <w:rsid w:val="008728C5"/>
    <w:rsid w:val="0087294D"/>
    <w:rsid w:val="008729C9"/>
    <w:rsid w:val="00872B35"/>
    <w:rsid w:val="00872B86"/>
    <w:rsid w:val="00872C78"/>
    <w:rsid w:val="00872CD7"/>
    <w:rsid w:val="00872D87"/>
    <w:rsid w:val="00872E4D"/>
    <w:rsid w:val="00872F18"/>
    <w:rsid w:val="00873082"/>
    <w:rsid w:val="008730EF"/>
    <w:rsid w:val="0087320A"/>
    <w:rsid w:val="0087336B"/>
    <w:rsid w:val="0087354F"/>
    <w:rsid w:val="008735BF"/>
    <w:rsid w:val="00873621"/>
    <w:rsid w:val="0087365A"/>
    <w:rsid w:val="008736BC"/>
    <w:rsid w:val="00873758"/>
    <w:rsid w:val="00873778"/>
    <w:rsid w:val="0087381F"/>
    <w:rsid w:val="00873893"/>
    <w:rsid w:val="008738A3"/>
    <w:rsid w:val="0087396B"/>
    <w:rsid w:val="00873A89"/>
    <w:rsid w:val="00873C1B"/>
    <w:rsid w:val="00873D17"/>
    <w:rsid w:val="00873DD6"/>
    <w:rsid w:val="00873E8F"/>
    <w:rsid w:val="00873F88"/>
    <w:rsid w:val="008741E2"/>
    <w:rsid w:val="008742E6"/>
    <w:rsid w:val="008746DF"/>
    <w:rsid w:val="0087478B"/>
    <w:rsid w:val="0087488E"/>
    <w:rsid w:val="008748BF"/>
    <w:rsid w:val="00874A6B"/>
    <w:rsid w:val="00874AD3"/>
    <w:rsid w:val="00874D3C"/>
    <w:rsid w:val="00874E71"/>
    <w:rsid w:val="00874E8B"/>
    <w:rsid w:val="00874F38"/>
    <w:rsid w:val="00874F44"/>
    <w:rsid w:val="00874F63"/>
    <w:rsid w:val="00874FF8"/>
    <w:rsid w:val="00874FFF"/>
    <w:rsid w:val="00875026"/>
    <w:rsid w:val="00875284"/>
    <w:rsid w:val="0087536E"/>
    <w:rsid w:val="0087557A"/>
    <w:rsid w:val="00875757"/>
    <w:rsid w:val="0087586C"/>
    <w:rsid w:val="00875966"/>
    <w:rsid w:val="008759B3"/>
    <w:rsid w:val="00875B00"/>
    <w:rsid w:val="00875FF5"/>
    <w:rsid w:val="008760B4"/>
    <w:rsid w:val="0087617E"/>
    <w:rsid w:val="00876448"/>
    <w:rsid w:val="0087647B"/>
    <w:rsid w:val="008764B8"/>
    <w:rsid w:val="00876500"/>
    <w:rsid w:val="0087650B"/>
    <w:rsid w:val="008765B1"/>
    <w:rsid w:val="00876831"/>
    <w:rsid w:val="00876910"/>
    <w:rsid w:val="008769CC"/>
    <w:rsid w:val="00876B03"/>
    <w:rsid w:val="00876B78"/>
    <w:rsid w:val="00876F1F"/>
    <w:rsid w:val="00877079"/>
    <w:rsid w:val="00877086"/>
    <w:rsid w:val="0087709F"/>
    <w:rsid w:val="0087715A"/>
    <w:rsid w:val="0087716E"/>
    <w:rsid w:val="00877213"/>
    <w:rsid w:val="008772D4"/>
    <w:rsid w:val="008773C9"/>
    <w:rsid w:val="008773DD"/>
    <w:rsid w:val="008774A6"/>
    <w:rsid w:val="00877670"/>
    <w:rsid w:val="00877860"/>
    <w:rsid w:val="00877946"/>
    <w:rsid w:val="008779F1"/>
    <w:rsid w:val="00877B0F"/>
    <w:rsid w:val="00877D2E"/>
    <w:rsid w:val="00877DB8"/>
    <w:rsid w:val="00880034"/>
    <w:rsid w:val="00880064"/>
    <w:rsid w:val="00880133"/>
    <w:rsid w:val="008802AA"/>
    <w:rsid w:val="008802E0"/>
    <w:rsid w:val="00880390"/>
    <w:rsid w:val="00880451"/>
    <w:rsid w:val="00880467"/>
    <w:rsid w:val="00880542"/>
    <w:rsid w:val="00880716"/>
    <w:rsid w:val="00880809"/>
    <w:rsid w:val="00880835"/>
    <w:rsid w:val="0088085E"/>
    <w:rsid w:val="008808AD"/>
    <w:rsid w:val="00880AA1"/>
    <w:rsid w:val="00880AF5"/>
    <w:rsid w:val="00880B4D"/>
    <w:rsid w:val="00880B75"/>
    <w:rsid w:val="00880B86"/>
    <w:rsid w:val="00880DFE"/>
    <w:rsid w:val="00880FE3"/>
    <w:rsid w:val="00881134"/>
    <w:rsid w:val="008811A1"/>
    <w:rsid w:val="0088134A"/>
    <w:rsid w:val="00881354"/>
    <w:rsid w:val="0088135F"/>
    <w:rsid w:val="00881377"/>
    <w:rsid w:val="00881602"/>
    <w:rsid w:val="00881633"/>
    <w:rsid w:val="008816A8"/>
    <w:rsid w:val="008816F3"/>
    <w:rsid w:val="0088176E"/>
    <w:rsid w:val="0088182D"/>
    <w:rsid w:val="00881885"/>
    <w:rsid w:val="0088189C"/>
    <w:rsid w:val="008818C1"/>
    <w:rsid w:val="00881984"/>
    <w:rsid w:val="008819A8"/>
    <w:rsid w:val="008819B8"/>
    <w:rsid w:val="00881B2E"/>
    <w:rsid w:val="00881B37"/>
    <w:rsid w:val="00881C0A"/>
    <w:rsid w:val="00881C2D"/>
    <w:rsid w:val="00881D46"/>
    <w:rsid w:val="00881DFC"/>
    <w:rsid w:val="00881E3A"/>
    <w:rsid w:val="00882083"/>
    <w:rsid w:val="008820D2"/>
    <w:rsid w:val="008821CA"/>
    <w:rsid w:val="008821F3"/>
    <w:rsid w:val="00882273"/>
    <w:rsid w:val="008822BD"/>
    <w:rsid w:val="00882376"/>
    <w:rsid w:val="00882462"/>
    <w:rsid w:val="008825C2"/>
    <w:rsid w:val="00882840"/>
    <w:rsid w:val="0088286C"/>
    <w:rsid w:val="008828C6"/>
    <w:rsid w:val="00882952"/>
    <w:rsid w:val="008829C2"/>
    <w:rsid w:val="00882B3A"/>
    <w:rsid w:val="00882D53"/>
    <w:rsid w:val="00882DCF"/>
    <w:rsid w:val="00882E0C"/>
    <w:rsid w:val="00882E55"/>
    <w:rsid w:val="00882F96"/>
    <w:rsid w:val="00882FD0"/>
    <w:rsid w:val="00883004"/>
    <w:rsid w:val="008831D9"/>
    <w:rsid w:val="008832B9"/>
    <w:rsid w:val="00883301"/>
    <w:rsid w:val="008834B0"/>
    <w:rsid w:val="0088351B"/>
    <w:rsid w:val="0088355D"/>
    <w:rsid w:val="00883565"/>
    <w:rsid w:val="008836DC"/>
    <w:rsid w:val="0088372A"/>
    <w:rsid w:val="008838B4"/>
    <w:rsid w:val="00883A14"/>
    <w:rsid w:val="00883A86"/>
    <w:rsid w:val="00883B40"/>
    <w:rsid w:val="00883CEC"/>
    <w:rsid w:val="00883E26"/>
    <w:rsid w:val="00883F10"/>
    <w:rsid w:val="00883F7A"/>
    <w:rsid w:val="0088401B"/>
    <w:rsid w:val="0088428F"/>
    <w:rsid w:val="008842B3"/>
    <w:rsid w:val="00884397"/>
    <w:rsid w:val="00884556"/>
    <w:rsid w:val="00884561"/>
    <w:rsid w:val="0088461C"/>
    <w:rsid w:val="0088467F"/>
    <w:rsid w:val="008847D1"/>
    <w:rsid w:val="0088480C"/>
    <w:rsid w:val="0088493B"/>
    <w:rsid w:val="00884A6C"/>
    <w:rsid w:val="00884AC3"/>
    <w:rsid w:val="00884CD6"/>
    <w:rsid w:val="00884EA9"/>
    <w:rsid w:val="00884EE6"/>
    <w:rsid w:val="00884FCD"/>
    <w:rsid w:val="00885080"/>
    <w:rsid w:val="00885113"/>
    <w:rsid w:val="0088523F"/>
    <w:rsid w:val="00885299"/>
    <w:rsid w:val="00885458"/>
    <w:rsid w:val="008854C8"/>
    <w:rsid w:val="0088551B"/>
    <w:rsid w:val="008855E7"/>
    <w:rsid w:val="00885646"/>
    <w:rsid w:val="00885647"/>
    <w:rsid w:val="008857FE"/>
    <w:rsid w:val="008858AC"/>
    <w:rsid w:val="00885A19"/>
    <w:rsid w:val="00885A57"/>
    <w:rsid w:val="00885A9A"/>
    <w:rsid w:val="00885A9B"/>
    <w:rsid w:val="00885B9A"/>
    <w:rsid w:val="00885C42"/>
    <w:rsid w:val="00885D31"/>
    <w:rsid w:val="00885E06"/>
    <w:rsid w:val="00885E27"/>
    <w:rsid w:val="00885F10"/>
    <w:rsid w:val="00885F7E"/>
    <w:rsid w:val="00885FF5"/>
    <w:rsid w:val="00886100"/>
    <w:rsid w:val="0088625D"/>
    <w:rsid w:val="00886282"/>
    <w:rsid w:val="0088638E"/>
    <w:rsid w:val="00886428"/>
    <w:rsid w:val="0088645F"/>
    <w:rsid w:val="008864E5"/>
    <w:rsid w:val="00886554"/>
    <w:rsid w:val="008866A1"/>
    <w:rsid w:val="00886859"/>
    <w:rsid w:val="00886938"/>
    <w:rsid w:val="00886D2F"/>
    <w:rsid w:val="00886DC5"/>
    <w:rsid w:val="00886E52"/>
    <w:rsid w:val="00886F3D"/>
    <w:rsid w:val="008871FF"/>
    <w:rsid w:val="00887275"/>
    <w:rsid w:val="0088727D"/>
    <w:rsid w:val="0088733C"/>
    <w:rsid w:val="008873F9"/>
    <w:rsid w:val="0088746A"/>
    <w:rsid w:val="0088759A"/>
    <w:rsid w:val="008875A1"/>
    <w:rsid w:val="008878FA"/>
    <w:rsid w:val="00887953"/>
    <w:rsid w:val="00887BA6"/>
    <w:rsid w:val="00887C7E"/>
    <w:rsid w:val="00887D2D"/>
    <w:rsid w:val="00887D33"/>
    <w:rsid w:val="00887FB8"/>
    <w:rsid w:val="00890051"/>
    <w:rsid w:val="00890059"/>
    <w:rsid w:val="008900AF"/>
    <w:rsid w:val="008900B0"/>
    <w:rsid w:val="008900E2"/>
    <w:rsid w:val="0089037E"/>
    <w:rsid w:val="008904BD"/>
    <w:rsid w:val="008906F3"/>
    <w:rsid w:val="0089091A"/>
    <w:rsid w:val="00890951"/>
    <w:rsid w:val="00890956"/>
    <w:rsid w:val="00890A2B"/>
    <w:rsid w:val="00890C6F"/>
    <w:rsid w:val="00890DB7"/>
    <w:rsid w:val="00890E27"/>
    <w:rsid w:val="00890E94"/>
    <w:rsid w:val="00890F54"/>
    <w:rsid w:val="00890FD8"/>
    <w:rsid w:val="00891015"/>
    <w:rsid w:val="00891056"/>
    <w:rsid w:val="00891341"/>
    <w:rsid w:val="00891385"/>
    <w:rsid w:val="00891442"/>
    <w:rsid w:val="0089145C"/>
    <w:rsid w:val="00891572"/>
    <w:rsid w:val="008915DE"/>
    <w:rsid w:val="008915EA"/>
    <w:rsid w:val="008916CD"/>
    <w:rsid w:val="0089192B"/>
    <w:rsid w:val="0089199D"/>
    <w:rsid w:val="0089199F"/>
    <w:rsid w:val="008919AA"/>
    <w:rsid w:val="008919F1"/>
    <w:rsid w:val="00891A95"/>
    <w:rsid w:val="00891AFF"/>
    <w:rsid w:val="00891BB3"/>
    <w:rsid w:val="00891CA0"/>
    <w:rsid w:val="00891EB9"/>
    <w:rsid w:val="008925C1"/>
    <w:rsid w:val="008926AB"/>
    <w:rsid w:val="008927AC"/>
    <w:rsid w:val="008927E4"/>
    <w:rsid w:val="008928D1"/>
    <w:rsid w:val="00892939"/>
    <w:rsid w:val="00892E0D"/>
    <w:rsid w:val="00892F4D"/>
    <w:rsid w:val="00892FB6"/>
    <w:rsid w:val="00893013"/>
    <w:rsid w:val="00893269"/>
    <w:rsid w:val="00893297"/>
    <w:rsid w:val="0089331A"/>
    <w:rsid w:val="008933C0"/>
    <w:rsid w:val="008933D2"/>
    <w:rsid w:val="00893885"/>
    <w:rsid w:val="00893911"/>
    <w:rsid w:val="00893AC2"/>
    <w:rsid w:val="00893AD9"/>
    <w:rsid w:val="00893CA7"/>
    <w:rsid w:val="00893CC4"/>
    <w:rsid w:val="00893CE5"/>
    <w:rsid w:val="00893E49"/>
    <w:rsid w:val="00893F48"/>
    <w:rsid w:val="00893FA6"/>
    <w:rsid w:val="00893FB5"/>
    <w:rsid w:val="008941E4"/>
    <w:rsid w:val="0089432F"/>
    <w:rsid w:val="00894503"/>
    <w:rsid w:val="00894575"/>
    <w:rsid w:val="0089463D"/>
    <w:rsid w:val="008946D3"/>
    <w:rsid w:val="00894760"/>
    <w:rsid w:val="008947DD"/>
    <w:rsid w:val="00894820"/>
    <w:rsid w:val="008948DC"/>
    <w:rsid w:val="00894995"/>
    <w:rsid w:val="00894A92"/>
    <w:rsid w:val="00894BB5"/>
    <w:rsid w:val="00894BC4"/>
    <w:rsid w:val="00894C00"/>
    <w:rsid w:val="00894C8C"/>
    <w:rsid w:val="00894CC5"/>
    <w:rsid w:val="00894D21"/>
    <w:rsid w:val="00894D48"/>
    <w:rsid w:val="00894DA0"/>
    <w:rsid w:val="00894E57"/>
    <w:rsid w:val="00894E8B"/>
    <w:rsid w:val="008952A1"/>
    <w:rsid w:val="00895308"/>
    <w:rsid w:val="008955F3"/>
    <w:rsid w:val="008956AD"/>
    <w:rsid w:val="008956B2"/>
    <w:rsid w:val="00895838"/>
    <w:rsid w:val="008959F8"/>
    <w:rsid w:val="00895A26"/>
    <w:rsid w:val="00895A6D"/>
    <w:rsid w:val="00895B7E"/>
    <w:rsid w:val="00895BBE"/>
    <w:rsid w:val="00895CA0"/>
    <w:rsid w:val="00895E18"/>
    <w:rsid w:val="00895E80"/>
    <w:rsid w:val="00895FCC"/>
    <w:rsid w:val="008960CA"/>
    <w:rsid w:val="00896117"/>
    <w:rsid w:val="008961A6"/>
    <w:rsid w:val="0089621A"/>
    <w:rsid w:val="008962A9"/>
    <w:rsid w:val="008964A7"/>
    <w:rsid w:val="00896661"/>
    <w:rsid w:val="0089667C"/>
    <w:rsid w:val="008966EE"/>
    <w:rsid w:val="00896A08"/>
    <w:rsid w:val="00896A17"/>
    <w:rsid w:val="00896A69"/>
    <w:rsid w:val="00896A86"/>
    <w:rsid w:val="00896CE9"/>
    <w:rsid w:val="00896D6F"/>
    <w:rsid w:val="00896F11"/>
    <w:rsid w:val="00896F30"/>
    <w:rsid w:val="00896F45"/>
    <w:rsid w:val="008970D4"/>
    <w:rsid w:val="00897205"/>
    <w:rsid w:val="00897209"/>
    <w:rsid w:val="0089724D"/>
    <w:rsid w:val="00897328"/>
    <w:rsid w:val="00897365"/>
    <w:rsid w:val="008974AE"/>
    <w:rsid w:val="008974CB"/>
    <w:rsid w:val="00897533"/>
    <w:rsid w:val="00897628"/>
    <w:rsid w:val="00897688"/>
    <w:rsid w:val="00897732"/>
    <w:rsid w:val="00897811"/>
    <w:rsid w:val="0089787F"/>
    <w:rsid w:val="008978C0"/>
    <w:rsid w:val="008978E6"/>
    <w:rsid w:val="00897987"/>
    <w:rsid w:val="00897A4C"/>
    <w:rsid w:val="00897CE4"/>
    <w:rsid w:val="008A0410"/>
    <w:rsid w:val="008A04BC"/>
    <w:rsid w:val="008A0577"/>
    <w:rsid w:val="008A05AA"/>
    <w:rsid w:val="008A0744"/>
    <w:rsid w:val="008A0765"/>
    <w:rsid w:val="008A079E"/>
    <w:rsid w:val="008A0829"/>
    <w:rsid w:val="008A08D3"/>
    <w:rsid w:val="008A0931"/>
    <w:rsid w:val="008A09BE"/>
    <w:rsid w:val="008A0C81"/>
    <w:rsid w:val="008A0D75"/>
    <w:rsid w:val="008A0DE7"/>
    <w:rsid w:val="008A0E9F"/>
    <w:rsid w:val="008A0EFC"/>
    <w:rsid w:val="008A0F30"/>
    <w:rsid w:val="008A0FC1"/>
    <w:rsid w:val="008A1042"/>
    <w:rsid w:val="008A10E0"/>
    <w:rsid w:val="008A1182"/>
    <w:rsid w:val="008A120F"/>
    <w:rsid w:val="008A1350"/>
    <w:rsid w:val="008A13E9"/>
    <w:rsid w:val="008A142B"/>
    <w:rsid w:val="008A1453"/>
    <w:rsid w:val="008A14A4"/>
    <w:rsid w:val="008A1574"/>
    <w:rsid w:val="008A15C2"/>
    <w:rsid w:val="008A162E"/>
    <w:rsid w:val="008A1651"/>
    <w:rsid w:val="008A1837"/>
    <w:rsid w:val="008A18E8"/>
    <w:rsid w:val="008A1912"/>
    <w:rsid w:val="008A1A0F"/>
    <w:rsid w:val="008A1A52"/>
    <w:rsid w:val="008A1A7E"/>
    <w:rsid w:val="008A1A9F"/>
    <w:rsid w:val="008A1AE2"/>
    <w:rsid w:val="008A1B48"/>
    <w:rsid w:val="008A1C7A"/>
    <w:rsid w:val="008A1E46"/>
    <w:rsid w:val="008A2027"/>
    <w:rsid w:val="008A209C"/>
    <w:rsid w:val="008A2377"/>
    <w:rsid w:val="008A2443"/>
    <w:rsid w:val="008A24B4"/>
    <w:rsid w:val="008A24B7"/>
    <w:rsid w:val="008A24DA"/>
    <w:rsid w:val="008A25DA"/>
    <w:rsid w:val="008A275C"/>
    <w:rsid w:val="008A287E"/>
    <w:rsid w:val="008A2880"/>
    <w:rsid w:val="008A29D3"/>
    <w:rsid w:val="008A2A2E"/>
    <w:rsid w:val="008A2BF0"/>
    <w:rsid w:val="008A2BFA"/>
    <w:rsid w:val="008A2E00"/>
    <w:rsid w:val="008A2E52"/>
    <w:rsid w:val="008A2E55"/>
    <w:rsid w:val="008A2F55"/>
    <w:rsid w:val="008A3186"/>
    <w:rsid w:val="008A328B"/>
    <w:rsid w:val="008A3301"/>
    <w:rsid w:val="008A3360"/>
    <w:rsid w:val="008A338A"/>
    <w:rsid w:val="008A339E"/>
    <w:rsid w:val="008A3447"/>
    <w:rsid w:val="008A346A"/>
    <w:rsid w:val="008A34A3"/>
    <w:rsid w:val="008A34EF"/>
    <w:rsid w:val="008A3548"/>
    <w:rsid w:val="008A3592"/>
    <w:rsid w:val="008A383C"/>
    <w:rsid w:val="008A3974"/>
    <w:rsid w:val="008A39FB"/>
    <w:rsid w:val="008A3B9B"/>
    <w:rsid w:val="008A3C65"/>
    <w:rsid w:val="008A3C88"/>
    <w:rsid w:val="008A3D99"/>
    <w:rsid w:val="008A3F16"/>
    <w:rsid w:val="008A3F6C"/>
    <w:rsid w:val="008A3FB8"/>
    <w:rsid w:val="008A40D7"/>
    <w:rsid w:val="008A4327"/>
    <w:rsid w:val="008A433E"/>
    <w:rsid w:val="008A440C"/>
    <w:rsid w:val="008A444A"/>
    <w:rsid w:val="008A4A05"/>
    <w:rsid w:val="008A4A90"/>
    <w:rsid w:val="008A4BFE"/>
    <w:rsid w:val="008A4E15"/>
    <w:rsid w:val="008A4E1B"/>
    <w:rsid w:val="008A51CB"/>
    <w:rsid w:val="008A5215"/>
    <w:rsid w:val="008A5254"/>
    <w:rsid w:val="008A5299"/>
    <w:rsid w:val="008A5334"/>
    <w:rsid w:val="008A5343"/>
    <w:rsid w:val="008A5485"/>
    <w:rsid w:val="008A5516"/>
    <w:rsid w:val="008A5549"/>
    <w:rsid w:val="008A5857"/>
    <w:rsid w:val="008A58DE"/>
    <w:rsid w:val="008A58E4"/>
    <w:rsid w:val="008A5AB8"/>
    <w:rsid w:val="008A5B23"/>
    <w:rsid w:val="008A5B39"/>
    <w:rsid w:val="008A606C"/>
    <w:rsid w:val="008A6076"/>
    <w:rsid w:val="008A614A"/>
    <w:rsid w:val="008A632C"/>
    <w:rsid w:val="008A6393"/>
    <w:rsid w:val="008A6404"/>
    <w:rsid w:val="008A647D"/>
    <w:rsid w:val="008A64DA"/>
    <w:rsid w:val="008A65BB"/>
    <w:rsid w:val="008A698F"/>
    <w:rsid w:val="008A69C7"/>
    <w:rsid w:val="008A6A05"/>
    <w:rsid w:val="008A6A9C"/>
    <w:rsid w:val="008A6AA0"/>
    <w:rsid w:val="008A6B3D"/>
    <w:rsid w:val="008A6BC1"/>
    <w:rsid w:val="008A6C09"/>
    <w:rsid w:val="008A6E7F"/>
    <w:rsid w:val="008A707A"/>
    <w:rsid w:val="008A70F7"/>
    <w:rsid w:val="008A717E"/>
    <w:rsid w:val="008A7340"/>
    <w:rsid w:val="008A73B7"/>
    <w:rsid w:val="008A73C6"/>
    <w:rsid w:val="008A7712"/>
    <w:rsid w:val="008A788E"/>
    <w:rsid w:val="008A7A07"/>
    <w:rsid w:val="008A7A1A"/>
    <w:rsid w:val="008A7A45"/>
    <w:rsid w:val="008A7B55"/>
    <w:rsid w:val="008A7C64"/>
    <w:rsid w:val="008A7D50"/>
    <w:rsid w:val="008A7DCC"/>
    <w:rsid w:val="008A7E1F"/>
    <w:rsid w:val="008A7E69"/>
    <w:rsid w:val="008A7F2E"/>
    <w:rsid w:val="008A7FED"/>
    <w:rsid w:val="008B0267"/>
    <w:rsid w:val="008B03C3"/>
    <w:rsid w:val="008B043D"/>
    <w:rsid w:val="008B048E"/>
    <w:rsid w:val="008B0526"/>
    <w:rsid w:val="008B052B"/>
    <w:rsid w:val="008B0895"/>
    <w:rsid w:val="008B0972"/>
    <w:rsid w:val="008B0C2A"/>
    <w:rsid w:val="008B0CF2"/>
    <w:rsid w:val="008B0D6C"/>
    <w:rsid w:val="008B0DAD"/>
    <w:rsid w:val="008B0EB7"/>
    <w:rsid w:val="008B0EC0"/>
    <w:rsid w:val="008B0F94"/>
    <w:rsid w:val="008B1016"/>
    <w:rsid w:val="008B1127"/>
    <w:rsid w:val="008B1234"/>
    <w:rsid w:val="008B131D"/>
    <w:rsid w:val="008B13E1"/>
    <w:rsid w:val="008B13EC"/>
    <w:rsid w:val="008B1483"/>
    <w:rsid w:val="008B14F2"/>
    <w:rsid w:val="008B1604"/>
    <w:rsid w:val="008B174E"/>
    <w:rsid w:val="008B1784"/>
    <w:rsid w:val="008B18E4"/>
    <w:rsid w:val="008B1999"/>
    <w:rsid w:val="008B19BB"/>
    <w:rsid w:val="008B19D5"/>
    <w:rsid w:val="008B1A3C"/>
    <w:rsid w:val="008B1A94"/>
    <w:rsid w:val="008B1B60"/>
    <w:rsid w:val="008B1BB9"/>
    <w:rsid w:val="008B1D51"/>
    <w:rsid w:val="008B1F46"/>
    <w:rsid w:val="008B1F6A"/>
    <w:rsid w:val="008B20D4"/>
    <w:rsid w:val="008B20E8"/>
    <w:rsid w:val="008B20FF"/>
    <w:rsid w:val="008B2145"/>
    <w:rsid w:val="008B22DA"/>
    <w:rsid w:val="008B236E"/>
    <w:rsid w:val="008B2379"/>
    <w:rsid w:val="008B239E"/>
    <w:rsid w:val="008B23DB"/>
    <w:rsid w:val="008B2527"/>
    <w:rsid w:val="008B25A1"/>
    <w:rsid w:val="008B2618"/>
    <w:rsid w:val="008B26A3"/>
    <w:rsid w:val="008B26CD"/>
    <w:rsid w:val="008B2746"/>
    <w:rsid w:val="008B2872"/>
    <w:rsid w:val="008B2B0B"/>
    <w:rsid w:val="008B2B1C"/>
    <w:rsid w:val="008B2BD6"/>
    <w:rsid w:val="008B2C39"/>
    <w:rsid w:val="008B2C62"/>
    <w:rsid w:val="008B2D5D"/>
    <w:rsid w:val="008B2E86"/>
    <w:rsid w:val="008B3123"/>
    <w:rsid w:val="008B31A0"/>
    <w:rsid w:val="008B321E"/>
    <w:rsid w:val="008B330E"/>
    <w:rsid w:val="008B3487"/>
    <w:rsid w:val="008B35FB"/>
    <w:rsid w:val="008B3682"/>
    <w:rsid w:val="008B36C6"/>
    <w:rsid w:val="008B36F1"/>
    <w:rsid w:val="008B390F"/>
    <w:rsid w:val="008B3A66"/>
    <w:rsid w:val="008B3AA6"/>
    <w:rsid w:val="008B3AED"/>
    <w:rsid w:val="008B3BE1"/>
    <w:rsid w:val="008B3C8E"/>
    <w:rsid w:val="008B3CC1"/>
    <w:rsid w:val="008B3CCF"/>
    <w:rsid w:val="008B3EBE"/>
    <w:rsid w:val="008B4062"/>
    <w:rsid w:val="008B4066"/>
    <w:rsid w:val="008B4360"/>
    <w:rsid w:val="008B44D4"/>
    <w:rsid w:val="008B4532"/>
    <w:rsid w:val="008B4539"/>
    <w:rsid w:val="008B4560"/>
    <w:rsid w:val="008B4731"/>
    <w:rsid w:val="008B4841"/>
    <w:rsid w:val="008B48E8"/>
    <w:rsid w:val="008B4943"/>
    <w:rsid w:val="008B49AA"/>
    <w:rsid w:val="008B4A9F"/>
    <w:rsid w:val="008B4B45"/>
    <w:rsid w:val="008B4BD8"/>
    <w:rsid w:val="008B4C56"/>
    <w:rsid w:val="008B4C8D"/>
    <w:rsid w:val="008B4D04"/>
    <w:rsid w:val="008B4D72"/>
    <w:rsid w:val="008B4EC8"/>
    <w:rsid w:val="008B4F4D"/>
    <w:rsid w:val="008B4FAE"/>
    <w:rsid w:val="008B4FB9"/>
    <w:rsid w:val="008B505E"/>
    <w:rsid w:val="008B5060"/>
    <w:rsid w:val="008B50D1"/>
    <w:rsid w:val="008B527C"/>
    <w:rsid w:val="008B533D"/>
    <w:rsid w:val="008B534D"/>
    <w:rsid w:val="008B55B5"/>
    <w:rsid w:val="008B5A0E"/>
    <w:rsid w:val="008B5A2F"/>
    <w:rsid w:val="008B5A89"/>
    <w:rsid w:val="008B5BD0"/>
    <w:rsid w:val="008B5E6E"/>
    <w:rsid w:val="008B5EAA"/>
    <w:rsid w:val="008B5FEE"/>
    <w:rsid w:val="008B60CF"/>
    <w:rsid w:val="008B60F3"/>
    <w:rsid w:val="008B6164"/>
    <w:rsid w:val="008B61B6"/>
    <w:rsid w:val="008B62B4"/>
    <w:rsid w:val="008B63E3"/>
    <w:rsid w:val="008B6464"/>
    <w:rsid w:val="008B6579"/>
    <w:rsid w:val="008B662F"/>
    <w:rsid w:val="008B66C9"/>
    <w:rsid w:val="008B675F"/>
    <w:rsid w:val="008B6764"/>
    <w:rsid w:val="008B67E5"/>
    <w:rsid w:val="008B6953"/>
    <w:rsid w:val="008B6A62"/>
    <w:rsid w:val="008B6AA3"/>
    <w:rsid w:val="008B6C87"/>
    <w:rsid w:val="008B6D09"/>
    <w:rsid w:val="008B6DC3"/>
    <w:rsid w:val="008B6EE7"/>
    <w:rsid w:val="008B6EF0"/>
    <w:rsid w:val="008B701A"/>
    <w:rsid w:val="008B70CE"/>
    <w:rsid w:val="008B7192"/>
    <w:rsid w:val="008B732D"/>
    <w:rsid w:val="008B743C"/>
    <w:rsid w:val="008B7535"/>
    <w:rsid w:val="008B7649"/>
    <w:rsid w:val="008B76DF"/>
    <w:rsid w:val="008B77AC"/>
    <w:rsid w:val="008B77AF"/>
    <w:rsid w:val="008B77F1"/>
    <w:rsid w:val="008B78F7"/>
    <w:rsid w:val="008B7971"/>
    <w:rsid w:val="008B7A5A"/>
    <w:rsid w:val="008B7A89"/>
    <w:rsid w:val="008B7BB1"/>
    <w:rsid w:val="008B7C5A"/>
    <w:rsid w:val="008B7C8C"/>
    <w:rsid w:val="008B7CA8"/>
    <w:rsid w:val="008B7D40"/>
    <w:rsid w:val="008B7DE3"/>
    <w:rsid w:val="008B7E40"/>
    <w:rsid w:val="008B7EB7"/>
    <w:rsid w:val="008B7ED9"/>
    <w:rsid w:val="008C007E"/>
    <w:rsid w:val="008C01DE"/>
    <w:rsid w:val="008C0406"/>
    <w:rsid w:val="008C04CF"/>
    <w:rsid w:val="008C060F"/>
    <w:rsid w:val="008C0628"/>
    <w:rsid w:val="008C0670"/>
    <w:rsid w:val="008C0757"/>
    <w:rsid w:val="008C078C"/>
    <w:rsid w:val="008C0903"/>
    <w:rsid w:val="008C0B11"/>
    <w:rsid w:val="008C0CA9"/>
    <w:rsid w:val="008C0D72"/>
    <w:rsid w:val="008C0DDD"/>
    <w:rsid w:val="008C0E88"/>
    <w:rsid w:val="008C0F4E"/>
    <w:rsid w:val="008C0F58"/>
    <w:rsid w:val="008C1128"/>
    <w:rsid w:val="008C13DC"/>
    <w:rsid w:val="008C1491"/>
    <w:rsid w:val="008C1528"/>
    <w:rsid w:val="008C16F0"/>
    <w:rsid w:val="008C18F5"/>
    <w:rsid w:val="008C199A"/>
    <w:rsid w:val="008C19B9"/>
    <w:rsid w:val="008C19D1"/>
    <w:rsid w:val="008C1B59"/>
    <w:rsid w:val="008C1C10"/>
    <w:rsid w:val="008C1C79"/>
    <w:rsid w:val="008C1C80"/>
    <w:rsid w:val="008C1E63"/>
    <w:rsid w:val="008C1EB3"/>
    <w:rsid w:val="008C1F2E"/>
    <w:rsid w:val="008C2028"/>
    <w:rsid w:val="008C210E"/>
    <w:rsid w:val="008C225A"/>
    <w:rsid w:val="008C23ED"/>
    <w:rsid w:val="008C244D"/>
    <w:rsid w:val="008C24EE"/>
    <w:rsid w:val="008C26D9"/>
    <w:rsid w:val="008C2826"/>
    <w:rsid w:val="008C2865"/>
    <w:rsid w:val="008C2928"/>
    <w:rsid w:val="008C2946"/>
    <w:rsid w:val="008C29CE"/>
    <w:rsid w:val="008C2A2A"/>
    <w:rsid w:val="008C2AFF"/>
    <w:rsid w:val="008C2B0A"/>
    <w:rsid w:val="008C2B8F"/>
    <w:rsid w:val="008C2D03"/>
    <w:rsid w:val="008C2D32"/>
    <w:rsid w:val="008C2DE9"/>
    <w:rsid w:val="008C2E49"/>
    <w:rsid w:val="008C2F85"/>
    <w:rsid w:val="008C2F8B"/>
    <w:rsid w:val="008C3027"/>
    <w:rsid w:val="008C30C3"/>
    <w:rsid w:val="008C31BA"/>
    <w:rsid w:val="008C3362"/>
    <w:rsid w:val="008C33AF"/>
    <w:rsid w:val="008C3581"/>
    <w:rsid w:val="008C3642"/>
    <w:rsid w:val="008C376D"/>
    <w:rsid w:val="008C38DC"/>
    <w:rsid w:val="008C3974"/>
    <w:rsid w:val="008C3A08"/>
    <w:rsid w:val="008C3B5C"/>
    <w:rsid w:val="008C3C9E"/>
    <w:rsid w:val="008C3D69"/>
    <w:rsid w:val="008C3E27"/>
    <w:rsid w:val="008C3E62"/>
    <w:rsid w:val="008C4214"/>
    <w:rsid w:val="008C43DB"/>
    <w:rsid w:val="008C4459"/>
    <w:rsid w:val="008C44C7"/>
    <w:rsid w:val="008C4539"/>
    <w:rsid w:val="008C45BD"/>
    <w:rsid w:val="008C468E"/>
    <w:rsid w:val="008C474E"/>
    <w:rsid w:val="008C4758"/>
    <w:rsid w:val="008C4789"/>
    <w:rsid w:val="008C4837"/>
    <w:rsid w:val="008C4942"/>
    <w:rsid w:val="008C4986"/>
    <w:rsid w:val="008C4A21"/>
    <w:rsid w:val="008C4AEB"/>
    <w:rsid w:val="008C4C05"/>
    <w:rsid w:val="008C4D1B"/>
    <w:rsid w:val="008C5255"/>
    <w:rsid w:val="008C52C9"/>
    <w:rsid w:val="008C530F"/>
    <w:rsid w:val="008C53C0"/>
    <w:rsid w:val="008C5438"/>
    <w:rsid w:val="008C546B"/>
    <w:rsid w:val="008C56C1"/>
    <w:rsid w:val="008C5747"/>
    <w:rsid w:val="008C584E"/>
    <w:rsid w:val="008C5AA7"/>
    <w:rsid w:val="008C5AF4"/>
    <w:rsid w:val="008C5B76"/>
    <w:rsid w:val="008C5C98"/>
    <w:rsid w:val="008C5F65"/>
    <w:rsid w:val="008C6118"/>
    <w:rsid w:val="008C6145"/>
    <w:rsid w:val="008C6183"/>
    <w:rsid w:val="008C61CA"/>
    <w:rsid w:val="008C63C9"/>
    <w:rsid w:val="008C64D8"/>
    <w:rsid w:val="008C658B"/>
    <w:rsid w:val="008C66F8"/>
    <w:rsid w:val="008C67BD"/>
    <w:rsid w:val="008C67C5"/>
    <w:rsid w:val="008C681A"/>
    <w:rsid w:val="008C695E"/>
    <w:rsid w:val="008C6A59"/>
    <w:rsid w:val="008C6B3B"/>
    <w:rsid w:val="008C6BA6"/>
    <w:rsid w:val="008C6C4E"/>
    <w:rsid w:val="008C6DE8"/>
    <w:rsid w:val="008C6F78"/>
    <w:rsid w:val="008C6F87"/>
    <w:rsid w:val="008C6F99"/>
    <w:rsid w:val="008C6FC5"/>
    <w:rsid w:val="008C70E2"/>
    <w:rsid w:val="008C7285"/>
    <w:rsid w:val="008C735E"/>
    <w:rsid w:val="008C7632"/>
    <w:rsid w:val="008C7645"/>
    <w:rsid w:val="008C77B8"/>
    <w:rsid w:val="008C7853"/>
    <w:rsid w:val="008C791C"/>
    <w:rsid w:val="008C79D4"/>
    <w:rsid w:val="008C7A0B"/>
    <w:rsid w:val="008C7CC3"/>
    <w:rsid w:val="008C7D36"/>
    <w:rsid w:val="008C7DB7"/>
    <w:rsid w:val="008C7E3C"/>
    <w:rsid w:val="008C7F84"/>
    <w:rsid w:val="008D0028"/>
    <w:rsid w:val="008D007F"/>
    <w:rsid w:val="008D00BB"/>
    <w:rsid w:val="008D010A"/>
    <w:rsid w:val="008D0125"/>
    <w:rsid w:val="008D020D"/>
    <w:rsid w:val="008D0319"/>
    <w:rsid w:val="008D0339"/>
    <w:rsid w:val="008D0383"/>
    <w:rsid w:val="008D046F"/>
    <w:rsid w:val="008D05D0"/>
    <w:rsid w:val="008D05D3"/>
    <w:rsid w:val="008D0670"/>
    <w:rsid w:val="008D06BB"/>
    <w:rsid w:val="008D080F"/>
    <w:rsid w:val="008D0922"/>
    <w:rsid w:val="008D09AB"/>
    <w:rsid w:val="008D0A43"/>
    <w:rsid w:val="008D0AC0"/>
    <w:rsid w:val="008D0BA7"/>
    <w:rsid w:val="008D0C3B"/>
    <w:rsid w:val="008D0C42"/>
    <w:rsid w:val="008D0C78"/>
    <w:rsid w:val="008D0CC2"/>
    <w:rsid w:val="008D0D8E"/>
    <w:rsid w:val="008D0FDF"/>
    <w:rsid w:val="008D107F"/>
    <w:rsid w:val="008D113E"/>
    <w:rsid w:val="008D11FE"/>
    <w:rsid w:val="008D1305"/>
    <w:rsid w:val="008D13B2"/>
    <w:rsid w:val="008D1434"/>
    <w:rsid w:val="008D1459"/>
    <w:rsid w:val="008D1487"/>
    <w:rsid w:val="008D14B6"/>
    <w:rsid w:val="008D14F3"/>
    <w:rsid w:val="008D1616"/>
    <w:rsid w:val="008D1750"/>
    <w:rsid w:val="008D17E4"/>
    <w:rsid w:val="008D196A"/>
    <w:rsid w:val="008D1AA1"/>
    <w:rsid w:val="008D1BE0"/>
    <w:rsid w:val="008D1C26"/>
    <w:rsid w:val="008D1CD2"/>
    <w:rsid w:val="008D1E41"/>
    <w:rsid w:val="008D1E70"/>
    <w:rsid w:val="008D1F24"/>
    <w:rsid w:val="008D1F40"/>
    <w:rsid w:val="008D1F51"/>
    <w:rsid w:val="008D2001"/>
    <w:rsid w:val="008D20BD"/>
    <w:rsid w:val="008D24D8"/>
    <w:rsid w:val="008D2573"/>
    <w:rsid w:val="008D2A08"/>
    <w:rsid w:val="008D2A0C"/>
    <w:rsid w:val="008D2AAA"/>
    <w:rsid w:val="008D2BF5"/>
    <w:rsid w:val="008D2D6A"/>
    <w:rsid w:val="008D2ECA"/>
    <w:rsid w:val="008D2F30"/>
    <w:rsid w:val="008D2FC6"/>
    <w:rsid w:val="008D30FF"/>
    <w:rsid w:val="008D3112"/>
    <w:rsid w:val="008D3135"/>
    <w:rsid w:val="008D315F"/>
    <w:rsid w:val="008D330F"/>
    <w:rsid w:val="008D3347"/>
    <w:rsid w:val="008D335F"/>
    <w:rsid w:val="008D34F4"/>
    <w:rsid w:val="008D366F"/>
    <w:rsid w:val="008D370C"/>
    <w:rsid w:val="008D37FF"/>
    <w:rsid w:val="008D38BE"/>
    <w:rsid w:val="008D392F"/>
    <w:rsid w:val="008D3ADD"/>
    <w:rsid w:val="008D3B8A"/>
    <w:rsid w:val="008D3D00"/>
    <w:rsid w:val="008D3D76"/>
    <w:rsid w:val="008D3E64"/>
    <w:rsid w:val="008D3F8C"/>
    <w:rsid w:val="008D3FE8"/>
    <w:rsid w:val="008D40EA"/>
    <w:rsid w:val="008D4195"/>
    <w:rsid w:val="008D428C"/>
    <w:rsid w:val="008D42F0"/>
    <w:rsid w:val="008D4588"/>
    <w:rsid w:val="008D4594"/>
    <w:rsid w:val="008D45D8"/>
    <w:rsid w:val="008D45EB"/>
    <w:rsid w:val="008D46AD"/>
    <w:rsid w:val="008D49B6"/>
    <w:rsid w:val="008D4B82"/>
    <w:rsid w:val="008D4BB9"/>
    <w:rsid w:val="008D4D7F"/>
    <w:rsid w:val="008D4FE5"/>
    <w:rsid w:val="008D4FFB"/>
    <w:rsid w:val="008D5176"/>
    <w:rsid w:val="008D5192"/>
    <w:rsid w:val="008D526C"/>
    <w:rsid w:val="008D53C1"/>
    <w:rsid w:val="008D53C4"/>
    <w:rsid w:val="008D5618"/>
    <w:rsid w:val="008D56EF"/>
    <w:rsid w:val="008D56F8"/>
    <w:rsid w:val="008D571D"/>
    <w:rsid w:val="008D5819"/>
    <w:rsid w:val="008D5897"/>
    <w:rsid w:val="008D58F4"/>
    <w:rsid w:val="008D5ABA"/>
    <w:rsid w:val="008D5B17"/>
    <w:rsid w:val="008D5B6E"/>
    <w:rsid w:val="008D5E4E"/>
    <w:rsid w:val="008D5F17"/>
    <w:rsid w:val="008D5F1C"/>
    <w:rsid w:val="008D5F77"/>
    <w:rsid w:val="008D6094"/>
    <w:rsid w:val="008D6133"/>
    <w:rsid w:val="008D6258"/>
    <w:rsid w:val="008D625D"/>
    <w:rsid w:val="008D6368"/>
    <w:rsid w:val="008D6390"/>
    <w:rsid w:val="008D64A0"/>
    <w:rsid w:val="008D65B9"/>
    <w:rsid w:val="008D67CC"/>
    <w:rsid w:val="008D697D"/>
    <w:rsid w:val="008D6A14"/>
    <w:rsid w:val="008D6B62"/>
    <w:rsid w:val="008D6C06"/>
    <w:rsid w:val="008D6E64"/>
    <w:rsid w:val="008D7141"/>
    <w:rsid w:val="008D72A4"/>
    <w:rsid w:val="008D72B9"/>
    <w:rsid w:val="008D72F2"/>
    <w:rsid w:val="008D75AB"/>
    <w:rsid w:val="008D75BA"/>
    <w:rsid w:val="008D7692"/>
    <w:rsid w:val="008D76C8"/>
    <w:rsid w:val="008D76E6"/>
    <w:rsid w:val="008D7732"/>
    <w:rsid w:val="008D78F9"/>
    <w:rsid w:val="008D7A23"/>
    <w:rsid w:val="008D7A6A"/>
    <w:rsid w:val="008D7B6B"/>
    <w:rsid w:val="008D7BB8"/>
    <w:rsid w:val="008D7CA0"/>
    <w:rsid w:val="008D7D80"/>
    <w:rsid w:val="008D7DE0"/>
    <w:rsid w:val="008D7F58"/>
    <w:rsid w:val="008E07E1"/>
    <w:rsid w:val="008E0B16"/>
    <w:rsid w:val="008E0BF0"/>
    <w:rsid w:val="008E0EC7"/>
    <w:rsid w:val="008E0FE8"/>
    <w:rsid w:val="008E100D"/>
    <w:rsid w:val="008E10BE"/>
    <w:rsid w:val="008E1122"/>
    <w:rsid w:val="008E1163"/>
    <w:rsid w:val="008E15DF"/>
    <w:rsid w:val="008E164B"/>
    <w:rsid w:val="008E168B"/>
    <w:rsid w:val="008E1691"/>
    <w:rsid w:val="008E16F8"/>
    <w:rsid w:val="008E179B"/>
    <w:rsid w:val="008E1810"/>
    <w:rsid w:val="008E1919"/>
    <w:rsid w:val="008E19C8"/>
    <w:rsid w:val="008E1AB9"/>
    <w:rsid w:val="008E1B06"/>
    <w:rsid w:val="008E1CEC"/>
    <w:rsid w:val="008E1D4B"/>
    <w:rsid w:val="008E1F35"/>
    <w:rsid w:val="008E210A"/>
    <w:rsid w:val="008E21DA"/>
    <w:rsid w:val="008E23C4"/>
    <w:rsid w:val="008E23D0"/>
    <w:rsid w:val="008E24D2"/>
    <w:rsid w:val="008E256A"/>
    <w:rsid w:val="008E2571"/>
    <w:rsid w:val="008E25C8"/>
    <w:rsid w:val="008E266F"/>
    <w:rsid w:val="008E26D6"/>
    <w:rsid w:val="008E26FF"/>
    <w:rsid w:val="008E27C0"/>
    <w:rsid w:val="008E29A7"/>
    <w:rsid w:val="008E2A04"/>
    <w:rsid w:val="008E2B7A"/>
    <w:rsid w:val="008E2C28"/>
    <w:rsid w:val="008E2D77"/>
    <w:rsid w:val="008E2E3D"/>
    <w:rsid w:val="008E2F18"/>
    <w:rsid w:val="008E2F1F"/>
    <w:rsid w:val="008E2FB2"/>
    <w:rsid w:val="008E2FCE"/>
    <w:rsid w:val="008E30C0"/>
    <w:rsid w:val="008E30FE"/>
    <w:rsid w:val="008E3141"/>
    <w:rsid w:val="008E3154"/>
    <w:rsid w:val="008E31E8"/>
    <w:rsid w:val="008E3212"/>
    <w:rsid w:val="008E3244"/>
    <w:rsid w:val="008E3249"/>
    <w:rsid w:val="008E329E"/>
    <w:rsid w:val="008E32EB"/>
    <w:rsid w:val="008E33F1"/>
    <w:rsid w:val="008E342B"/>
    <w:rsid w:val="008E3560"/>
    <w:rsid w:val="008E35AF"/>
    <w:rsid w:val="008E36D0"/>
    <w:rsid w:val="008E3723"/>
    <w:rsid w:val="008E37B2"/>
    <w:rsid w:val="008E3927"/>
    <w:rsid w:val="008E39BC"/>
    <w:rsid w:val="008E3A54"/>
    <w:rsid w:val="008E3AA1"/>
    <w:rsid w:val="008E3B50"/>
    <w:rsid w:val="008E3B88"/>
    <w:rsid w:val="008E3BCE"/>
    <w:rsid w:val="008E41CA"/>
    <w:rsid w:val="008E4254"/>
    <w:rsid w:val="008E4263"/>
    <w:rsid w:val="008E43F6"/>
    <w:rsid w:val="008E4535"/>
    <w:rsid w:val="008E45F2"/>
    <w:rsid w:val="008E46C1"/>
    <w:rsid w:val="008E4716"/>
    <w:rsid w:val="008E48C0"/>
    <w:rsid w:val="008E4938"/>
    <w:rsid w:val="008E4A9D"/>
    <w:rsid w:val="008E4B24"/>
    <w:rsid w:val="008E4C95"/>
    <w:rsid w:val="008E4CB0"/>
    <w:rsid w:val="008E4E28"/>
    <w:rsid w:val="008E4E29"/>
    <w:rsid w:val="008E504C"/>
    <w:rsid w:val="008E50D1"/>
    <w:rsid w:val="008E510A"/>
    <w:rsid w:val="008E5492"/>
    <w:rsid w:val="008E555D"/>
    <w:rsid w:val="008E5605"/>
    <w:rsid w:val="008E578D"/>
    <w:rsid w:val="008E58DD"/>
    <w:rsid w:val="008E5946"/>
    <w:rsid w:val="008E5B1F"/>
    <w:rsid w:val="008E5CFB"/>
    <w:rsid w:val="008E5E77"/>
    <w:rsid w:val="008E5E7A"/>
    <w:rsid w:val="008E6013"/>
    <w:rsid w:val="008E614D"/>
    <w:rsid w:val="008E631A"/>
    <w:rsid w:val="008E6322"/>
    <w:rsid w:val="008E63D9"/>
    <w:rsid w:val="008E654F"/>
    <w:rsid w:val="008E6604"/>
    <w:rsid w:val="008E6654"/>
    <w:rsid w:val="008E66D0"/>
    <w:rsid w:val="008E67A3"/>
    <w:rsid w:val="008E67DF"/>
    <w:rsid w:val="008E6A20"/>
    <w:rsid w:val="008E6B72"/>
    <w:rsid w:val="008E6B7B"/>
    <w:rsid w:val="008E6BB1"/>
    <w:rsid w:val="008E6C20"/>
    <w:rsid w:val="008E6C38"/>
    <w:rsid w:val="008E6CBE"/>
    <w:rsid w:val="008E6D1F"/>
    <w:rsid w:val="008E6D97"/>
    <w:rsid w:val="008E6DAF"/>
    <w:rsid w:val="008E6ED7"/>
    <w:rsid w:val="008E6F0A"/>
    <w:rsid w:val="008E7036"/>
    <w:rsid w:val="008E7088"/>
    <w:rsid w:val="008E712E"/>
    <w:rsid w:val="008E71A2"/>
    <w:rsid w:val="008E71CF"/>
    <w:rsid w:val="008E71FC"/>
    <w:rsid w:val="008E7278"/>
    <w:rsid w:val="008E74B5"/>
    <w:rsid w:val="008E74D3"/>
    <w:rsid w:val="008E76E6"/>
    <w:rsid w:val="008E76E7"/>
    <w:rsid w:val="008E76F7"/>
    <w:rsid w:val="008E7746"/>
    <w:rsid w:val="008E78A3"/>
    <w:rsid w:val="008E796C"/>
    <w:rsid w:val="008E7A7D"/>
    <w:rsid w:val="008E7AFA"/>
    <w:rsid w:val="008E7BD4"/>
    <w:rsid w:val="008E7CB6"/>
    <w:rsid w:val="008E7DF7"/>
    <w:rsid w:val="008E7F44"/>
    <w:rsid w:val="008E7F7A"/>
    <w:rsid w:val="008F00BC"/>
    <w:rsid w:val="008F015C"/>
    <w:rsid w:val="008F01A0"/>
    <w:rsid w:val="008F04CC"/>
    <w:rsid w:val="008F069F"/>
    <w:rsid w:val="008F0A5C"/>
    <w:rsid w:val="008F0D44"/>
    <w:rsid w:val="008F0E35"/>
    <w:rsid w:val="008F0E3E"/>
    <w:rsid w:val="008F0F32"/>
    <w:rsid w:val="008F0F9D"/>
    <w:rsid w:val="008F0FFD"/>
    <w:rsid w:val="008F1046"/>
    <w:rsid w:val="008F110B"/>
    <w:rsid w:val="008F11ED"/>
    <w:rsid w:val="008F132D"/>
    <w:rsid w:val="008F1437"/>
    <w:rsid w:val="008F1440"/>
    <w:rsid w:val="008F1553"/>
    <w:rsid w:val="008F158F"/>
    <w:rsid w:val="008F1766"/>
    <w:rsid w:val="008F1787"/>
    <w:rsid w:val="008F189C"/>
    <w:rsid w:val="008F18DF"/>
    <w:rsid w:val="008F196D"/>
    <w:rsid w:val="008F1B46"/>
    <w:rsid w:val="008F1E33"/>
    <w:rsid w:val="008F1EB3"/>
    <w:rsid w:val="008F216B"/>
    <w:rsid w:val="008F2311"/>
    <w:rsid w:val="008F2401"/>
    <w:rsid w:val="008F25D0"/>
    <w:rsid w:val="008F25D7"/>
    <w:rsid w:val="008F27AD"/>
    <w:rsid w:val="008F27D3"/>
    <w:rsid w:val="008F2BC0"/>
    <w:rsid w:val="008F2C99"/>
    <w:rsid w:val="008F2D29"/>
    <w:rsid w:val="008F2DF1"/>
    <w:rsid w:val="008F301F"/>
    <w:rsid w:val="008F317F"/>
    <w:rsid w:val="008F319A"/>
    <w:rsid w:val="008F3273"/>
    <w:rsid w:val="008F330C"/>
    <w:rsid w:val="008F3340"/>
    <w:rsid w:val="008F352B"/>
    <w:rsid w:val="008F3601"/>
    <w:rsid w:val="008F3A08"/>
    <w:rsid w:val="008F3A59"/>
    <w:rsid w:val="008F3AFE"/>
    <w:rsid w:val="008F3C23"/>
    <w:rsid w:val="008F3D49"/>
    <w:rsid w:val="008F3DB7"/>
    <w:rsid w:val="008F3DE6"/>
    <w:rsid w:val="008F3F6E"/>
    <w:rsid w:val="008F4180"/>
    <w:rsid w:val="008F41A2"/>
    <w:rsid w:val="008F41D1"/>
    <w:rsid w:val="008F42AD"/>
    <w:rsid w:val="008F42BA"/>
    <w:rsid w:val="008F42E7"/>
    <w:rsid w:val="008F4618"/>
    <w:rsid w:val="008F46FD"/>
    <w:rsid w:val="008F4A4A"/>
    <w:rsid w:val="008F4B89"/>
    <w:rsid w:val="008F4CEA"/>
    <w:rsid w:val="008F4D07"/>
    <w:rsid w:val="008F4D23"/>
    <w:rsid w:val="008F4F2C"/>
    <w:rsid w:val="008F4FF9"/>
    <w:rsid w:val="008F5011"/>
    <w:rsid w:val="008F503D"/>
    <w:rsid w:val="008F50C9"/>
    <w:rsid w:val="008F524B"/>
    <w:rsid w:val="008F5252"/>
    <w:rsid w:val="008F5263"/>
    <w:rsid w:val="008F5477"/>
    <w:rsid w:val="008F55A3"/>
    <w:rsid w:val="008F5723"/>
    <w:rsid w:val="008F574B"/>
    <w:rsid w:val="008F5926"/>
    <w:rsid w:val="008F59F9"/>
    <w:rsid w:val="008F5A59"/>
    <w:rsid w:val="008F5A61"/>
    <w:rsid w:val="008F5B07"/>
    <w:rsid w:val="008F5B26"/>
    <w:rsid w:val="008F5D7B"/>
    <w:rsid w:val="008F5EC2"/>
    <w:rsid w:val="008F5F46"/>
    <w:rsid w:val="008F5F53"/>
    <w:rsid w:val="008F5F5A"/>
    <w:rsid w:val="008F5F83"/>
    <w:rsid w:val="008F6019"/>
    <w:rsid w:val="008F609C"/>
    <w:rsid w:val="008F612C"/>
    <w:rsid w:val="008F6170"/>
    <w:rsid w:val="008F6208"/>
    <w:rsid w:val="008F6425"/>
    <w:rsid w:val="008F64F8"/>
    <w:rsid w:val="008F65F4"/>
    <w:rsid w:val="008F666F"/>
    <w:rsid w:val="008F677B"/>
    <w:rsid w:val="008F68E8"/>
    <w:rsid w:val="008F6AA2"/>
    <w:rsid w:val="008F6B1D"/>
    <w:rsid w:val="008F6B39"/>
    <w:rsid w:val="008F6B88"/>
    <w:rsid w:val="008F6BA3"/>
    <w:rsid w:val="008F6C2E"/>
    <w:rsid w:val="008F6CA3"/>
    <w:rsid w:val="008F6E20"/>
    <w:rsid w:val="008F6E48"/>
    <w:rsid w:val="008F6E51"/>
    <w:rsid w:val="008F7008"/>
    <w:rsid w:val="008F70B9"/>
    <w:rsid w:val="008F70C5"/>
    <w:rsid w:val="008F70E9"/>
    <w:rsid w:val="008F719D"/>
    <w:rsid w:val="008F71FE"/>
    <w:rsid w:val="008F7294"/>
    <w:rsid w:val="008F733E"/>
    <w:rsid w:val="008F7464"/>
    <w:rsid w:val="008F74BB"/>
    <w:rsid w:val="008F750F"/>
    <w:rsid w:val="008F7537"/>
    <w:rsid w:val="008F76DD"/>
    <w:rsid w:val="008F772A"/>
    <w:rsid w:val="008F775D"/>
    <w:rsid w:val="008F781C"/>
    <w:rsid w:val="008F7977"/>
    <w:rsid w:val="008F79B3"/>
    <w:rsid w:val="008F7CC6"/>
    <w:rsid w:val="008F7DB7"/>
    <w:rsid w:val="008F7DE7"/>
    <w:rsid w:val="008F7E37"/>
    <w:rsid w:val="008F7E81"/>
    <w:rsid w:val="008F7F9C"/>
    <w:rsid w:val="00900000"/>
    <w:rsid w:val="00900053"/>
    <w:rsid w:val="009000E1"/>
    <w:rsid w:val="009001B7"/>
    <w:rsid w:val="0090025D"/>
    <w:rsid w:val="00900294"/>
    <w:rsid w:val="009002EE"/>
    <w:rsid w:val="00900353"/>
    <w:rsid w:val="00900382"/>
    <w:rsid w:val="009003F9"/>
    <w:rsid w:val="009004B0"/>
    <w:rsid w:val="00900544"/>
    <w:rsid w:val="00900665"/>
    <w:rsid w:val="009007AF"/>
    <w:rsid w:val="00900860"/>
    <w:rsid w:val="00900B45"/>
    <w:rsid w:val="00900B5C"/>
    <w:rsid w:val="00900C31"/>
    <w:rsid w:val="00900E4A"/>
    <w:rsid w:val="00900E96"/>
    <w:rsid w:val="00900EED"/>
    <w:rsid w:val="00900F7A"/>
    <w:rsid w:val="0090102B"/>
    <w:rsid w:val="009010B2"/>
    <w:rsid w:val="0090110A"/>
    <w:rsid w:val="0090110B"/>
    <w:rsid w:val="00901226"/>
    <w:rsid w:val="00901237"/>
    <w:rsid w:val="00901272"/>
    <w:rsid w:val="009012A7"/>
    <w:rsid w:val="009012AF"/>
    <w:rsid w:val="0090130F"/>
    <w:rsid w:val="009016E5"/>
    <w:rsid w:val="00901807"/>
    <w:rsid w:val="00901816"/>
    <w:rsid w:val="009018AF"/>
    <w:rsid w:val="00901B81"/>
    <w:rsid w:val="00901C16"/>
    <w:rsid w:val="00901C7A"/>
    <w:rsid w:val="00901CCA"/>
    <w:rsid w:val="00901CE2"/>
    <w:rsid w:val="00901E4E"/>
    <w:rsid w:val="00901E72"/>
    <w:rsid w:val="00901EA5"/>
    <w:rsid w:val="00901EA8"/>
    <w:rsid w:val="009020F5"/>
    <w:rsid w:val="00902105"/>
    <w:rsid w:val="0090213B"/>
    <w:rsid w:val="009021BE"/>
    <w:rsid w:val="0090229E"/>
    <w:rsid w:val="009022C0"/>
    <w:rsid w:val="009023BD"/>
    <w:rsid w:val="00902663"/>
    <w:rsid w:val="00902CCC"/>
    <w:rsid w:val="00902E46"/>
    <w:rsid w:val="00902E5E"/>
    <w:rsid w:val="00902F84"/>
    <w:rsid w:val="00903183"/>
    <w:rsid w:val="009032A6"/>
    <w:rsid w:val="009033C7"/>
    <w:rsid w:val="0090343C"/>
    <w:rsid w:val="009034EC"/>
    <w:rsid w:val="009034F6"/>
    <w:rsid w:val="00903582"/>
    <w:rsid w:val="0090359F"/>
    <w:rsid w:val="009035B0"/>
    <w:rsid w:val="00903691"/>
    <w:rsid w:val="009037DC"/>
    <w:rsid w:val="00903843"/>
    <w:rsid w:val="00903874"/>
    <w:rsid w:val="009039A4"/>
    <w:rsid w:val="00903B7A"/>
    <w:rsid w:val="00903C54"/>
    <w:rsid w:val="00903DFD"/>
    <w:rsid w:val="00903F01"/>
    <w:rsid w:val="0090407F"/>
    <w:rsid w:val="009040C8"/>
    <w:rsid w:val="009041AC"/>
    <w:rsid w:val="009041C9"/>
    <w:rsid w:val="0090422B"/>
    <w:rsid w:val="0090426A"/>
    <w:rsid w:val="00904271"/>
    <w:rsid w:val="009044FA"/>
    <w:rsid w:val="00904514"/>
    <w:rsid w:val="009045AC"/>
    <w:rsid w:val="00904679"/>
    <w:rsid w:val="009046CA"/>
    <w:rsid w:val="00904A8D"/>
    <w:rsid w:val="00904BC4"/>
    <w:rsid w:val="00904BD0"/>
    <w:rsid w:val="00904DC8"/>
    <w:rsid w:val="00904E35"/>
    <w:rsid w:val="00904ED7"/>
    <w:rsid w:val="00904F15"/>
    <w:rsid w:val="00904FFB"/>
    <w:rsid w:val="00905056"/>
    <w:rsid w:val="009051F0"/>
    <w:rsid w:val="009051F9"/>
    <w:rsid w:val="009052B9"/>
    <w:rsid w:val="0090544C"/>
    <w:rsid w:val="009054A0"/>
    <w:rsid w:val="00905647"/>
    <w:rsid w:val="0090569E"/>
    <w:rsid w:val="00905849"/>
    <w:rsid w:val="009058D8"/>
    <w:rsid w:val="00905A5B"/>
    <w:rsid w:val="00905E87"/>
    <w:rsid w:val="00905EAA"/>
    <w:rsid w:val="00905EC9"/>
    <w:rsid w:val="00905F48"/>
    <w:rsid w:val="009060E7"/>
    <w:rsid w:val="009060EC"/>
    <w:rsid w:val="00906144"/>
    <w:rsid w:val="00906183"/>
    <w:rsid w:val="009065B3"/>
    <w:rsid w:val="00906692"/>
    <w:rsid w:val="00906777"/>
    <w:rsid w:val="00906B88"/>
    <w:rsid w:val="00906C15"/>
    <w:rsid w:val="00906C9E"/>
    <w:rsid w:val="00906CC8"/>
    <w:rsid w:val="00906D67"/>
    <w:rsid w:val="00906DDE"/>
    <w:rsid w:val="00906E68"/>
    <w:rsid w:val="00906F06"/>
    <w:rsid w:val="00906FAC"/>
    <w:rsid w:val="0090706B"/>
    <w:rsid w:val="009070AF"/>
    <w:rsid w:val="00907129"/>
    <w:rsid w:val="009072ED"/>
    <w:rsid w:val="00907313"/>
    <w:rsid w:val="0090749A"/>
    <w:rsid w:val="00907593"/>
    <w:rsid w:val="0090762D"/>
    <w:rsid w:val="00907877"/>
    <w:rsid w:val="009079C5"/>
    <w:rsid w:val="00907C13"/>
    <w:rsid w:val="00907CAC"/>
    <w:rsid w:val="00907CEC"/>
    <w:rsid w:val="00907DAA"/>
    <w:rsid w:val="00907E1B"/>
    <w:rsid w:val="00907E2C"/>
    <w:rsid w:val="00907E38"/>
    <w:rsid w:val="00907EEC"/>
    <w:rsid w:val="00907FAA"/>
    <w:rsid w:val="0091028D"/>
    <w:rsid w:val="00910474"/>
    <w:rsid w:val="009105B4"/>
    <w:rsid w:val="009106C3"/>
    <w:rsid w:val="00910734"/>
    <w:rsid w:val="00910796"/>
    <w:rsid w:val="00910823"/>
    <w:rsid w:val="0091095E"/>
    <w:rsid w:val="009109E2"/>
    <w:rsid w:val="00910C29"/>
    <w:rsid w:val="00910D2F"/>
    <w:rsid w:val="00910D52"/>
    <w:rsid w:val="00910D5F"/>
    <w:rsid w:val="00910D74"/>
    <w:rsid w:val="00910E40"/>
    <w:rsid w:val="00910E55"/>
    <w:rsid w:val="00910E91"/>
    <w:rsid w:val="00910EA7"/>
    <w:rsid w:val="00910F12"/>
    <w:rsid w:val="00910F3E"/>
    <w:rsid w:val="00911103"/>
    <w:rsid w:val="009112E0"/>
    <w:rsid w:val="00911396"/>
    <w:rsid w:val="009115D8"/>
    <w:rsid w:val="00911754"/>
    <w:rsid w:val="0091184C"/>
    <w:rsid w:val="009118BF"/>
    <w:rsid w:val="009119EE"/>
    <w:rsid w:val="00911A1F"/>
    <w:rsid w:val="00911AFB"/>
    <w:rsid w:val="00911B58"/>
    <w:rsid w:val="00911BEE"/>
    <w:rsid w:val="00911CBB"/>
    <w:rsid w:val="00911D05"/>
    <w:rsid w:val="00911E55"/>
    <w:rsid w:val="00911F6E"/>
    <w:rsid w:val="00912052"/>
    <w:rsid w:val="00912063"/>
    <w:rsid w:val="00912082"/>
    <w:rsid w:val="00912126"/>
    <w:rsid w:val="0091224B"/>
    <w:rsid w:val="0091229F"/>
    <w:rsid w:val="00912344"/>
    <w:rsid w:val="00912357"/>
    <w:rsid w:val="00912472"/>
    <w:rsid w:val="0091247F"/>
    <w:rsid w:val="00912491"/>
    <w:rsid w:val="0091252C"/>
    <w:rsid w:val="0091252D"/>
    <w:rsid w:val="009125F9"/>
    <w:rsid w:val="009129A7"/>
    <w:rsid w:val="00912A50"/>
    <w:rsid w:val="00912AE3"/>
    <w:rsid w:val="00912AF4"/>
    <w:rsid w:val="00912C85"/>
    <w:rsid w:val="00912CBA"/>
    <w:rsid w:val="00912CFA"/>
    <w:rsid w:val="00912D59"/>
    <w:rsid w:val="00912D89"/>
    <w:rsid w:val="00912EBE"/>
    <w:rsid w:val="00912F6D"/>
    <w:rsid w:val="00913015"/>
    <w:rsid w:val="00913069"/>
    <w:rsid w:val="009130EB"/>
    <w:rsid w:val="0091340C"/>
    <w:rsid w:val="009134C1"/>
    <w:rsid w:val="00913663"/>
    <w:rsid w:val="0091369D"/>
    <w:rsid w:val="009136ED"/>
    <w:rsid w:val="00913775"/>
    <w:rsid w:val="00913782"/>
    <w:rsid w:val="009138CD"/>
    <w:rsid w:val="00913939"/>
    <w:rsid w:val="00913AA7"/>
    <w:rsid w:val="00913CB6"/>
    <w:rsid w:val="00913CC5"/>
    <w:rsid w:val="00913D53"/>
    <w:rsid w:val="00913E2A"/>
    <w:rsid w:val="00913E54"/>
    <w:rsid w:val="00913EF3"/>
    <w:rsid w:val="00913EFD"/>
    <w:rsid w:val="0091404D"/>
    <w:rsid w:val="00914384"/>
    <w:rsid w:val="00914398"/>
    <w:rsid w:val="009144BD"/>
    <w:rsid w:val="0091457D"/>
    <w:rsid w:val="00914724"/>
    <w:rsid w:val="00914762"/>
    <w:rsid w:val="0091476E"/>
    <w:rsid w:val="009148D9"/>
    <w:rsid w:val="009149E8"/>
    <w:rsid w:val="00914AF4"/>
    <w:rsid w:val="00914BA8"/>
    <w:rsid w:val="00914F1C"/>
    <w:rsid w:val="00915096"/>
    <w:rsid w:val="0091517E"/>
    <w:rsid w:val="0091519E"/>
    <w:rsid w:val="00915274"/>
    <w:rsid w:val="009152B2"/>
    <w:rsid w:val="009152B4"/>
    <w:rsid w:val="0091546C"/>
    <w:rsid w:val="00915751"/>
    <w:rsid w:val="009157A4"/>
    <w:rsid w:val="009157F9"/>
    <w:rsid w:val="0091586B"/>
    <w:rsid w:val="00915935"/>
    <w:rsid w:val="0091599D"/>
    <w:rsid w:val="00915BF9"/>
    <w:rsid w:val="00916003"/>
    <w:rsid w:val="0091617B"/>
    <w:rsid w:val="00916201"/>
    <w:rsid w:val="00916309"/>
    <w:rsid w:val="00916430"/>
    <w:rsid w:val="0091646A"/>
    <w:rsid w:val="0091649F"/>
    <w:rsid w:val="009165BA"/>
    <w:rsid w:val="00916664"/>
    <w:rsid w:val="0091667E"/>
    <w:rsid w:val="009166C3"/>
    <w:rsid w:val="009166C8"/>
    <w:rsid w:val="00916899"/>
    <w:rsid w:val="00916927"/>
    <w:rsid w:val="00916965"/>
    <w:rsid w:val="00916B1F"/>
    <w:rsid w:val="00916BD3"/>
    <w:rsid w:val="00916CD5"/>
    <w:rsid w:val="00916D62"/>
    <w:rsid w:val="00916DD4"/>
    <w:rsid w:val="00916E11"/>
    <w:rsid w:val="00916F33"/>
    <w:rsid w:val="00916FA6"/>
    <w:rsid w:val="00916FF1"/>
    <w:rsid w:val="00917069"/>
    <w:rsid w:val="0091743B"/>
    <w:rsid w:val="0091747D"/>
    <w:rsid w:val="009174A2"/>
    <w:rsid w:val="0091753B"/>
    <w:rsid w:val="009175BB"/>
    <w:rsid w:val="00917731"/>
    <w:rsid w:val="0091788D"/>
    <w:rsid w:val="00917A8D"/>
    <w:rsid w:val="00917ADC"/>
    <w:rsid w:val="00917BFA"/>
    <w:rsid w:val="00917CAF"/>
    <w:rsid w:val="00917D13"/>
    <w:rsid w:val="00917F1C"/>
    <w:rsid w:val="009200AD"/>
    <w:rsid w:val="00920338"/>
    <w:rsid w:val="009203B3"/>
    <w:rsid w:val="00920459"/>
    <w:rsid w:val="00920482"/>
    <w:rsid w:val="00920591"/>
    <w:rsid w:val="00920594"/>
    <w:rsid w:val="009205BA"/>
    <w:rsid w:val="009207BD"/>
    <w:rsid w:val="009207EB"/>
    <w:rsid w:val="00920839"/>
    <w:rsid w:val="00920E94"/>
    <w:rsid w:val="00920F25"/>
    <w:rsid w:val="00920FB7"/>
    <w:rsid w:val="00921043"/>
    <w:rsid w:val="009211DB"/>
    <w:rsid w:val="00921230"/>
    <w:rsid w:val="009212D1"/>
    <w:rsid w:val="00921324"/>
    <w:rsid w:val="0092154B"/>
    <w:rsid w:val="009216B7"/>
    <w:rsid w:val="009216BB"/>
    <w:rsid w:val="0092181B"/>
    <w:rsid w:val="00921827"/>
    <w:rsid w:val="009218A6"/>
    <w:rsid w:val="009218E7"/>
    <w:rsid w:val="009218F4"/>
    <w:rsid w:val="0092198B"/>
    <w:rsid w:val="00921ACA"/>
    <w:rsid w:val="00921B0A"/>
    <w:rsid w:val="00921B32"/>
    <w:rsid w:val="00921B49"/>
    <w:rsid w:val="00921B53"/>
    <w:rsid w:val="00921B79"/>
    <w:rsid w:val="00921C62"/>
    <w:rsid w:val="00921DB3"/>
    <w:rsid w:val="009220D7"/>
    <w:rsid w:val="00922103"/>
    <w:rsid w:val="0092218A"/>
    <w:rsid w:val="009221A6"/>
    <w:rsid w:val="00922252"/>
    <w:rsid w:val="00922273"/>
    <w:rsid w:val="00922335"/>
    <w:rsid w:val="00922338"/>
    <w:rsid w:val="00922347"/>
    <w:rsid w:val="00922413"/>
    <w:rsid w:val="0092248E"/>
    <w:rsid w:val="009224BD"/>
    <w:rsid w:val="009225BB"/>
    <w:rsid w:val="00922626"/>
    <w:rsid w:val="009226A7"/>
    <w:rsid w:val="0092292A"/>
    <w:rsid w:val="009229A3"/>
    <w:rsid w:val="00922D14"/>
    <w:rsid w:val="00922E53"/>
    <w:rsid w:val="00922EEE"/>
    <w:rsid w:val="00922FA5"/>
    <w:rsid w:val="00923051"/>
    <w:rsid w:val="0092308A"/>
    <w:rsid w:val="009230A4"/>
    <w:rsid w:val="009230C4"/>
    <w:rsid w:val="0092317A"/>
    <w:rsid w:val="009231CF"/>
    <w:rsid w:val="009231D2"/>
    <w:rsid w:val="009232C2"/>
    <w:rsid w:val="00923304"/>
    <w:rsid w:val="00923337"/>
    <w:rsid w:val="009234AC"/>
    <w:rsid w:val="0092359D"/>
    <w:rsid w:val="009239FB"/>
    <w:rsid w:val="00923A0E"/>
    <w:rsid w:val="00923B6F"/>
    <w:rsid w:val="00923CE4"/>
    <w:rsid w:val="00923CEA"/>
    <w:rsid w:val="00923D1F"/>
    <w:rsid w:val="00923E71"/>
    <w:rsid w:val="00923F42"/>
    <w:rsid w:val="0092404A"/>
    <w:rsid w:val="009240BB"/>
    <w:rsid w:val="0092438C"/>
    <w:rsid w:val="009244E4"/>
    <w:rsid w:val="00924853"/>
    <w:rsid w:val="0092491D"/>
    <w:rsid w:val="00924A46"/>
    <w:rsid w:val="00924C76"/>
    <w:rsid w:val="00924D6D"/>
    <w:rsid w:val="00924DAF"/>
    <w:rsid w:val="00924F73"/>
    <w:rsid w:val="00925064"/>
    <w:rsid w:val="009250B9"/>
    <w:rsid w:val="00925137"/>
    <w:rsid w:val="00925185"/>
    <w:rsid w:val="00925428"/>
    <w:rsid w:val="009254E4"/>
    <w:rsid w:val="0092559A"/>
    <w:rsid w:val="00925698"/>
    <w:rsid w:val="0092572B"/>
    <w:rsid w:val="009258E8"/>
    <w:rsid w:val="00925989"/>
    <w:rsid w:val="0092598B"/>
    <w:rsid w:val="00925A9C"/>
    <w:rsid w:val="00925C82"/>
    <w:rsid w:val="00925ED3"/>
    <w:rsid w:val="00925FD8"/>
    <w:rsid w:val="0092602A"/>
    <w:rsid w:val="00926185"/>
    <w:rsid w:val="009262F3"/>
    <w:rsid w:val="00926571"/>
    <w:rsid w:val="00926601"/>
    <w:rsid w:val="00926602"/>
    <w:rsid w:val="009266EA"/>
    <w:rsid w:val="009266FB"/>
    <w:rsid w:val="009267AE"/>
    <w:rsid w:val="00926812"/>
    <w:rsid w:val="00926853"/>
    <w:rsid w:val="009268D3"/>
    <w:rsid w:val="00926993"/>
    <w:rsid w:val="009269FB"/>
    <w:rsid w:val="00926C17"/>
    <w:rsid w:val="00926E37"/>
    <w:rsid w:val="00926E57"/>
    <w:rsid w:val="00926E8F"/>
    <w:rsid w:val="00927030"/>
    <w:rsid w:val="0092708A"/>
    <w:rsid w:val="0092708C"/>
    <w:rsid w:val="009270C7"/>
    <w:rsid w:val="00927152"/>
    <w:rsid w:val="0092723A"/>
    <w:rsid w:val="00927382"/>
    <w:rsid w:val="00927495"/>
    <w:rsid w:val="009274E4"/>
    <w:rsid w:val="00927560"/>
    <w:rsid w:val="0092759D"/>
    <w:rsid w:val="009275D3"/>
    <w:rsid w:val="009276B2"/>
    <w:rsid w:val="009276BB"/>
    <w:rsid w:val="009276DE"/>
    <w:rsid w:val="009276F6"/>
    <w:rsid w:val="00927A7C"/>
    <w:rsid w:val="00927B3A"/>
    <w:rsid w:val="00927BC5"/>
    <w:rsid w:val="00927C8C"/>
    <w:rsid w:val="00927CD5"/>
    <w:rsid w:val="00927EE8"/>
    <w:rsid w:val="00927F9B"/>
    <w:rsid w:val="009300B5"/>
    <w:rsid w:val="00930204"/>
    <w:rsid w:val="00930258"/>
    <w:rsid w:val="00930307"/>
    <w:rsid w:val="00930427"/>
    <w:rsid w:val="009305AC"/>
    <w:rsid w:val="00930627"/>
    <w:rsid w:val="00930733"/>
    <w:rsid w:val="00930804"/>
    <w:rsid w:val="009309FE"/>
    <w:rsid w:val="00930A65"/>
    <w:rsid w:val="00930A73"/>
    <w:rsid w:val="00930A8D"/>
    <w:rsid w:val="00930B31"/>
    <w:rsid w:val="00930B75"/>
    <w:rsid w:val="00930B7E"/>
    <w:rsid w:val="00930BC7"/>
    <w:rsid w:val="00930CF3"/>
    <w:rsid w:val="00930E47"/>
    <w:rsid w:val="00930F30"/>
    <w:rsid w:val="00930F57"/>
    <w:rsid w:val="00931100"/>
    <w:rsid w:val="0093130F"/>
    <w:rsid w:val="009315AF"/>
    <w:rsid w:val="009316A5"/>
    <w:rsid w:val="009316E9"/>
    <w:rsid w:val="009319E8"/>
    <w:rsid w:val="00931C99"/>
    <w:rsid w:val="00931D5A"/>
    <w:rsid w:val="00931D86"/>
    <w:rsid w:val="00931F81"/>
    <w:rsid w:val="00931FF5"/>
    <w:rsid w:val="00932214"/>
    <w:rsid w:val="0093225C"/>
    <w:rsid w:val="00932288"/>
    <w:rsid w:val="009322A6"/>
    <w:rsid w:val="00932587"/>
    <w:rsid w:val="009325DB"/>
    <w:rsid w:val="0093262C"/>
    <w:rsid w:val="009327C5"/>
    <w:rsid w:val="0093280D"/>
    <w:rsid w:val="00932892"/>
    <w:rsid w:val="009328AD"/>
    <w:rsid w:val="00932990"/>
    <w:rsid w:val="009329BF"/>
    <w:rsid w:val="00932A12"/>
    <w:rsid w:val="00932B10"/>
    <w:rsid w:val="00932B37"/>
    <w:rsid w:val="00932C3B"/>
    <w:rsid w:val="00932DC8"/>
    <w:rsid w:val="00932E6C"/>
    <w:rsid w:val="00932F12"/>
    <w:rsid w:val="00933198"/>
    <w:rsid w:val="009332B3"/>
    <w:rsid w:val="009332ED"/>
    <w:rsid w:val="00933423"/>
    <w:rsid w:val="009334EE"/>
    <w:rsid w:val="0093351F"/>
    <w:rsid w:val="00933608"/>
    <w:rsid w:val="009336B7"/>
    <w:rsid w:val="00933706"/>
    <w:rsid w:val="009337CC"/>
    <w:rsid w:val="00933871"/>
    <w:rsid w:val="009338B6"/>
    <w:rsid w:val="009339B0"/>
    <w:rsid w:val="00933A65"/>
    <w:rsid w:val="00933A6F"/>
    <w:rsid w:val="00933C4B"/>
    <w:rsid w:val="00933CD5"/>
    <w:rsid w:val="00933D3C"/>
    <w:rsid w:val="00933E53"/>
    <w:rsid w:val="009340A3"/>
    <w:rsid w:val="009341C1"/>
    <w:rsid w:val="009341D8"/>
    <w:rsid w:val="00934413"/>
    <w:rsid w:val="0093454E"/>
    <w:rsid w:val="009345DB"/>
    <w:rsid w:val="009345EF"/>
    <w:rsid w:val="0093463A"/>
    <w:rsid w:val="00934737"/>
    <w:rsid w:val="00934767"/>
    <w:rsid w:val="00934895"/>
    <w:rsid w:val="0093496C"/>
    <w:rsid w:val="00934A5B"/>
    <w:rsid w:val="00934B99"/>
    <w:rsid w:val="00934C89"/>
    <w:rsid w:val="00934CCA"/>
    <w:rsid w:val="00934D0E"/>
    <w:rsid w:val="00934DFE"/>
    <w:rsid w:val="00934E0A"/>
    <w:rsid w:val="00934E3F"/>
    <w:rsid w:val="0093500E"/>
    <w:rsid w:val="0093502F"/>
    <w:rsid w:val="00935297"/>
    <w:rsid w:val="00935502"/>
    <w:rsid w:val="009358AC"/>
    <w:rsid w:val="009358F0"/>
    <w:rsid w:val="00935910"/>
    <w:rsid w:val="00935B14"/>
    <w:rsid w:val="00935B86"/>
    <w:rsid w:val="00935B90"/>
    <w:rsid w:val="00935B93"/>
    <w:rsid w:val="00935C24"/>
    <w:rsid w:val="00935C6F"/>
    <w:rsid w:val="00935D91"/>
    <w:rsid w:val="00935DD0"/>
    <w:rsid w:val="00935EF5"/>
    <w:rsid w:val="00936046"/>
    <w:rsid w:val="0093610E"/>
    <w:rsid w:val="00936286"/>
    <w:rsid w:val="00936372"/>
    <w:rsid w:val="009364C8"/>
    <w:rsid w:val="00936530"/>
    <w:rsid w:val="00936534"/>
    <w:rsid w:val="0093661F"/>
    <w:rsid w:val="00936681"/>
    <w:rsid w:val="00936774"/>
    <w:rsid w:val="009368D7"/>
    <w:rsid w:val="00936915"/>
    <w:rsid w:val="00936A64"/>
    <w:rsid w:val="00936AFB"/>
    <w:rsid w:val="00936B0E"/>
    <w:rsid w:val="00936CD7"/>
    <w:rsid w:val="00936F9C"/>
    <w:rsid w:val="00936FB6"/>
    <w:rsid w:val="0093702F"/>
    <w:rsid w:val="00937048"/>
    <w:rsid w:val="0093704D"/>
    <w:rsid w:val="0093722D"/>
    <w:rsid w:val="0093723A"/>
    <w:rsid w:val="00937259"/>
    <w:rsid w:val="0093727E"/>
    <w:rsid w:val="009372CD"/>
    <w:rsid w:val="009372EC"/>
    <w:rsid w:val="0093739A"/>
    <w:rsid w:val="009373DB"/>
    <w:rsid w:val="00937465"/>
    <w:rsid w:val="009374A7"/>
    <w:rsid w:val="009374CC"/>
    <w:rsid w:val="00937571"/>
    <w:rsid w:val="00937666"/>
    <w:rsid w:val="00937893"/>
    <w:rsid w:val="009379C5"/>
    <w:rsid w:val="00937BF3"/>
    <w:rsid w:val="00937BFD"/>
    <w:rsid w:val="00937DF5"/>
    <w:rsid w:val="00937DFF"/>
    <w:rsid w:val="00937E14"/>
    <w:rsid w:val="00937E4F"/>
    <w:rsid w:val="00937EF1"/>
    <w:rsid w:val="00937F2B"/>
    <w:rsid w:val="0094005E"/>
    <w:rsid w:val="009400BE"/>
    <w:rsid w:val="009400EC"/>
    <w:rsid w:val="0094012D"/>
    <w:rsid w:val="009401DD"/>
    <w:rsid w:val="009401F7"/>
    <w:rsid w:val="0094030D"/>
    <w:rsid w:val="009403DB"/>
    <w:rsid w:val="009404E0"/>
    <w:rsid w:val="00940575"/>
    <w:rsid w:val="009405D4"/>
    <w:rsid w:val="00940795"/>
    <w:rsid w:val="00940960"/>
    <w:rsid w:val="009409A6"/>
    <w:rsid w:val="00940A92"/>
    <w:rsid w:val="00940CBE"/>
    <w:rsid w:val="00940CE3"/>
    <w:rsid w:val="00940D1B"/>
    <w:rsid w:val="00940DEF"/>
    <w:rsid w:val="00940E1C"/>
    <w:rsid w:val="00940EF6"/>
    <w:rsid w:val="00940F0D"/>
    <w:rsid w:val="00941090"/>
    <w:rsid w:val="00941189"/>
    <w:rsid w:val="0094124C"/>
    <w:rsid w:val="0094148A"/>
    <w:rsid w:val="0094152B"/>
    <w:rsid w:val="00941589"/>
    <w:rsid w:val="009415FE"/>
    <w:rsid w:val="00941634"/>
    <w:rsid w:val="009416CF"/>
    <w:rsid w:val="00941770"/>
    <w:rsid w:val="009419AF"/>
    <w:rsid w:val="00941BC6"/>
    <w:rsid w:val="00941C8F"/>
    <w:rsid w:val="00941D2D"/>
    <w:rsid w:val="00941D8E"/>
    <w:rsid w:val="00941E8E"/>
    <w:rsid w:val="00941EEF"/>
    <w:rsid w:val="00941FE6"/>
    <w:rsid w:val="009424F8"/>
    <w:rsid w:val="0094252C"/>
    <w:rsid w:val="00942602"/>
    <w:rsid w:val="009427FF"/>
    <w:rsid w:val="00942912"/>
    <w:rsid w:val="00942C01"/>
    <w:rsid w:val="00942CE0"/>
    <w:rsid w:val="00942DE7"/>
    <w:rsid w:val="00942FE1"/>
    <w:rsid w:val="00942FF2"/>
    <w:rsid w:val="00943052"/>
    <w:rsid w:val="009430E7"/>
    <w:rsid w:val="009431D9"/>
    <w:rsid w:val="0094328D"/>
    <w:rsid w:val="009432AA"/>
    <w:rsid w:val="009434B7"/>
    <w:rsid w:val="009434BF"/>
    <w:rsid w:val="00943554"/>
    <w:rsid w:val="00943652"/>
    <w:rsid w:val="009436D9"/>
    <w:rsid w:val="00943961"/>
    <w:rsid w:val="00943A55"/>
    <w:rsid w:val="00943DBD"/>
    <w:rsid w:val="00943E38"/>
    <w:rsid w:val="00943E46"/>
    <w:rsid w:val="00943F37"/>
    <w:rsid w:val="00944101"/>
    <w:rsid w:val="009441D4"/>
    <w:rsid w:val="00944230"/>
    <w:rsid w:val="00944279"/>
    <w:rsid w:val="009442E0"/>
    <w:rsid w:val="00944389"/>
    <w:rsid w:val="0094442C"/>
    <w:rsid w:val="00944571"/>
    <w:rsid w:val="00944873"/>
    <w:rsid w:val="00944928"/>
    <w:rsid w:val="0094506B"/>
    <w:rsid w:val="00945072"/>
    <w:rsid w:val="00945407"/>
    <w:rsid w:val="0094548C"/>
    <w:rsid w:val="009455D0"/>
    <w:rsid w:val="0094576D"/>
    <w:rsid w:val="009457DD"/>
    <w:rsid w:val="00945895"/>
    <w:rsid w:val="00945A9D"/>
    <w:rsid w:val="00946083"/>
    <w:rsid w:val="009460D1"/>
    <w:rsid w:val="009460D7"/>
    <w:rsid w:val="009460FF"/>
    <w:rsid w:val="009467B8"/>
    <w:rsid w:val="00946801"/>
    <w:rsid w:val="009468E2"/>
    <w:rsid w:val="0094695E"/>
    <w:rsid w:val="0094699F"/>
    <w:rsid w:val="00946ABE"/>
    <w:rsid w:val="00946B5C"/>
    <w:rsid w:val="00946CBE"/>
    <w:rsid w:val="00946CCE"/>
    <w:rsid w:val="00946D27"/>
    <w:rsid w:val="00946D52"/>
    <w:rsid w:val="00946D89"/>
    <w:rsid w:val="00946F39"/>
    <w:rsid w:val="009470E5"/>
    <w:rsid w:val="00947136"/>
    <w:rsid w:val="0094741F"/>
    <w:rsid w:val="009474D2"/>
    <w:rsid w:val="009474E1"/>
    <w:rsid w:val="00947665"/>
    <w:rsid w:val="00947872"/>
    <w:rsid w:val="00947936"/>
    <w:rsid w:val="0094797F"/>
    <w:rsid w:val="00947A15"/>
    <w:rsid w:val="00947A52"/>
    <w:rsid w:val="00947A57"/>
    <w:rsid w:val="00947C38"/>
    <w:rsid w:val="00947CDF"/>
    <w:rsid w:val="00947D20"/>
    <w:rsid w:val="00947DB6"/>
    <w:rsid w:val="00947F33"/>
    <w:rsid w:val="00947F51"/>
    <w:rsid w:val="00947FD7"/>
    <w:rsid w:val="00947FE1"/>
    <w:rsid w:val="00950031"/>
    <w:rsid w:val="009501DA"/>
    <w:rsid w:val="0095020E"/>
    <w:rsid w:val="0095021D"/>
    <w:rsid w:val="00950259"/>
    <w:rsid w:val="00950284"/>
    <w:rsid w:val="0095030F"/>
    <w:rsid w:val="00950403"/>
    <w:rsid w:val="00950494"/>
    <w:rsid w:val="009504FF"/>
    <w:rsid w:val="00950511"/>
    <w:rsid w:val="0095055C"/>
    <w:rsid w:val="0095059A"/>
    <w:rsid w:val="0095064E"/>
    <w:rsid w:val="009506F5"/>
    <w:rsid w:val="00950896"/>
    <w:rsid w:val="0095090B"/>
    <w:rsid w:val="00950A48"/>
    <w:rsid w:val="00950B24"/>
    <w:rsid w:val="00950B2B"/>
    <w:rsid w:val="00950BE0"/>
    <w:rsid w:val="00950CF2"/>
    <w:rsid w:val="00950F0C"/>
    <w:rsid w:val="00950F4E"/>
    <w:rsid w:val="00950FCE"/>
    <w:rsid w:val="009511EB"/>
    <w:rsid w:val="00951258"/>
    <w:rsid w:val="00951436"/>
    <w:rsid w:val="009515E9"/>
    <w:rsid w:val="0095163B"/>
    <w:rsid w:val="00951844"/>
    <w:rsid w:val="00951C00"/>
    <w:rsid w:val="00951CFB"/>
    <w:rsid w:val="00952077"/>
    <w:rsid w:val="009520F6"/>
    <w:rsid w:val="0095218A"/>
    <w:rsid w:val="0095222C"/>
    <w:rsid w:val="009522A1"/>
    <w:rsid w:val="009523A9"/>
    <w:rsid w:val="00952489"/>
    <w:rsid w:val="009524A3"/>
    <w:rsid w:val="0095256B"/>
    <w:rsid w:val="00952750"/>
    <w:rsid w:val="00952790"/>
    <w:rsid w:val="009529EA"/>
    <w:rsid w:val="00952AA7"/>
    <w:rsid w:val="00952AD8"/>
    <w:rsid w:val="00952CF5"/>
    <w:rsid w:val="00952D89"/>
    <w:rsid w:val="00952DBB"/>
    <w:rsid w:val="00952EAF"/>
    <w:rsid w:val="00952F40"/>
    <w:rsid w:val="00952FFB"/>
    <w:rsid w:val="00953093"/>
    <w:rsid w:val="009530FD"/>
    <w:rsid w:val="009533E9"/>
    <w:rsid w:val="00953433"/>
    <w:rsid w:val="009534F5"/>
    <w:rsid w:val="00953595"/>
    <w:rsid w:val="0095366E"/>
    <w:rsid w:val="00953819"/>
    <w:rsid w:val="0095381F"/>
    <w:rsid w:val="00953822"/>
    <w:rsid w:val="009538DA"/>
    <w:rsid w:val="00953AA7"/>
    <w:rsid w:val="00953C97"/>
    <w:rsid w:val="00953CF6"/>
    <w:rsid w:val="00953D1F"/>
    <w:rsid w:val="00953E01"/>
    <w:rsid w:val="00953E86"/>
    <w:rsid w:val="00953EA8"/>
    <w:rsid w:val="00953F1C"/>
    <w:rsid w:val="00953F44"/>
    <w:rsid w:val="00954067"/>
    <w:rsid w:val="0095410A"/>
    <w:rsid w:val="009542E8"/>
    <w:rsid w:val="0095430E"/>
    <w:rsid w:val="009543E8"/>
    <w:rsid w:val="00954538"/>
    <w:rsid w:val="00954A8C"/>
    <w:rsid w:val="00954B13"/>
    <w:rsid w:val="00954B5C"/>
    <w:rsid w:val="00954BE4"/>
    <w:rsid w:val="00954D13"/>
    <w:rsid w:val="00954E51"/>
    <w:rsid w:val="00954E6E"/>
    <w:rsid w:val="00954EA0"/>
    <w:rsid w:val="009550C6"/>
    <w:rsid w:val="009550FA"/>
    <w:rsid w:val="009553BB"/>
    <w:rsid w:val="009553DB"/>
    <w:rsid w:val="0095575C"/>
    <w:rsid w:val="00955806"/>
    <w:rsid w:val="009559ED"/>
    <w:rsid w:val="00955B0E"/>
    <w:rsid w:val="00955BC8"/>
    <w:rsid w:val="00955DA2"/>
    <w:rsid w:val="00955DFA"/>
    <w:rsid w:val="00955E59"/>
    <w:rsid w:val="00955EA6"/>
    <w:rsid w:val="00955F9A"/>
    <w:rsid w:val="009560C4"/>
    <w:rsid w:val="009561C3"/>
    <w:rsid w:val="009561D0"/>
    <w:rsid w:val="0095633C"/>
    <w:rsid w:val="0095642C"/>
    <w:rsid w:val="00956601"/>
    <w:rsid w:val="0095679A"/>
    <w:rsid w:val="00956808"/>
    <w:rsid w:val="00956967"/>
    <w:rsid w:val="009569D2"/>
    <w:rsid w:val="00956A3D"/>
    <w:rsid w:val="00956A69"/>
    <w:rsid w:val="00956B3B"/>
    <w:rsid w:val="00956BEC"/>
    <w:rsid w:val="00956BF1"/>
    <w:rsid w:val="00956D5C"/>
    <w:rsid w:val="00956F1B"/>
    <w:rsid w:val="00956FB3"/>
    <w:rsid w:val="00957070"/>
    <w:rsid w:val="00957105"/>
    <w:rsid w:val="00957153"/>
    <w:rsid w:val="009571F1"/>
    <w:rsid w:val="00957316"/>
    <w:rsid w:val="0095737D"/>
    <w:rsid w:val="009573D4"/>
    <w:rsid w:val="00957463"/>
    <w:rsid w:val="009575E9"/>
    <w:rsid w:val="00957A1B"/>
    <w:rsid w:val="00957A6B"/>
    <w:rsid w:val="00957AD9"/>
    <w:rsid w:val="00957C07"/>
    <w:rsid w:val="00957C76"/>
    <w:rsid w:val="00957DFD"/>
    <w:rsid w:val="00957FAD"/>
    <w:rsid w:val="00957FD8"/>
    <w:rsid w:val="00960048"/>
    <w:rsid w:val="009600B1"/>
    <w:rsid w:val="00960273"/>
    <w:rsid w:val="0096039D"/>
    <w:rsid w:val="009604BB"/>
    <w:rsid w:val="009604F1"/>
    <w:rsid w:val="0096053B"/>
    <w:rsid w:val="009606AD"/>
    <w:rsid w:val="009606DB"/>
    <w:rsid w:val="009606DF"/>
    <w:rsid w:val="009608CA"/>
    <w:rsid w:val="009608E6"/>
    <w:rsid w:val="009609BB"/>
    <w:rsid w:val="00960A53"/>
    <w:rsid w:val="00960A9A"/>
    <w:rsid w:val="00960D3E"/>
    <w:rsid w:val="00960F25"/>
    <w:rsid w:val="00960F9D"/>
    <w:rsid w:val="00960FEC"/>
    <w:rsid w:val="0096103C"/>
    <w:rsid w:val="009610D3"/>
    <w:rsid w:val="009610EE"/>
    <w:rsid w:val="0096116B"/>
    <w:rsid w:val="009611DA"/>
    <w:rsid w:val="009611E5"/>
    <w:rsid w:val="00961285"/>
    <w:rsid w:val="009612BE"/>
    <w:rsid w:val="00961399"/>
    <w:rsid w:val="009613E1"/>
    <w:rsid w:val="009613E3"/>
    <w:rsid w:val="009614E8"/>
    <w:rsid w:val="0096152F"/>
    <w:rsid w:val="009615AF"/>
    <w:rsid w:val="0096164A"/>
    <w:rsid w:val="0096165C"/>
    <w:rsid w:val="0096166B"/>
    <w:rsid w:val="009616C1"/>
    <w:rsid w:val="00961775"/>
    <w:rsid w:val="009617D6"/>
    <w:rsid w:val="00961831"/>
    <w:rsid w:val="00961889"/>
    <w:rsid w:val="0096194B"/>
    <w:rsid w:val="009619A2"/>
    <w:rsid w:val="00961A0E"/>
    <w:rsid w:val="00961AE8"/>
    <w:rsid w:val="00961C24"/>
    <w:rsid w:val="00961C2E"/>
    <w:rsid w:val="00961D61"/>
    <w:rsid w:val="00961DB7"/>
    <w:rsid w:val="00961DEA"/>
    <w:rsid w:val="00961F02"/>
    <w:rsid w:val="00962154"/>
    <w:rsid w:val="00962263"/>
    <w:rsid w:val="0096246A"/>
    <w:rsid w:val="0096248B"/>
    <w:rsid w:val="00962537"/>
    <w:rsid w:val="0096253F"/>
    <w:rsid w:val="00962868"/>
    <w:rsid w:val="009628B4"/>
    <w:rsid w:val="009628D2"/>
    <w:rsid w:val="009628D3"/>
    <w:rsid w:val="0096291A"/>
    <w:rsid w:val="00962A08"/>
    <w:rsid w:val="00962CF6"/>
    <w:rsid w:val="00962E60"/>
    <w:rsid w:val="00962FF3"/>
    <w:rsid w:val="0096312E"/>
    <w:rsid w:val="009632DB"/>
    <w:rsid w:val="009633C9"/>
    <w:rsid w:val="00963401"/>
    <w:rsid w:val="009634C1"/>
    <w:rsid w:val="0096351F"/>
    <w:rsid w:val="009635EB"/>
    <w:rsid w:val="009638C3"/>
    <w:rsid w:val="009639AA"/>
    <w:rsid w:val="00963A9D"/>
    <w:rsid w:val="00963ADD"/>
    <w:rsid w:val="00963C23"/>
    <w:rsid w:val="00963D85"/>
    <w:rsid w:val="00963EFD"/>
    <w:rsid w:val="00963F20"/>
    <w:rsid w:val="00963FBB"/>
    <w:rsid w:val="0096401F"/>
    <w:rsid w:val="009640A3"/>
    <w:rsid w:val="009640E6"/>
    <w:rsid w:val="0096425C"/>
    <w:rsid w:val="00964302"/>
    <w:rsid w:val="00964443"/>
    <w:rsid w:val="00964508"/>
    <w:rsid w:val="00964625"/>
    <w:rsid w:val="00964711"/>
    <w:rsid w:val="0096478F"/>
    <w:rsid w:val="00964792"/>
    <w:rsid w:val="00964909"/>
    <w:rsid w:val="00964939"/>
    <w:rsid w:val="00964A37"/>
    <w:rsid w:val="00964A93"/>
    <w:rsid w:val="00964BDA"/>
    <w:rsid w:val="00964C3A"/>
    <w:rsid w:val="00964C95"/>
    <w:rsid w:val="00964CF8"/>
    <w:rsid w:val="00964D0D"/>
    <w:rsid w:val="00964D4D"/>
    <w:rsid w:val="00964F45"/>
    <w:rsid w:val="009650E2"/>
    <w:rsid w:val="009650F2"/>
    <w:rsid w:val="0096525A"/>
    <w:rsid w:val="00965309"/>
    <w:rsid w:val="00965520"/>
    <w:rsid w:val="0096552D"/>
    <w:rsid w:val="00965620"/>
    <w:rsid w:val="009656A6"/>
    <w:rsid w:val="0096574E"/>
    <w:rsid w:val="0096582C"/>
    <w:rsid w:val="00965871"/>
    <w:rsid w:val="009659C6"/>
    <w:rsid w:val="00965A3A"/>
    <w:rsid w:val="00965B17"/>
    <w:rsid w:val="00965B7F"/>
    <w:rsid w:val="00965BB6"/>
    <w:rsid w:val="00965E59"/>
    <w:rsid w:val="00965EB4"/>
    <w:rsid w:val="00965F04"/>
    <w:rsid w:val="00965F49"/>
    <w:rsid w:val="00965FA2"/>
    <w:rsid w:val="0096609D"/>
    <w:rsid w:val="00966110"/>
    <w:rsid w:val="0096626C"/>
    <w:rsid w:val="009663D2"/>
    <w:rsid w:val="00966424"/>
    <w:rsid w:val="009666E5"/>
    <w:rsid w:val="0096671F"/>
    <w:rsid w:val="009667F1"/>
    <w:rsid w:val="00966883"/>
    <w:rsid w:val="009668C0"/>
    <w:rsid w:val="00966A31"/>
    <w:rsid w:val="00966AF3"/>
    <w:rsid w:val="00966B08"/>
    <w:rsid w:val="00966BEE"/>
    <w:rsid w:val="00966CB0"/>
    <w:rsid w:val="00966D4D"/>
    <w:rsid w:val="00966D53"/>
    <w:rsid w:val="00966E75"/>
    <w:rsid w:val="00966E85"/>
    <w:rsid w:val="00966ED9"/>
    <w:rsid w:val="00966EFA"/>
    <w:rsid w:val="00966F52"/>
    <w:rsid w:val="00967014"/>
    <w:rsid w:val="00967025"/>
    <w:rsid w:val="0096703F"/>
    <w:rsid w:val="00967158"/>
    <w:rsid w:val="00967173"/>
    <w:rsid w:val="009671BF"/>
    <w:rsid w:val="009671FB"/>
    <w:rsid w:val="00967286"/>
    <w:rsid w:val="009672FB"/>
    <w:rsid w:val="00967363"/>
    <w:rsid w:val="009674B6"/>
    <w:rsid w:val="0096757B"/>
    <w:rsid w:val="0096757E"/>
    <w:rsid w:val="00967632"/>
    <w:rsid w:val="00967845"/>
    <w:rsid w:val="00967A5A"/>
    <w:rsid w:val="00967ADF"/>
    <w:rsid w:val="00967CC5"/>
    <w:rsid w:val="00967DB1"/>
    <w:rsid w:val="00967EBD"/>
    <w:rsid w:val="00970005"/>
    <w:rsid w:val="00970013"/>
    <w:rsid w:val="009700AA"/>
    <w:rsid w:val="0097015A"/>
    <w:rsid w:val="009701F7"/>
    <w:rsid w:val="00970245"/>
    <w:rsid w:val="0097048E"/>
    <w:rsid w:val="009705C6"/>
    <w:rsid w:val="009706D5"/>
    <w:rsid w:val="0097070C"/>
    <w:rsid w:val="0097078F"/>
    <w:rsid w:val="009707B8"/>
    <w:rsid w:val="00970997"/>
    <w:rsid w:val="009709F4"/>
    <w:rsid w:val="00971033"/>
    <w:rsid w:val="009711E5"/>
    <w:rsid w:val="009711F2"/>
    <w:rsid w:val="0097146D"/>
    <w:rsid w:val="009714CD"/>
    <w:rsid w:val="009714FE"/>
    <w:rsid w:val="00971528"/>
    <w:rsid w:val="00971803"/>
    <w:rsid w:val="009719DB"/>
    <w:rsid w:val="00971C30"/>
    <w:rsid w:val="00971DB8"/>
    <w:rsid w:val="00971DD2"/>
    <w:rsid w:val="00971F4E"/>
    <w:rsid w:val="00971FED"/>
    <w:rsid w:val="00972026"/>
    <w:rsid w:val="0097202A"/>
    <w:rsid w:val="0097208B"/>
    <w:rsid w:val="009720CC"/>
    <w:rsid w:val="009721A5"/>
    <w:rsid w:val="00972204"/>
    <w:rsid w:val="0097222E"/>
    <w:rsid w:val="00972474"/>
    <w:rsid w:val="009726FF"/>
    <w:rsid w:val="00972A79"/>
    <w:rsid w:val="00972B84"/>
    <w:rsid w:val="00972BF5"/>
    <w:rsid w:val="00972C7D"/>
    <w:rsid w:val="00972D05"/>
    <w:rsid w:val="00972D08"/>
    <w:rsid w:val="00972F57"/>
    <w:rsid w:val="0097317D"/>
    <w:rsid w:val="009731FC"/>
    <w:rsid w:val="00973210"/>
    <w:rsid w:val="009732F5"/>
    <w:rsid w:val="0097331D"/>
    <w:rsid w:val="009733F9"/>
    <w:rsid w:val="009736F8"/>
    <w:rsid w:val="009737CE"/>
    <w:rsid w:val="009737D6"/>
    <w:rsid w:val="00973B4D"/>
    <w:rsid w:val="00973D28"/>
    <w:rsid w:val="00973DED"/>
    <w:rsid w:val="00973F45"/>
    <w:rsid w:val="00973FB6"/>
    <w:rsid w:val="0097402F"/>
    <w:rsid w:val="00974194"/>
    <w:rsid w:val="00974264"/>
    <w:rsid w:val="00974295"/>
    <w:rsid w:val="0097430D"/>
    <w:rsid w:val="00974365"/>
    <w:rsid w:val="00974399"/>
    <w:rsid w:val="009744B0"/>
    <w:rsid w:val="009745E9"/>
    <w:rsid w:val="009745FC"/>
    <w:rsid w:val="00974992"/>
    <w:rsid w:val="00974A5B"/>
    <w:rsid w:val="00974AE3"/>
    <w:rsid w:val="00974BA6"/>
    <w:rsid w:val="00974CA9"/>
    <w:rsid w:val="00974CC8"/>
    <w:rsid w:val="00974D01"/>
    <w:rsid w:val="00974D2B"/>
    <w:rsid w:val="00974D91"/>
    <w:rsid w:val="00974E1E"/>
    <w:rsid w:val="00974E43"/>
    <w:rsid w:val="00974EAC"/>
    <w:rsid w:val="00974F68"/>
    <w:rsid w:val="0097502B"/>
    <w:rsid w:val="00975037"/>
    <w:rsid w:val="00975043"/>
    <w:rsid w:val="00975117"/>
    <w:rsid w:val="009751B5"/>
    <w:rsid w:val="00975249"/>
    <w:rsid w:val="00975296"/>
    <w:rsid w:val="009754E3"/>
    <w:rsid w:val="009755A8"/>
    <w:rsid w:val="0097560E"/>
    <w:rsid w:val="0097576E"/>
    <w:rsid w:val="00975793"/>
    <w:rsid w:val="00975855"/>
    <w:rsid w:val="0097589C"/>
    <w:rsid w:val="00975967"/>
    <w:rsid w:val="00975B25"/>
    <w:rsid w:val="00975B3B"/>
    <w:rsid w:val="00975B60"/>
    <w:rsid w:val="00975BF4"/>
    <w:rsid w:val="00975C03"/>
    <w:rsid w:val="00975C77"/>
    <w:rsid w:val="00975F91"/>
    <w:rsid w:val="0097644E"/>
    <w:rsid w:val="00976458"/>
    <w:rsid w:val="0097647A"/>
    <w:rsid w:val="009764E1"/>
    <w:rsid w:val="009765C6"/>
    <w:rsid w:val="0097677A"/>
    <w:rsid w:val="009767EA"/>
    <w:rsid w:val="0097688E"/>
    <w:rsid w:val="00976936"/>
    <w:rsid w:val="009769B1"/>
    <w:rsid w:val="009769B5"/>
    <w:rsid w:val="009769C8"/>
    <w:rsid w:val="009769FE"/>
    <w:rsid w:val="00976A73"/>
    <w:rsid w:val="00976B34"/>
    <w:rsid w:val="00976C32"/>
    <w:rsid w:val="00976CD3"/>
    <w:rsid w:val="00976D39"/>
    <w:rsid w:val="00976D63"/>
    <w:rsid w:val="00976DCF"/>
    <w:rsid w:val="00976DDA"/>
    <w:rsid w:val="00976DE3"/>
    <w:rsid w:val="00976E5A"/>
    <w:rsid w:val="00976EFD"/>
    <w:rsid w:val="009770DD"/>
    <w:rsid w:val="009771D0"/>
    <w:rsid w:val="00977266"/>
    <w:rsid w:val="009772D5"/>
    <w:rsid w:val="0097744B"/>
    <w:rsid w:val="009774B1"/>
    <w:rsid w:val="00977578"/>
    <w:rsid w:val="009775D2"/>
    <w:rsid w:val="009775E6"/>
    <w:rsid w:val="00977824"/>
    <w:rsid w:val="009778BF"/>
    <w:rsid w:val="009778CD"/>
    <w:rsid w:val="0097797D"/>
    <w:rsid w:val="00977A19"/>
    <w:rsid w:val="00977A2B"/>
    <w:rsid w:val="00977A2D"/>
    <w:rsid w:val="00977C9A"/>
    <w:rsid w:val="00977DDB"/>
    <w:rsid w:val="00977E54"/>
    <w:rsid w:val="00980069"/>
    <w:rsid w:val="00980481"/>
    <w:rsid w:val="00980571"/>
    <w:rsid w:val="00980719"/>
    <w:rsid w:val="00980772"/>
    <w:rsid w:val="00980792"/>
    <w:rsid w:val="0098093D"/>
    <w:rsid w:val="0098095E"/>
    <w:rsid w:val="009809AB"/>
    <w:rsid w:val="009809EE"/>
    <w:rsid w:val="00980A30"/>
    <w:rsid w:val="00980AF3"/>
    <w:rsid w:val="00980C37"/>
    <w:rsid w:val="00980CC7"/>
    <w:rsid w:val="00980EAC"/>
    <w:rsid w:val="00980F0E"/>
    <w:rsid w:val="00980FD0"/>
    <w:rsid w:val="00981028"/>
    <w:rsid w:val="0098106D"/>
    <w:rsid w:val="009810DC"/>
    <w:rsid w:val="009810F2"/>
    <w:rsid w:val="0098111D"/>
    <w:rsid w:val="0098118E"/>
    <w:rsid w:val="00981194"/>
    <w:rsid w:val="009811A5"/>
    <w:rsid w:val="009811C5"/>
    <w:rsid w:val="0098120E"/>
    <w:rsid w:val="0098141D"/>
    <w:rsid w:val="009815C9"/>
    <w:rsid w:val="009815E5"/>
    <w:rsid w:val="0098178D"/>
    <w:rsid w:val="009817A6"/>
    <w:rsid w:val="009817C6"/>
    <w:rsid w:val="009818D3"/>
    <w:rsid w:val="0098193C"/>
    <w:rsid w:val="00981989"/>
    <w:rsid w:val="00981A59"/>
    <w:rsid w:val="00981B13"/>
    <w:rsid w:val="00981C0A"/>
    <w:rsid w:val="00981C6C"/>
    <w:rsid w:val="00981D10"/>
    <w:rsid w:val="00981D34"/>
    <w:rsid w:val="00981E72"/>
    <w:rsid w:val="00981EBA"/>
    <w:rsid w:val="009821D4"/>
    <w:rsid w:val="0098222D"/>
    <w:rsid w:val="009822AD"/>
    <w:rsid w:val="00982383"/>
    <w:rsid w:val="00982617"/>
    <w:rsid w:val="0098267B"/>
    <w:rsid w:val="0098279E"/>
    <w:rsid w:val="00982910"/>
    <w:rsid w:val="00982996"/>
    <w:rsid w:val="00982A75"/>
    <w:rsid w:val="00982B77"/>
    <w:rsid w:val="00982F25"/>
    <w:rsid w:val="0098301E"/>
    <w:rsid w:val="009830C0"/>
    <w:rsid w:val="0098329F"/>
    <w:rsid w:val="009832BB"/>
    <w:rsid w:val="00983347"/>
    <w:rsid w:val="009833AD"/>
    <w:rsid w:val="0098348C"/>
    <w:rsid w:val="009834FA"/>
    <w:rsid w:val="0098351D"/>
    <w:rsid w:val="009835B2"/>
    <w:rsid w:val="009835DB"/>
    <w:rsid w:val="009836B7"/>
    <w:rsid w:val="00983725"/>
    <w:rsid w:val="00983771"/>
    <w:rsid w:val="009838FC"/>
    <w:rsid w:val="0098397A"/>
    <w:rsid w:val="009839DF"/>
    <w:rsid w:val="00983A49"/>
    <w:rsid w:val="00983A79"/>
    <w:rsid w:val="00983AB6"/>
    <w:rsid w:val="00983CF9"/>
    <w:rsid w:val="00983DC9"/>
    <w:rsid w:val="00983DD5"/>
    <w:rsid w:val="00983E67"/>
    <w:rsid w:val="00983FA0"/>
    <w:rsid w:val="00984066"/>
    <w:rsid w:val="00984079"/>
    <w:rsid w:val="00984266"/>
    <w:rsid w:val="009842DF"/>
    <w:rsid w:val="00984504"/>
    <w:rsid w:val="0098467B"/>
    <w:rsid w:val="009846EA"/>
    <w:rsid w:val="00984B2E"/>
    <w:rsid w:val="00984B4A"/>
    <w:rsid w:val="00984B50"/>
    <w:rsid w:val="00984B7C"/>
    <w:rsid w:val="00984B8F"/>
    <w:rsid w:val="00984BEB"/>
    <w:rsid w:val="00984D38"/>
    <w:rsid w:val="00984EA1"/>
    <w:rsid w:val="00984FB7"/>
    <w:rsid w:val="00985008"/>
    <w:rsid w:val="009850B9"/>
    <w:rsid w:val="0098518A"/>
    <w:rsid w:val="00985269"/>
    <w:rsid w:val="00985291"/>
    <w:rsid w:val="009853BD"/>
    <w:rsid w:val="00985488"/>
    <w:rsid w:val="009854EC"/>
    <w:rsid w:val="009855C0"/>
    <w:rsid w:val="00985619"/>
    <w:rsid w:val="00985801"/>
    <w:rsid w:val="009858A0"/>
    <w:rsid w:val="009859E2"/>
    <w:rsid w:val="00985AAD"/>
    <w:rsid w:val="00985C64"/>
    <w:rsid w:val="00985D55"/>
    <w:rsid w:val="00985DB5"/>
    <w:rsid w:val="00985E30"/>
    <w:rsid w:val="00985F43"/>
    <w:rsid w:val="00985FA5"/>
    <w:rsid w:val="0098603F"/>
    <w:rsid w:val="0098619D"/>
    <w:rsid w:val="009861AC"/>
    <w:rsid w:val="0098620C"/>
    <w:rsid w:val="009863E2"/>
    <w:rsid w:val="00986427"/>
    <w:rsid w:val="00986611"/>
    <w:rsid w:val="00986644"/>
    <w:rsid w:val="00986815"/>
    <w:rsid w:val="009868A4"/>
    <w:rsid w:val="009869D1"/>
    <w:rsid w:val="009869E5"/>
    <w:rsid w:val="00986A5D"/>
    <w:rsid w:val="00986B3C"/>
    <w:rsid w:val="00986BB0"/>
    <w:rsid w:val="00986C0C"/>
    <w:rsid w:val="00986CFB"/>
    <w:rsid w:val="00986ED8"/>
    <w:rsid w:val="00986F93"/>
    <w:rsid w:val="009870F6"/>
    <w:rsid w:val="0098710A"/>
    <w:rsid w:val="00987214"/>
    <w:rsid w:val="00987293"/>
    <w:rsid w:val="009874E0"/>
    <w:rsid w:val="0098754A"/>
    <w:rsid w:val="009875A5"/>
    <w:rsid w:val="009876FE"/>
    <w:rsid w:val="0098770C"/>
    <w:rsid w:val="009877C4"/>
    <w:rsid w:val="00987B26"/>
    <w:rsid w:val="00987C08"/>
    <w:rsid w:val="00987D56"/>
    <w:rsid w:val="00987E3C"/>
    <w:rsid w:val="00987E79"/>
    <w:rsid w:val="00987EF0"/>
    <w:rsid w:val="0098E69B"/>
    <w:rsid w:val="00990137"/>
    <w:rsid w:val="00990144"/>
    <w:rsid w:val="009901BA"/>
    <w:rsid w:val="00990201"/>
    <w:rsid w:val="00990368"/>
    <w:rsid w:val="0099038F"/>
    <w:rsid w:val="009904C2"/>
    <w:rsid w:val="009905F2"/>
    <w:rsid w:val="00990665"/>
    <w:rsid w:val="009908B1"/>
    <w:rsid w:val="00990911"/>
    <w:rsid w:val="00990935"/>
    <w:rsid w:val="0099098B"/>
    <w:rsid w:val="009909BC"/>
    <w:rsid w:val="00990AFE"/>
    <w:rsid w:val="00990D45"/>
    <w:rsid w:val="00990E9A"/>
    <w:rsid w:val="00990F54"/>
    <w:rsid w:val="00990F98"/>
    <w:rsid w:val="00991198"/>
    <w:rsid w:val="009911C0"/>
    <w:rsid w:val="009911DF"/>
    <w:rsid w:val="00991205"/>
    <w:rsid w:val="00991237"/>
    <w:rsid w:val="009912BA"/>
    <w:rsid w:val="009912F7"/>
    <w:rsid w:val="00991549"/>
    <w:rsid w:val="009915CA"/>
    <w:rsid w:val="00991847"/>
    <w:rsid w:val="009918E4"/>
    <w:rsid w:val="00991A1E"/>
    <w:rsid w:val="00991C5F"/>
    <w:rsid w:val="00991D37"/>
    <w:rsid w:val="00991DA4"/>
    <w:rsid w:val="00991DE1"/>
    <w:rsid w:val="00991E2F"/>
    <w:rsid w:val="00991E61"/>
    <w:rsid w:val="009920D0"/>
    <w:rsid w:val="00992116"/>
    <w:rsid w:val="00992337"/>
    <w:rsid w:val="0099240C"/>
    <w:rsid w:val="00992469"/>
    <w:rsid w:val="009924BC"/>
    <w:rsid w:val="0099254D"/>
    <w:rsid w:val="0099264F"/>
    <w:rsid w:val="009927B0"/>
    <w:rsid w:val="00992885"/>
    <w:rsid w:val="009928C3"/>
    <w:rsid w:val="00992901"/>
    <w:rsid w:val="009929AB"/>
    <w:rsid w:val="00992B74"/>
    <w:rsid w:val="00992C44"/>
    <w:rsid w:val="00992D8A"/>
    <w:rsid w:val="00992DEE"/>
    <w:rsid w:val="00992E8C"/>
    <w:rsid w:val="00992EEE"/>
    <w:rsid w:val="009933CD"/>
    <w:rsid w:val="009933CE"/>
    <w:rsid w:val="0099348B"/>
    <w:rsid w:val="009934E9"/>
    <w:rsid w:val="00993775"/>
    <w:rsid w:val="009938B3"/>
    <w:rsid w:val="009938D3"/>
    <w:rsid w:val="009938D9"/>
    <w:rsid w:val="0099391D"/>
    <w:rsid w:val="009939F8"/>
    <w:rsid w:val="00993AC1"/>
    <w:rsid w:val="00993B06"/>
    <w:rsid w:val="00993E8A"/>
    <w:rsid w:val="009940BA"/>
    <w:rsid w:val="00994141"/>
    <w:rsid w:val="00994159"/>
    <w:rsid w:val="0099416C"/>
    <w:rsid w:val="00994334"/>
    <w:rsid w:val="0099455F"/>
    <w:rsid w:val="009948F3"/>
    <w:rsid w:val="00994B69"/>
    <w:rsid w:val="00994B8F"/>
    <w:rsid w:val="00994E5D"/>
    <w:rsid w:val="00994E89"/>
    <w:rsid w:val="00994EEF"/>
    <w:rsid w:val="00994F48"/>
    <w:rsid w:val="00994F89"/>
    <w:rsid w:val="00995081"/>
    <w:rsid w:val="009950DA"/>
    <w:rsid w:val="00995124"/>
    <w:rsid w:val="009951E1"/>
    <w:rsid w:val="00995470"/>
    <w:rsid w:val="009955EE"/>
    <w:rsid w:val="0099564D"/>
    <w:rsid w:val="00995926"/>
    <w:rsid w:val="00995A03"/>
    <w:rsid w:val="00995A98"/>
    <w:rsid w:val="00995B3D"/>
    <w:rsid w:val="00995B85"/>
    <w:rsid w:val="00995F50"/>
    <w:rsid w:val="00995F69"/>
    <w:rsid w:val="00995F79"/>
    <w:rsid w:val="00996032"/>
    <w:rsid w:val="00996074"/>
    <w:rsid w:val="009960C9"/>
    <w:rsid w:val="009961F5"/>
    <w:rsid w:val="0099623D"/>
    <w:rsid w:val="009962C6"/>
    <w:rsid w:val="00996428"/>
    <w:rsid w:val="0099642B"/>
    <w:rsid w:val="0099644E"/>
    <w:rsid w:val="00996464"/>
    <w:rsid w:val="00996580"/>
    <w:rsid w:val="009965FE"/>
    <w:rsid w:val="00996669"/>
    <w:rsid w:val="009966D8"/>
    <w:rsid w:val="00996785"/>
    <w:rsid w:val="00996794"/>
    <w:rsid w:val="00996811"/>
    <w:rsid w:val="00996852"/>
    <w:rsid w:val="009968DE"/>
    <w:rsid w:val="00996986"/>
    <w:rsid w:val="00996A62"/>
    <w:rsid w:val="00996AAB"/>
    <w:rsid w:val="00996B54"/>
    <w:rsid w:val="00996B72"/>
    <w:rsid w:val="00996D89"/>
    <w:rsid w:val="00996E97"/>
    <w:rsid w:val="00996EF1"/>
    <w:rsid w:val="00996F30"/>
    <w:rsid w:val="009971FC"/>
    <w:rsid w:val="00997235"/>
    <w:rsid w:val="009972B5"/>
    <w:rsid w:val="0099739C"/>
    <w:rsid w:val="009973A1"/>
    <w:rsid w:val="009973BF"/>
    <w:rsid w:val="00997458"/>
    <w:rsid w:val="0099746A"/>
    <w:rsid w:val="00997556"/>
    <w:rsid w:val="0099757B"/>
    <w:rsid w:val="00997701"/>
    <w:rsid w:val="00997702"/>
    <w:rsid w:val="0099770F"/>
    <w:rsid w:val="009977AA"/>
    <w:rsid w:val="009978B6"/>
    <w:rsid w:val="00997AF5"/>
    <w:rsid w:val="00997C58"/>
    <w:rsid w:val="009A0264"/>
    <w:rsid w:val="009A0289"/>
    <w:rsid w:val="009A032A"/>
    <w:rsid w:val="009A04EF"/>
    <w:rsid w:val="009A0659"/>
    <w:rsid w:val="009A06D5"/>
    <w:rsid w:val="009A07CB"/>
    <w:rsid w:val="009A094D"/>
    <w:rsid w:val="009A09D1"/>
    <w:rsid w:val="009A0A7A"/>
    <w:rsid w:val="009A0B33"/>
    <w:rsid w:val="009A0BD9"/>
    <w:rsid w:val="009A0C52"/>
    <w:rsid w:val="009A0C9B"/>
    <w:rsid w:val="009A0D20"/>
    <w:rsid w:val="009A0D44"/>
    <w:rsid w:val="009A0E8E"/>
    <w:rsid w:val="009A0EE1"/>
    <w:rsid w:val="009A0F41"/>
    <w:rsid w:val="009A0F66"/>
    <w:rsid w:val="009A0F83"/>
    <w:rsid w:val="009A1094"/>
    <w:rsid w:val="009A10BA"/>
    <w:rsid w:val="009A10CD"/>
    <w:rsid w:val="009A116E"/>
    <w:rsid w:val="009A11FA"/>
    <w:rsid w:val="009A11FD"/>
    <w:rsid w:val="009A12A2"/>
    <w:rsid w:val="009A137F"/>
    <w:rsid w:val="009A1443"/>
    <w:rsid w:val="009A1532"/>
    <w:rsid w:val="009A15B4"/>
    <w:rsid w:val="009A16BF"/>
    <w:rsid w:val="009A17EB"/>
    <w:rsid w:val="009A1853"/>
    <w:rsid w:val="009A185A"/>
    <w:rsid w:val="009A186A"/>
    <w:rsid w:val="009A1912"/>
    <w:rsid w:val="009A195B"/>
    <w:rsid w:val="009A1A2D"/>
    <w:rsid w:val="009A1A46"/>
    <w:rsid w:val="009A1A7F"/>
    <w:rsid w:val="009A1CAF"/>
    <w:rsid w:val="009A1DD8"/>
    <w:rsid w:val="009A1EC9"/>
    <w:rsid w:val="009A1F87"/>
    <w:rsid w:val="009A1FFA"/>
    <w:rsid w:val="009A2039"/>
    <w:rsid w:val="009A20F8"/>
    <w:rsid w:val="009A2144"/>
    <w:rsid w:val="009A24A8"/>
    <w:rsid w:val="009A2626"/>
    <w:rsid w:val="009A26BA"/>
    <w:rsid w:val="009A2795"/>
    <w:rsid w:val="009A286A"/>
    <w:rsid w:val="009A28F2"/>
    <w:rsid w:val="009A28F5"/>
    <w:rsid w:val="009A2943"/>
    <w:rsid w:val="009A29CE"/>
    <w:rsid w:val="009A29FF"/>
    <w:rsid w:val="009A2C86"/>
    <w:rsid w:val="009A2D25"/>
    <w:rsid w:val="009A2F32"/>
    <w:rsid w:val="009A3009"/>
    <w:rsid w:val="009A303D"/>
    <w:rsid w:val="009A30A6"/>
    <w:rsid w:val="009A3170"/>
    <w:rsid w:val="009A32CF"/>
    <w:rsid w:val="009A34EB"/>
    <w:rsid w:val="009A35A2"/>
    <w:rsid w:val="009A3606"/>
    <w:rsid w:val="009A36F7"/>
    <w:rsid w:val="009A37A7"/>
    <w:rsid w:val="009A3827"/>
    <w:rsid w:val="009A38CA"/>
    <w:rsid w:val="009A395A"/>
    <w:rsid w:val="009A39E7"/>
    <w:rsid w:val="009A39FD"/>
    <w:rsid w:val="009A3A08"/>
    <w:rsid w:val="009A3AAC"/>
    <w:rsid w:val="009A3B06"/>
    <w:rsid w:val="009A3B3A"/>
    <w:rsid w:val="009A3BD9"/>
    <w:rsid w:val="009A3CA8"/>
    <w:rsid w:val="009A3D1F"/>
    <w:rsid w:val="009A3EF6"/>
    <w:rsid w:val="009A3EF9"/>
    <w:rsid w:val="009A3FD8"/>
    <w:rsid w:val="009A40F1"/>
    <w:rsid w:val="009A4136"/>
    <w:rsid w:val="009A44A0"/>
    <w:rsid w:val="009A4530"/>
    <w:rsid w:val="009A461F"/>
    <w:rsid w:val="009A462B"/>
    <w:rsid w:val="009A4895"/>
    <w:rsid w:val="009A48B7"/>
    <w:rsid w:val="009A48CB"/>
    <w:rsid w:val="009A4957"/>
    <w:rsid w:val="009A49EA"/>
    <w:rsid w:val="009A4AF7"/>
    <w:rsid w:val="009A4B58"/>
    <w:rsid w:val="009A4B62"/>
    <w:rsid w:val="009A4DAF"/>
    <w:rsid w:val="009A4EB9"/>
    <w:rsid w:val="009A50BA"/>
    <w:rsid w:val="009A5107"/>
    <w:rsid w:val="009A5192"/>
    <w:rsid w:val="009A52E4"/>
    <w:rsid w:val="009A52E8"/>
    <w:rsid w:val="009A5328"/>
    <w:rsid w:val="009A538B"/>
    <w:rsid w:val="009A5502"/>
    <w:rsid w:val="009A55A8"/>
    <w:rsid w:val="009A572E"/>
    <w:rsid w:val="009A59F6"/>
    <w:rsid w:val="009A5B49"/>
    <w:rsid w:val="009A5B77"/>
    <w:rsid w:val="009A5C86"/>
    <w:rsid w:val="009A5CB9"/>
    <w:rsid w:val="009A5CFF"/>
    <w:rsid w:val="009A5D79"/>
    <w:rsid w:val="009A5F79"/>
    <w:rsid w:val="009A607F"/>
    <w:rsid w:val="009A60F1"/>
    <w:rsid w:val="009A61EE"/>
    <w:rsid w:val="009A62D1"/>
    <w:rsid w:val="009A62F7"/>
    <w:rsid w:val="009A6301"/>
    <w:rsid w:val="009A65B0"/>
    <w:rsid w:val="009A65FD"/>
    <w:rsid w:val="009A6760"/>
    <w:rsid w:val="009A67E5"/>
    <w:rsid w:val="009A684A"/>
    <w:rsid w:val="009A6881"/>
    <w:rsid w:val="009A691D"/>
    <w:rsid w:val="009A6977"/>
    <w:rsid w:val="009A6A33"/>
    <w:rsid w:val="009A6A99"/>
    <w:rsid w:val="009A6B0C"/>
    <w:rsid w:val="009A6B25"/>
    <w:rsid w:val="009A6B89"/>
    <w:rsid w:val="009A6C49"/>
    <w:rsid w:val="009A6D20"/>
    <w:rsid w:val="009A6D5E"/>
    <w:rsid w:val="009A6E45"/>
    <w:rsid w:val="009A6E7C"/>
    <w:rsid w:val="009A6F43"/>
    <w:rsid w:val="009A7128"/>
    <w:rsid w:val="009A71EA"/>
    <w:rsid w:val="009A722F"/>
    <w:rsid w:val="009A73EB"/>
    <w:rsid w:val="009A741A"/>
    <w:rsid w:val="009A74FB"/>
    <w:rsid w:val="009A7596"/>
    <w:rsid w:val="009A75DE"/>
    <w:rsid w:val="009A75ED"/>
    <w:rsid w:val="009A76B9"/>
    <w:rsid w:val="009A76EE"/>
    <w:rsid w:val="009A784D"/>
    <w:rsid w:val="009A7942"/>
    <w:rsid w:val="009A7993"/>
    <w:rsid w:val="009A7AB0"/>
    <w:rsid w:val="009A7AFA"/>
    <w:rsid w:val="009A7BDD"/>
    <w:rsid w:val="009A7D15"/>
    <w:rsid w:val="009A7E54"/>
    <w:rsid w:val="009A7E7D"/>
    <w:rsid w:val="009B00FF"/>
    <w:rsid w:val="009B01BC"/>
    <w:rsid w:val="009B01E4"/>
    <w:rsid w:val="009B02B2"/>
    <w:rsid w:val="009B02C1"/>
    <w:rsid w:val="009B02F3"/>
    <w:rsid w:val="009B040B"/>
    <w:rsid w:val="009B0520"/>
    <w:rsid w:val="009B0556"/>
    <w:rsid w:val="009B0568"/>
    <w:rsid w:val="009B058F"/>
    <w:rsid w:val="009B06A7"/>
    <w:rsid w:val="009B07E7"/>
    <w:rsid w:val="009B093B"/>
    <w:rsid w:val="009B093D"/>
    <w:rsid w:val="009B0A5E"/>
    <w:rsid w:val="009B0C1B"/>
    <w:rsid w:val="009B0DC9"/>
    <w:rsid w:val="009B0FA2"/>
    <w:rsid w:val="009B0FAC"/>
    <w:rsid w:val="009B12ED"/>
    <w:rsid w:val="009B132B"/>
    <w:rsid w:val="009B1337"/>
    <w:rsid w:val="009B1596"/>
    <w:rsid w:val="009B1619"/>
    <w:rsid w:val="009B1827"/>
    <w:rsid w:val="009B186E"/>
    <w:rsid w:val="009B18FB"/>
    <w:rsid w:val="009B1AA7"/>
    <w:rsid w:val="009B1C03"/>
    <w:rsid w:val="009B1C0F"/>
    <w:rsid w:val="009B1D18"/>
    <w:rsid w:val="009B1D52"/>
    <w:rsid w:val="009B1D5B"/>
    <w:rsid w:val="009B1DE7"/>
    <w:rsid w:val="009B1E2F"/>
    <w:rsid w:val="009B1E9A"/>
    <w:rsid w:val="009B1ED6"/>
    <w:rsid w:val="009B210E"/>
    <w:rsid w:val="009B2151"/>
    <w:rsid w:val="009B2182"/>
    <w:rsid w:val="009B219B"/>
    <w:rsid w:val="009B21B0"/>
    <w:rsid w:val="009B21D0"/>
    <w:rsid w:val="009B223B"/>
    <w:rsid w:val="009B23C0"/>
    <w:rsid w:val="009B2438"/>
    <w:rsid w:val="009B245B"/>
    <w:rsid w:val="009B24F3"/>
    <w:rsid w:val="009B2548"/>
    <w:rsid w:val="009B2631"/>
    <w:rsid w:val="009B2642"/>
    <w:rsid w:val="009B2674"/>
    <w:rsid w:val="009B26CD"/>
    <w:rsid w:val="009B27C8"/>
    <w:rsid w:val="009B27CC"/>
    <w:rsid w:val="009B28D2"/>
    <w:rsid w:val="009B29DB"/>
    <w:rsid w:val="009B2A14"/>
    <w:rsid w:val="009B2A57"/>
    <w:rsid w:val="009B2AED"/>
    <w:rsid w:val="009B2C78"/>
    <w:rsid w:val="009B2C91"/>
    <w:rsid w:val="009B2D1F"/>
    <w:rsid w:val="009B2EB3"/>
    <w:rsid w:val="009B3254"/>
    <w:rsid w:val="009B3360"/>
    <w:rsid w:val="009B33AA"/>
    <w:rsid w:val="009B3443"/>
    <w:rsid w:val="009B3504"/>
    <w:rsid w:val="009B362F"/>
    <w:rsid w:val="009B364E"/>
    <w:rsid w:val="009B366E"/>
    <w:rsid w:val="009B36AE"/>
    <w:rsid w:val="009B3977"/>
    <w:rsid w:val="009B3A5B"/>
    <w:rsid w:val="009B3B24"/>
    <w:rsid w:val="009B3C46"/>
    <w:rsid w:val="009B3C7A"/>
    <w:rsid w:val="009B3CD0"/>
    <w:rsid w:val="009B3CEC"/>
    <w:rsid w:val="009B3EBD"/>
    <w:rsid w:val="009B3F00"/>
    <w:rsid w:val="009B4038"/>
    <w:rsid w:val="009B403E"/>
    <w:rsid w:val="009B4158"/>
    <w:rsid w:val="009B418F"/>
    <w:rsid w:val="009B4216"/>
    <w:rsid w:val="009B433D"/>
    <w:rsid w:val="009B4350"/>
    <w:rsid w:val="009B436E"/>
    <w:rsid w:val="009B4457"/>
    <w:rsid w:val="009B4460"/>
    <w:rsid w:val="009B4629"/>
    <w:rsid w:val="009B4667"/>
    <w:rsid w:val="009B4912"/>
    <w:rsid w:val="009B4933"/>
    <w:rsid w:val="009B4A49"/>
    <w:rsid w:val="009B4CED"/>
    <w:rsid w:val="009B4D17"/>
    <w:rsid w:val="009B4D23"/>
    <w:rsid w:val="009B4D5C"/>
    <w:rsid w:val="009B4ED5"/>
    <w:rsid w:val="009B4F01"/>
    <w:rsid w:val="009B4F0C"/>
    <w:rsid w:val="009B5112"/>
    <w:rsid w:val="009B5227"/>
    <w:rsid w:val="009B529A"/>
    <w:rsid w:val="009B5373"/>
    <w:rsid w:val="009B53AA"/>
    <w:rsid w:val="009B54BB"/>
    <w:rsid w:val="009B551D"/>
    <w:rsid w:val="009B564C"/>
    <w:rsid w:val="009B57AD"/>
    <w:rsid w:val="009B582E"/>
    <w:rsid w:val="009B58B5"/>
    <w:rsid w:val="009B593D"/>
    <w:rsid w:val="009B5C39"/>
    <w:rsid w:val="009B5E37"/>
    <w:rsid w:val="009B600D"/>
    <w:rsid w:val="009B610D"/>
    <w:rsid w:val="009B6116"/>
    <w:rsid w:val="009B642E"/>
    <w:rsid w:val="009B6476"/>
    <w:rsid w:val="009B64CD"/>
    <w:rsid w:val="009B64F1"/>
    <w:rsid w:val="009B64FC"/>
    <w:rsid w:val="009B6634"/>
    <w:rsid w:val="009B6AFE"/>
    <w:rsid w:val="009B6B37"/>
    <w:rsid w:val="009B6B73"/>
    <w:rsid w:val="009B6CD1"/>
    <w:rsid w:val="009B6D22"/>
    <w:rsid w:val="009B6D2D"/>
    <w:rsid w:val="009B6EB3"/>
    <w:rsid w:val="009B6F81"/>
    <w:rsid w:val="009B6FB2"/>
    <w:rsid w:val="009B7028"/>
    <w:rsid w:val="009B7075"/>
    <w:rsid w:val="009B70D1"/>
    <w:rsid w:val="009B70FC"/>
    <w:rsid w:val="009B7135"/>
    <w:rsid w:val="009B715A"/>
    <w:rsid w:val="009B71CF"/>
    <w:rsid w:val="009B71E7"/>
    <w:rsid w:val="009B7292"/>
    <w:rsid w:val="009B73EA"/>
    <w:rsid w:val="009B74B5"/>
    <w:rsid w:val="009B7500"/>
    <w:rsid w:val="009B7643"/>
    <w:rsid w:val="009B7684"/>
    <w:rsid w:val="009B7839"/>
    <w:rsid w:val="009B7891"/>
    <w:rsid w:val="009B7A93"/>
    <w:rsid w:val="009B7B74"/>
    <w:rsid w:val="009B7B95"/>
    <w:rsid w:val="009B7E80"/>
    <w:rsid w:val="009B7EE9"/>
    <w:rsid w:val="009B7F17"/>
    <w:rsid w:val="009B7F81"/>
    <w:rsid w:val="009C022A"/>
    <w:rsid w:val="009C02B3"/>
    <w:rsid w:val="009C02DB"/>
    <w:rsid w:val="009C0338"/>
    <w:rsid w:val="009C040D"/>
    <w:rsid w:val="009C043F"/>
    <w:rsid w:val="009C0755"/>
    <w:rsid w:val="009C080D"/>
    <w:rsid w:val="009C08EB"/>
    <w:rsid w:val="009C097F"/>
    <w:rsid w:val="009C09E0"/>
    <w:rsid w:val="009C0AAF"/>
    <w:rsid w:val="009C0AB8"/>
    <w:rsid w:val="009C0C43"/>
    <w:rsid w:val="009C0D03"/>
    <w:rsid w:val="009C0D41"/>
    <w:rsid w:val="009C0D54"/>
    <w:rsid w:val="009C1040"/>
    <w:rsid w:val="009C113E"/>
    <w:rsid w:val="009C1204"/>
    <w:rsid w:val="009C14C2"/>
    <w:rsid w:val="009C14DE"/>
    <w:rsid w:val="009C15B6"/>
    <w:rsid w:val="009C1734"/>
    <w:rsid w:val="009C1A0A"/>
    <w:rsid w:val="009C1AC1"/>
    <w:rsid w:val="009C1C39"/>
    <w:rsid w:val="009C1CFB"/>
    <w:rsid w:val="009C1D18"/>
    <w:rsid w:val="009C1D28"/>
    <w:rsid w:val="009C1D34"/>
    <w:rsid w:val="009C1E8E"/>
    <w:rsid w:val="009C1EB4"/>
    <w:rsid w:val="009C1EFD"/>
    <w:rsid w:val="009C1FD6"/>
    <w:rsid w:val="009C1FFF"/>
    <w:rsid w:val="009C209C"/>
    <w:rsid w:val="009C20D0"/>
    <w:rsid w:val="009C21A8"/>
    <w:rsid w:val="009C2266"/>
    <w:rsid w:val="009C2292"/>
    <w:rsid w:val="009C245C"/>
    <w:rsid w:val="009C26BE"/>
    <w:rsid w:val="009C2742"/>
    <w:rsid w:val="009C285D"/>
    <w:rsid w:val="009C2AD5"/>
    <w:rsid w:val="009C2B48"/>
    <w:rsid w:val="009C2CC4"/>
    <w:rsid w:val="009C2DAA"/>
    <w:rsid w:val="009C2DEE"/>
    <w:rsid w:val="009C2EC1"/>
    <w:rsid w:val="009C31A4"/>
    <w:rsid w:val="009C32A3"/>
    <w:rsid w:val="009C3319"/>
    <w:rsid w:val="009C339C"/>
    <w:rsid w:val="009C3455"/>
    <w:rsid w:val="009C358A"/>
    <w:rsid w:val="009C362C"/>
    <w:rsid w:val="009C3647"/>
    <w:rsid w:val="009C383A"/>
    <w:rsid w:val="009C390A"/>
    <w:rsid w:val="009C3950"/>
    <w:rsid w:val="009C39C2"/>
    <w:rsid w:val="009C3C74"/>
    <w:rsid w:val="009C3CEE"/>
    <w:rsid w:val="009C3D20"/>
    <w:rsid w:val="009C3E3A"/>
    <w:rsid w:val="009C40F1"/>
    <w:rsid w:val="009C4122"/>
    <w:rsid w:val="009C4164"/>
    <w:rsid w:val="009C41EB"/>
    <w:rsid w:val="009C44AD"/>
    <w:rsid w:val="009C4763"/>
    <w:rsid w:val="009C495E"/>
    <w:rsid w:val="009C4BBD"/>
    <w:rsid w:val="009C4CEC"/>
    <w:rsid w:val="009C4D0E"/>
    <w:rsid w:val="009C4D4B"/>
    <w:rsid w:val="009C4DEC"/>
    <w:rsid w:val="009C4EE5"/>
    <w:rsid w:val="009C4F0D"/>
    <w:rsid w:val="009C4F1F"/>
    <w:rsid w:val="009C502C"/>
    <w:rsid w:val="009C5167"/>
    <w:rsid w:val="009C5260"/>
    <w:rsid w:val="009C5263"/>
    <w:rsid w:val="009C54C7"/>
    <w:rsid w:val="009C55F0"/>
    <w:rsid w:val="009C56BF"/>
    <w:rsid w:val="009C5749"/>
    <w:rsid w:val="009C589F"/>
    <w:rsid w:val="009C59E6"/>
    <w:rsid w:val="009C5BBC"/>
    <w:rsid w:val="009C5CA6"/>
    <w:rsid w:val="009C5D12"/>
    <w:rsid w:val="009C5D2F"/>
    <w:rsid w:val="009C5DCB"/>
    <w:rsid w:val="009C5E55"/>
    <w:rsid w:val="009C5EB1"/>
    <w:rsid w:val="009C6020"/>
    <w:rsid w:val="009C60C4"/>
    <w:rsid w:val="009C60F2"/>
    <w:rsid w:val="009C62B5"/>
    <w:rsid w:val="009C62B8"/>
    <w:rsid w:val="009C62CC"/>
    <w:rsid w:val="009C62E4"/>
    <w:rsid w:val="009C62ED"/>
    <w:rsid w:val="009C6335"/>
    <w:rsid w:val="009C6406"/>
    <w:rsid w:val="009C6452"/>
    <w:rsid w:val="009C6489"/>
    <w:rsid w:val="009C64A6"/>
    <w:rsid w:val="009C64BA"/>
    <w:rsid w:val="009C6540"/>
    <w:rsid w:val="009C6698"/>
    <w:rsid w:val="009C66C1"/>
    <w:rsid w:val="009C69E4"/>
    <w:rsid w:val="009C6B0C"/>
    <w:rsid w:val="009C6BE3"/>
    <w:rsid w:val="009C6CB8"/>
    <w:rsid w:val="009C6EE6"/>
    <w:rsid w:val="009C6F5A"/>
    <w:rsid w:val="009C7161"/>
    <w:rsid w:val="009C724E"/>
    <w:rsid w:val="009C75FB"/>
    <w:rsid w:val="009C7611"/>
    <w:rsid w:val="009C7733"/>
    <w:rsid w:val="009C7737"/>
    <w:rsid w:val="009C77B2"/>
    <w:rsid w:val="009C77D7"/>
    <w:rsid w:val="009C7C37"/>
    <w:rsid w:val="009C7D77"/>
    <w:rsid w:val="009C7E0E"/>
    <w:rsid w:val="009C7E24"/>
    <w:rsid w:val="009C7EC6"/>
    <w:rsid w:val="009C7EF7"/>
    <w:rsid w:val="009C7F0A"/>
    <w:rsid w:val="009C7F53"/>
    <w:rsid w:val="009D0069"/>
    <w:rsid w:val="009D0137"/>
    <w:rsid w:val="009D017B"/>
    <w:rsid w:val="009D018B"/>
    <w:rsid w:val="009D0224"/>
    <w:rsid w:val="009D0374"/>
    <w:rsid w:val="009D03B2"/>
    <w:rsid w:val="009D0524"/>
    <w:rsid w:val="009D0577"/>
    <w:rsid w:val="009D0692"/>
    <w:rsid w:val="009D0790"/>
    <w:rsid w:val="009D0810"/>
    <w:rsid w:val="009D08F2"/>
    <w:rsid w:val="009D0940"/>
    <w:rsid w:val="009D095B"/>
    <w:rsid w:val="009D0ABC"/>
    <w:rsid w:val="009D0AFD"/>
    <w:rsid w:val="009D0DBA"/>
    <w:rsid w:val="009D0DC2"/>
    <w:rsid w:val="009D0E90"/>
    <w:rsid w:val="009D0EAE"/>
    <w:rsid w:val="009D0F91"/>
    <w:rsid w:val="009D1054"/>
    <w:rsid w:val="009D105E"/>
    <w:rsid w:val="009D10BF"/>
    <w:rsid w:val="009D13B2"/>
    <w:rsid w:val="009D1539"/>
    <w:rsid w:val="009D15BD"/>
    <w:rsid w:val="009D183E"/>
    <w:rsid w:val="009D18FA"/>
    <w:rsid w:val="009D1A32"/>
    <w:rsid w:val="009D1AB8"/>
    <w:rsid w:val="009D1ADF"/>
    <w:rsid w:val="009D1C48"/>
    <w:rsid w:val="009D1D02"/>
    <w:rsid w:val="009D1D47"/>
    <w:rsid w:val="009D1DA7"/>
    <w:rsid w:val="009D1DDB"/>
    <w:rsid w:val="009D1E7E"/>
    <w:rsid w:val="009D1ED0"/>
    <w:rsid w:val="009D1FF0"/>
    <w:rsid w:val="009D2093"/>
    <w:rsid w:val="009D21B4"/>
    <w:rsid w:val="009D2259"/>
    <w:rsid w:val="009D22EF"/>
    <w:rsid w:val="009D2414"/>
    <w:rsid w:val="009D2453"/>
    <w:rsid w:val="009D2471"/>
    <w:rsid w:val="009D254E"/>
    <w:rsid w:val="009D280F"/>
    <w:rsid w:val="009D28FC"/>
    <w:rsid w:val="009D2995"/>
    <w:rsid w:val="009D2B38"/>
    <w:rsid w:val="009D2B45"/>
    <w:rsid w:val="009D2C92"/>
    <w:rsid w:val="009D2CE0"/>
    <w:rsid w:val="009D2D7A"/>
    <w:rsid w:val="009D318B"/>
    <w:rsid w:val="009D3194"/>
    <w:rsid w:val="009D3209"/>
    <w:rsid w:val="009D322D"/>
    <w:rsid w:val="009D34EF"/>
    <w:rsid w:val="009D3577"/>
    <w:rsid w:val="009D3592"/>
    <w:rsid w:val="009D35EC"/>
    <w:rsid w:val="009D36B6"/>
    <w:rsid w:val="009D3773"/>
    <w:rsid w:val="009D380C"/>
    <w:rsid w:val="009D383D"/>
    <w:rsid w:val="009D39C3"/>
    <w:rsid w:val="009D3A33"/>
    <w:rsid w:val="009D3A48"/>
    <w:rsid w:val="009D3A6D"/>
    <w:rsid w:val="009D3AA8"/>
    <w:rsid w:val="009D3B08"/>
    <w:rsid w:val="009D3C7C"/>
    <w:rsid w:val="009D3DA8"/>
    <w:rsid w:val="009D3FFF"/>
    <w:rsid w:val="009D4072"/>
    <w:rsid w:val="009D4132"/>
    <w:rsid w:val="009D41AC"/>
    <w:rsid w:val="009D41FE"/>
    <w:rsid w:val="009D4338"/>
    <w:rsid w:val="009D4501"/>
    <w:rsid w:val="009D453F"/>
    <w:rsid w:val="009D454E"/>
    <w:rsid w:val="009D4595"/>
    <w:rsid w:val="009D4696"/>
    <w:rsid w:val="009D4886"/>
    <w:rsid w:val="009D4959"/>
    <w:rsid w:val="009D4967"/>
    <w:rsid w:val="009D4A33"/>
    <w:rsid w:val="009D4A9B"/>
    <w:rsid w:val="009D4C8A"/>
    <w:rsid w:val="009D4CE6"/>
    <w:rsid w:val="009D4DB7"/>
    <w:rsid w:val="009D4EA4"/>
    <w:rsid w:val="009D4EE8"/>
    <w:rsid w:val="009D4F3B"/>
    <w:rsid w:val="009D5049"/>
    <w:rsid w:val="009D504C"/>
    <w:rsid w:val="009D50F6"/>
    <w:rsid w:val="009D5299"/>
    <w:rsid w:val="009D53B2"/>
    <w:rsid w:val="009D5406"/>
    <w:rsid w:val="009D541C"/>
    <w:rsid w:val="009D5474"/>
    <w:rsid w:val="009D54AF"/>
    <w:rsid w:val="009D5627"/>
    <w:rsid w:val="009D56B7"/>
    <w:rsid w:val="009D5A19"/>
    <w:rsid w:val="009D5A2C"/>
    <w:rsid w:val="009D5A65"/>
    <w:rsid w:val="009D5E2D"/>
    <w:rsid w:val="009D5E57"/>
    <w:rsid w:val="009D5EE8"/>
    <w:rsid w:val="009D5F14"/>
    <w:rsid w:val="009D60B2"/>
    <w:rsid w:val="009D615B"/>
    <w:rsid w:val="009D61D1"/>
    <w:rsid w:val="009D6236"/>
    <w:rsid w:val="009D6237"/>
    <w:rsid w:val="009D62FE"/>
    <w:rsid w:val="009D63DA"/>
    <w:rsid w:val="009D65E7"/>
    <w:rsid w:val="009D66B0"/>
    <w:rsid w:val="009D66CF"/>
    <w:rsid w:val="009D66D6"/>
    <w:rsid w:val="009D67FE"/>
    <w:rsid w:val="009D686F"/>
    <w:rsid w:val="009D6895"/>
    <w:rsid w:val="009D68B6"/>
    <w:rsid w:val="009D68BA"/>
    <w:rsid w:val="009D6ABA"/>
    <w:rsid w:val="009D6B0A"/>
    <w:rsid w:val="009D6B3E"/>
    <w:rsid w:val="009D6DCC"/>
    <w:rsid w:val="009D6E2A"/>
    <w:rsid w:val="009D6FB4"/>
    <w:rsid w:val="009D70B7"/>
    <w:rsid w:val="009D70D0"/>
    <w:rsid w:val="009D70DF"/>
    <w:rsid w:val="009D71CF"/>
    <w:rsid w:val="009D72E8"/>
    <w:rsid w:val="009D73FD"/>
    <w:rsid w:val="009D73FE"/>
    <w:rsid w:val="009D7409"/>
    <w:rsid w:val="009D7429"/>
    <w:rsid w:val="009D742D"/>
    <w:rsid w:val="009D755C"/>
    <w:rsid w:val="009D75D9"/>
    <w:rsid w:val="009D75F5"/>
    <w:rsid w:val="009D76C4"/>
    <w:rsid w:val="009D76C7"/>
    <w:rsid w:val="009D7708"/>
    <w:rsid w:val="009D7A7D"/>
    <w:rsid w:val="009D7B35"/>
    <w:rsid w:val="009D7CD3"/>
    <w:rsid w:val="009D7D19"/>
    <w:rsid w:val="009D7D4F"/>
    <w:rsid w:val="009D7E9E"/>
    <w:rsid w:val="009D7ECD"/>
    <w:rsid w:val="009D7F97"/>
    <w:rsid w:val="009D7FD1"/>
    <w:rsid w:val="009E0305"/>
    <w:rsid w:val="009E0383"/>
    <w:rsid w:val="009E046F"/>
    <w:rsid w:val="009E05E0"/>
    <w:rsid w:val="009E0663"/>
    <w:rsid w:val="009E067A"/>
    <w:rsid w:val="009E0779"/>
    <w:rsid w:val="009E07C3"/>
    <w:rsid w:val="009E08F5"/>
    <w:rsid w:val="009E0A9D"/>
    <w:rsid w:val="009E0AD9"/>
    <w:rsid w:val="009E0B6A"/>
    <w:rsid w:val="009E0F85"/>
    <w:rsid w:val="009E1265"/>
    <w:rsid w:val="009E12D8"/>
    <w:rsid w:val="009E1322"/>
    <w:rsid w:val="009E13D3"/>
    <w:rsid w:val="009E13EB"/>
    <w:rsid w:val="009E1404"/>
    <w:rsid w:val="009E1425"/>
    <w:rsid w:val="009E1436"/>
    <w:rsid w:val="009E153E"/>
    <w:rsid w:val="009E153F"/>
    <w:rsid w:val="009E15E5"/>
    <w:rsid w:val="009E16E4"/>
    <w:rsid w:val="009E1767"/>
    <w:rsid w:val="009E19C5"/>
    <w:rsid w:val="009E19FD"/>
    <w:rsid w:val="009E1AB3"/>
    <w:rsid w:val="009E1B1B"/>
    <w:rsid w:val="009E1C23"/>
    <w:rsid w:val="009E1C3C"/>
    <w:rsid w:val="009E1C51"/>
    <w:rsid w:val="009E1C85"/>
    <w:rsid w:val="009E1D53"/>
    <w:rsid w:val="009E1E9F"/>
    <w:rsid w:val="009E1EDF"/>
    <w:rsid w:val="009E1F0C"/>
    <w:rsid w:val="009E1F5B"/>
    <w:rsid w:val="009E2451"/>
    <w:rsid w:val="009E253E"/>
    <w:rsid w:val="009E26C3"/>
    <w:rsid w:val="009E2704"/>
    <w:rsid w:val="009E279B"/>
    <w:rsid w:val="009E27DD"/>
    <w:rsid w:val="009E2829"/>
    <w:rsid w:val="009E283C"/>
    <w:rsid w:val="009E28B1"/>
    <w:rsid w:val="009E2A54"/>
    <w:rsid w:val="009E2A6B"/>
    <w:rsid w:val="009E2AC6"/>
    <w:rsid w:val="009E2D15"/>
    <w:rsid w:val="009E2DE9"/>
    <w:rsid w:val="009E2FF8"/>
    <w:rsid w:val="009E306B"/>
    <w:rsid w:val="009E30A1"/>
    <w:rsid w:val="009E3169"/>
    <w:rsid w:val="009E3456"/>
    <w:rsid w:val="009E34E0"/>
    <w:rsid w:val="009E3568"/>
    <w:rsid w:val="009E3693"/>
    <w:rsid w:val="009E36A9"/>
    <w:rsid w:val="009E36F1"/>
    <w:rsid w:val="009E3752"/>
    <w:rsid w:val="009E37BA"/>
    <w:rsid w:val="009E38A8"/>
    <w:rsid w:val="009E3919"/>
    <w:rsid w:val="009E3942"/>
    <w:rsid w:val="009E3957"/>
    <w:rsid w:val="009E3967"/>
    <w:rsid w:val="009E397C"/>
    <w:rsid w:val="009E3983"/>
    <w:rsid w:val="009E39F3"/>
    <w:rsid w:val="009E3A66"/>
    <w:rsid w:val="009E3A96"/>
    <w:rsid w:val="009E3FA2"/>
    <w:rsid w:val="009E4031"/>
    <w:rsid w:val="009E40E0"/>
    <w:rsid w:val="009E4172"/>
    <w:rsid w:val="009E4235"/>
    <w:rsid w:val="009E4249"/>
    <w:rsid w:val="009E4286"/>
    <w:rsid w:val="009E42F7"/>
    <w:rsid w:val="009E4312"/>
    <w:rsid w:val="009E43C6"/>
    <w:rsid w:val="009E4567"/>
    <w:rsid w:val="009E4616"/>
    <w:rsid w:val="009E4640"/>
    <w:rsid w:val="009E47C4"/>
    <w:rsid w:val="009E47FE"/>
    <w:rsid w:val="009E48F7"/>
    <w:rsid w:val="009E4A31"/>
    <w:rsid w:val="009E4C02"/>
    <w:rsid w:val="009E4C59"/>
    <w:rsid w:val="009E4DDF"/>
    <w:rsid w:val="009E4EA2"/>
    <w:rsid w:val="009E4ED6"/>
    <w:rsid w:val="009E4F35"/>
    <w:rsid w:val="009E50B2"/>
    <w:rsid w:val="009E51D8"/>
    <w:rsid w:val="009E5384"/>
    <w:rsid w:val="009E54D2"/>
    <w:rsid w:val="009E54DA"/>
    <w:rsid w:val="009E5526"/>
    <w:rsid w:val="009E55F8"/>
    <w:rsid w:val="009E5651"/>
    <w:rsid w:val="009E57E5"/>
    <w:rsid w:val="009E584A"/>
    <w:rsid w:val="009E588B"/>
    <w:rsid w:val="009E58EC"/>
    <w:rsid w:val="009E5AF5"/>
    <w:rsid w:val="009E5C6D"/>
    <w:rsid w:val="009E5E47"/>
    <w:rsid w:val="009E5E6A"/>
    <w:rsid w:val="009E60C1"/>
    <w:rsid w:val="009E618F"/>
    <w:rsid w:val="009E62B5"/>
    <w:rsid w:val="009E64EE"/>
    <w:rsid w:val="009E655E"/>
    <w:rsid w:val="009E6661"/>
    <w:rsid w:val="009E6811"/>
    <w:rsid w:val="009E68C1"/>
    <w:rsid w:val="009E6A62"/>
    <w:rsid w:val="009E6C1D"/>
    <w:rsid w:val="009E6C64"/>
    <w:rsid w:val="009E6CA2"/>
    <w:rsid w:val="009E6CBE"/>
    <w:rsid w:val="009E6E00"/>
    <w:rsid w:val="009E6E5D"/>
    <w:rsid w:val="009E6EDE"/>
    <w:rsid w:val="009E6F04"/>
    <w:rsid w:val="009E6FFB"/>
    <w:rsid w:val="009E7000"/>
    <w:rsid w:val="009E7098"/>
    <w:rsid w:val="009E7122"/>
    <w:rsid w:val="009E7259"/>
    <w:rsid w:val="009E72BC"/>
    <w:rsid w:val="009E7360"/>
    <w:rsid w:val="009E74FC"/>
    <w:rsid w:val="009E7631"/>
    <w:rsid w:val="009E7881"/>
    <w:rsid w:val="009E7A21"/>
    <w:rsid w:val="009E7A61"/>
    <w:rsid w:val="009E7A67"/>
    <w:rsid w:val="009E7BD3"/>
    <w:rsid w:val="009E7C0C"/>
    <w:rsid w:val="009E7C37"/>
    <w:rsid w:val="009E7FBC"/>
    <w:rsid w:val="009F0136"/>
    <w:rsid w:val="009F0698"/>
    <w:rsid w:val="009F06B8"/>
    <w:rsid w:val="009F09FB"/>
    <w:rsid w:val="009F0A37"/>
    <w:rsid w:val="009F0B05"/>
    <w:rsid w:val="009F0CC8"/>
    <w:rsid w:val="009F0CF7"/>
    <w:rsid w:val="009F0D36"/>
    <w:rsid w:val="009F0D83"/>
    <w:rsid w:val="009F0DB2"/>
    <w:rsid w:val="009F0DBF"/>
    <w:rsid w:val="009F0DFA"/>
    <w:rsid w:val="009F0EB8"/>
    <w:rsid w:val="009F0F81"/>
    <w:rsid w:val="009F103C"/>
    <w:rsid w:val="009F1080"/>
    <w:rsid w:val="009F1202"/>
    <w:rsid w:val="009F12E8"/>
    <w:rsid w:val="009F13DD"/>
    <w:rsid w:val="009F1509"/>
    <w:rsid w:val="009F151A"/>
    <w:rsid w:val="009F15ED"/>
    <w:rsid w:val="009F1603"/>
    <w:rsid w:val="009F1676"/>
    <w:rsid w:val="009F192C"/>
    <w:rsid w:val="009F1B56"/>
    <w:rsid w:val="009F1BD6"/>
    <w:rsid w:val="009F1BF4"/>
    <w:rsid w:val="009F1C28"/>
    <w:rsid w:val="009F1C7C"/>
    <w:rsid w:val="009F1C83"/>
    <w:rsid w:val="009F1CCB"/>
    <w:rsid w:val="009F1F03"/>
    <w:rsid w:val="009F1F30"/>
    <w:rsid w:val="009F1F67"/>
    <w:rsid w:val="009F1F77"/>
    <w:rsid w:val="009F1F9E"/>
    <w:rsid w:val="009F1FC1"/>
    <w:rsid w:val="009F1FDE"/>
    <w:rsid w:val="009F2069"/>
    <w:rsid w:val="009F2096"/>
    <w:rsid w:val="009F2191"/>
    <w:rsid w:val="009F21B2"/>
    <w:rsid w:val="009F21E1"/>
    <w:rsid w:val="009F2262"/>
    <w:rsid w:val="009F22DB"/>
    <w:rsid w:val="009F22E0"/>
    <w:rsid w:val="009F2436"/>
    <w:rsid w:val="009F24B3"/>
    <w:rsid w:val="009F2592"/>
    <w:rsid w:val="009F26CD"/>
    <w:rsid w:val="009F2775"/>
    <w:rsid w:val="009F2884"/>
    <w:rsid w:val="009F28EE"/>
    <w:rsid w:val="009F2995"/>
    <w:rsid w:val="009F2B23"/>
    <w:rsid w:val="009F2C33"/>
    <w:rsid w:val="009F2C38"/>
    <w:rsid w:val="009F2C96"/>
    <w:rsid w:val="009F2DC1"/>
    <w:rsid w:val="009F2E0F"/>
    <w:rsid w:val="009F2E41"/>
    <w:rsid w:val="009F2E50"/>
    <w:rsid w:val="009F2E8A"/>
    <w:rsid w:val="009F30B8"/>
    <w:rsid w:val="009F30FD"/>
    <w:rsid w:val="009F315C"/>
    <w:rsid w:val="009F3326"/>
    <w:rsid w:val="009F3451"/>
    <w:rsid w:val="009F3504"/>
    <w:rsid w:val="009F350A"/>
    <w:rsid w:val="009F35B8"/>
    <w:rsid w:val="009F36E1"/>
    <w:rsid w:val="009F382A"/>
    <w:rsid w:val="009F3880"/>
    <w:rsid w:val="009F3882"/>
    <w:rsid w:val="009F3890"/>
    <w:rsid w:val="009F3CB7"/>
    <w:rsid w:val="009F4012"/>
    <w:rsid w:val="009F40A8"/>
    <w:rsid w:val="009F40F6"/>
    <w:rsid w:val="009F40FF"/>
    <w:rsid w:val="009F43E7"/>
    <w:rsid w:val="009F4521"/>
    <w:rsid w:val="009F4551"/>
    <w:rsid w:val="009F45E0"/>
    <w:rsid w:val="009F47A8"/>
    <w:rsid w:val="009F4943"/>
    <w:rsid w:val="009F4CA8"/>
    <w:rsid w:val="009F4D20"/>
    <w:rsid w:val="009F4ECC"/>
    <w:rsid w:val="009F4F34"/>
    <w:rsid w:val="009F4F90"/>
    <w:rsid w:val="009F53B7"/>
    <w:rsid w:val="009F5423"/>
    <w:rsid w:val="009F5436"/>
    <w:rsid w:val="009F547B"/>
    <w:rsid w:val="009F550E"/>
    <w:rsid w:val="009F5522"/>
    <w:rsid w:val="009F556E"/>
    <w:rsid w:val="009F5574"/>
    <w:rsid w:val="009F557C"/>
    <w:rsid w:val="009F55D2"/>
    <w:rsid w:val="009F5633"/>
    <w:rsid w:val="009F563D"/>
    <w:rsid w:val="009F56F3"/>
    <w:rsid w:val="009F577B"/>
    <w:rsid w:val="009F57F7"/>
    <w:rsid w:val="009F580E"/>
    <w:rsid w:val="009F588B"/>
    <w:rsid w:val="009F58CF"/>
    <w:rsid w:val="009F5940"/>
    <w:rsid w:val="009F5AB6"/>
    <w:rsid w:val="009F5B04"/>
    <w:rsid w:val="009F5B5C"/>
    <w:rsid w:val="009F5C28"/>
    <w:rsid w:val="009F5CC2"/>
    <w:rsid w:val="009F5D79"/>
    <w:rsid w:val="009F5D80"/>
    <w:rsid w:val="009F5D91"/>
    <w:rsid w:val="009F5E63"/>
    <w:rsid w:val="009F5F6C"/>
    <w:rsid w:val="009F5F97"/>
    <w:rsid w:val="009F600A"/>
    <w:rsid w:val="009F6035"/>
    <w:rsid w:val="009F63A5"/>
    <w:rsid w:val="009F649E"/>
    <w:rsid w:val="009F64DB"/>
    <w:rsid w:val="009F6507"/>
    <w:rsid w:val="009F65C8"/>
    <w:rsid w:val="009F6658"/>
    <w:rsid w:val="009F673E"/>
    <w:rsid w:val="009F6909"/>
    <w:rsid w:val="009F6A62"/>
    <w:rsid w:val="009F6BB9"/>
    <w:rsid w:val="009F6C08"/>
    <w:rsid w:val="009F6C98"/>
    <w:rsid w:val="009F6EA1"/>
    <w:rsid w:val="009F6EC2"/>
    <w:rsid w:val="009F7281"/>
    <w:rsid w:val="009F7326"/>
    <w:rsid w:val="009F7374"/>
    <w:rsid w:val="009F7614"/>
    <w:rsid w:val="009F7709"/>
    <w:rsid w:val="009F771E"/>
    <w:rsid w:val="009F778C"/>
    <w:rsid w:val="009F7899"/>
    <w:rsid w:val="009F79E7"/>
    <w:rsid w:val="009F79ED"/>
    <w:rsid w:val="009F7CD1"/>
    <w:rsid w:val="009F7D3D"/>
    <w:rsid w:val="00A00027"/>
    <w:rsid w:val="00A000E9"/>
    <w:rsid w:val="00A000EB"/>
    <w:rsid w:val="00A0019D"/>
    <w:rsid w:val="00A0020A"/>
    <w:rsid w:val="00A003C6"/>
    <w:rsid w:val="00A0043C"/>
    <w:rsid w:val="00A00486"/>
    <w:rsid w:val="00A0077E"/>
    <w:rsid w:val="00A00835"/>
    <w:rsid w:val="00A008EC"/>
    <w:rsid w:val="00A00904"/>
    <w:rsid w:val="00A0094A"/>
    <w:rsid w:val="00A0096B"/>
    <w:rsid w:val="00A00986"/>
    <w:rsid w:val="00A009EB"/>
    <w:rsid w:val="00A00ADC"/>
    <w:rsid w:val="00A00B22"/>
    <w:rsid w:val="00A00CAE"/>
    <w:rsid w:val="00A00D97"/>
    <w:rsid w:val="00A00DA6"/>
    <w:rsid w:val="00A00E54"/>
    <w:rsid w:val="00A00ECB"/>
    <w:rsid w:val="00A00F74"/>
    <w:rsid w:val="00A00F7D"/>
    <w:rsid w:val="00A0115D"/>
    <w:rsid w:val="00A011D6"/>
    <w:rsid w:val="00A01225"/>
    <w:rsid w:val="00A01226"/>
    <w:rsid w:val="00A01344"/>
    <w:rsid w:val="00A01362"/>
    <w:rsid w:val="00A014E9"/>
    <w:rsid w:val="00A01573"/>
    <w:rsid w:val="00A0158C"/>
    <w:rsid w:val="00A016A6"/>
    <w:rsid w:val="00A016D5"/>
    <w:rsid w:val="00A0171B"/>
    <w:rsid w:val="00A01772"/>
    <w:rsid w:val="00A0185E"/>
    <w:rsid w:val="00A0193F"/>
    <w:rsid w:val="00A01A62"/>
    <w:rsid w:val="00A01B35"/>
    <w:rsid w:val="00A01D0C"/>
    <w:rsid w:val="00A01D40"/>
    <w:rsid w:val="00A01E1D"/>
    <w:rsid w:val="00A01E69"/>
    <w:rsid w:val="00A01FD1"/>
    <w:rsid w:val="00A02052"/>
    <w:rsid w:val="00A0217A"/>
    <w:rsid w:val="00A021B6"/>
    <w:rsid w:val="00A022C0"/>
    <w:rsid w:val="00A02456"/>
    <w:rsid w:val="00A024CC"/>
    <w:rsid w:val="00A02802"/>
    <w:rsid w:val="00A0297B"/>
    <w:rsid w:val="00A029CF"/>
    <w:rsid w:val="00A02A68"/>
    <w:rsid w:val="00A02BC4"/>
    <w:rsid w:val="00A02D63"/>
    <w:rsid w:val="00A02ECB"/>
    <w:rsid w:val="00A02F2E"/>
    <w:rsid w:val="00A02F50"/>
    <w:rsid w:val="00A02FB8"/>
    <w:rsid w:val="00A02FC3"/>
    <w:rsid w:val="00A0302B"/>
    <w:rsid w:val="00A0343B"/>
    <w:rsid w:val="00A03486"/>
    <w:rsid w:val="00A03678"/>
    <w:rsid w:val="00A037CF"/>
    <w:rsid w:val="00A03928"/>
    <w:rsid w:val="00A0392B"/>
    <w:rsid w:val="00A039B0"/>
    <w:rsid w:val="00A03C8C"/>
    <w:rsid w:val="00A03E29"/>
    <w:rsid w:val="00A03F5A"/>
    <w:rsid w:val="00A04038"/>
    <w:rsid w:val="00A04289"/>
    <w:rsid w:val="00A0431D"/>
    <w:rsid w:val="00A043CB"/>
    <w:rsid w:val="00A04488"/>
    <w:rsid w:val="00A044DF"/>
    <w:rsid w:val="00A04702"/>
    <w:rsid w:val="00A0489F"/>
    <w:rsid w:val="00A0491F"/>
    <w:rsid w:val="00A049C7"/>
    <w:rsid w:val="00A04DA1"/>
    <w:rsid w:val="00A04DB0"/>
    <w:rsid w:val="00A04DB9"/>
    <w:rsid w:val="00A04FD7"/>
    <w:rsid w:val="00A05080"/>
    <w:rsid w:val="00A05133"/>
    <w:rsid w:val="00A05198"/>
    <w:rsid w:val="00A051DE"/>
    <w:rsid w:val="00A0553F"/>
    <w:rsid w:val="00A05712"/>
    <w:rsid w:val="00A0579E"/>
    <w:rsid w:val="00A057E3"/>
    <w:rsid w:val="00A0589F"/>
    <w:rsid w:val="00A05932"/>
    <w:rsid w:val="00A0594C"/>
    <w:rsid w:val="00A05A37"/>
    <w:rsid w:val="00A05B0F"/>
    <w:rsid w:val="00A05B3F"/>
    <w:rsid w:val="00A05BA6"/>
    <w:rsid w:val="00A05C0F"/>
    <w:rsid w:val="00A05C5C"/>
    <w:rsid w:val="00A05CB9"/>
    <w:rsid w:val="00A05FA7"/>
    <w:rsid w:val="00A06189"/>
    <w:rsid w:val="00A062AB"/>
    <w:rsid w:val="00A062AF"/>
    <w:rsid w:val="00A06367"/>
    <w:rsid w:val="00A0659D"/>
    <w:rsid w:val="00A06604"/>
    <w:rsid w:val="00A066A3"/>
    <w:rsid w:val="00A066D6"/>
    <w:rsid w:val="00A0672B"/>
    <w:rsid w:val="00A0686F"/>
    <w:rsid w:val="00A06955"/>
    <w:rsid w:val="00A06970"/>
    <w:rsid w:val="00A069F9"/>
    <w:rsid w:val="00A06C27"/>
    <w:rsid w:val="00A06C76"/>
    <w:rsid w:val="00A06C78"/>
    <w:rsid w:val="00A06CF2"/>
    <w:rsid w:val="00A06DBD"/>
    <w:rsid w:val="00A06DED"/>
    <w:rsid w:val="00A06FDF"/>
    <w:rsid w:val="00A07236"/>
    <w:rsid w:val="00A07245"/>
    <w:rsid w:val="00A073CE"/>
    <w:rsid w:val="00A07477"/>
    <w:rsid w:val="00A074E1"/>
    <w:rsid w:val="00A07551"/>
    <w:rsid w:val="00A0761C"/>
    <w:rsid w:val="00A07647"/>
    <w:rsid w:val="00A076E2"/>
    <w:rsid w:val="00A07865"/>
    <w:rsid w:val="00A078A9"/>
    <w:rsid w:val="00A078AF"/>
    <w:rsid w:val="00A078C7"/>
    <w:rsid w:val="00A07913"/>
    <w:rsid w:val="00A079D3"/>
    <w:rsid w:val="00A07A12"/>
    <w:rsid w:val="00A07BE3"/>
    <w:rsid w:val="00A07C70"/>
    <w:rsid w:val="00A07CFE"/>
    <w:rsid w:val="00A07DE5"/>
    <w:rsid w:val="00A07DEF"/>
    <w:rsid w:val="00A07F2A"/>
    <w:rsid w:val="00A07FB5"/>
    <w:rsid w:val="00A1001F"/>
    <w:rsid w:val="00A100F9"/>
    <w:rsid w:val="00A10103"/>
    <w:rsid w:val="00A10112"/>
    <w:rsid w:val="00A101BB"/>
    <w:rsid w:val="00A10208"/>
    <w:rsid w:val="00A102C0"/>
    <w:rsid w:val="00A1039F"/>
    <w:rsid w:val="00A103B1"/>
    <w:rsid w:val="00A104B2"/>
    <w:rsid w:val="00A10550"/>
    <w:rsid w:val="00A105AD"/>
    <w:rsid w:val="00A105E4"/>
    <w:rsid w:val="00A10726"/>
    <w:rsid w:val="00A10802"/>
    <w:rsid w:val="00A109ED"/>
    <w:rsid w:val="00A10A60"/>
    <w:rsid w:val="00A10C77"/>
    <w:rsid w:val="00A10CA3"/>
    <w:rsid w:val="00A10CDB"/>
    <w:rsid w:val="00A10E22"/>
    <w:rsid w:val="00A10FD4"/>
    <w:rsid w:val="00A1117C"/>
    <w:rsid w:val="00A1119E"/>
    <w:rsid w:val="00A112BA"/>
    <w:rsid w:val="00A1136E"/>
    <w:rsid w:val="00A113E6"/>
    <w:rsid w:val="00A11437"/>
    <w:rsid w:val="00A11560"/>
    <w:rsid w:val="00A11649"/>
    <w:rsid w:val="00A116E3"/>
    <w:rsid w:val="00A11711"/>
    <w:rsid w:val="00A11787"/>
    <w:rsid w:val="00A119AD"/>
    <w:rsid w:val="00A119C9"/>
    <w:rsid w:val="00A11A06"/>
    <w:rsid w:val="00A11A49"/>
    <w:rsid w:val="00A11A5A"/>
    <w:rsid w:val="00A11B72"/>
    <w:rsid w:val="00A11B90"/>
    <w:rsid w:val="00A11E3F"/>
    <w:rsid w:val="00A11E82"/>
    <w:rsid w:val="00A11E8E"/>
    <w:rsid w:val="00A12041"/>
    <w:rsid w:val="00A12179"/>
    <w:rsid w:val="00A12382"/>
    <w:rsid w:val="00A123F8"/>
    <w:rsid w:val="00A12448"/>
    <w:rsid w:val="00A1251B"/>
    <w:rsid w:val="00A126E3"/>
    <w:rsid w:val="00A1274C"/>
    <w:rsid w:val="00A12817"/>
    <w:rsid w:val="00A12858"/>
    <w:rsid w:val="00A128E9"/>
    <w:rsid w:val="00A12A78"/>
    <w:rsid w:val="00A12B5F"/>
    <w:rsid w:val="00A12BB9"/>
    <w:rsid w:val="00A12BF7"/>
    <w:rsid w:val="00A12E93"/>
    <w:rsid w:val="00A12FB7"/>
    <w:rsid w:val="00A1318F"/>
    <w:rsid w:val="00A13231"/>
    <w:rsid w:val="00A13249"/>
    <w:rsid w:val="00A1333C"/>
    <w:rsid w:val="00A133B5"/>
    <w:rsid w:val="00A133CB"/>
    <w:rsid w:val="00A134C3"/>
    <w:rsid w:val="00A13505"/>
    <w:rsid w:val="00A135B1"/>
    <w:rsid w:val="00A135CD"/>
    <w:rsid w:val="00A1377B"/>
    <w:rsid w:val="00A137BE"/>
    <w:rsid w:val="00A13858"/>
    <w:rsid w:val="00A13A00"/>
    <w:rsid w:val="00A13B0E"/>
    <w:rsid w:val="00A13B58"/>
    <w:rsid w:val="00A13B92"/>
    <w:rsid w:val="00A13D2E"/>
    <w:rsid w:val="00A13DD5"/>
    <w:rsid w:val="00A13DEE"/>
    <w:rsid w:val="00A13F1C"/>
    <w:rsid w:val="00A140A1"/>
    <w:rsid w:val="00A140E1"/>
    <w:rsid w:val="00A14135"/>
    <w:rsid w:val="00A142A5"/>
    <w:rsid w:val="00A14569"/>
    <w:rsid w:val="00A145D9"/>
    <w:rsid w:val="00A14624"/>
    <w:rsid w:val="00A1464C"/>
    <w:rsid w:val="00A146FA"/>
    <w:rsid w:val="00A147AD"/>
    <w:rsid w:val="00A14807"/>
    <w:rsid w:val="00A14888"/>
    <w:rsid w:val="00A14920"/>
    <w:rsid w:val="00A14A46"/>
    <w:rsid w:val="00A14AC0"/>
    <w:rsid w:val="00A14AF6"/>
    <w:rsid w:val="00A14BDE"/>
    <w:rsid w:val="00A14D37"/>
    <w:rsid w:val="00A14DD2"/>
    <w:rsid w:val="00A14EBB"/>
    <w:rsid w:val="00A14FCD"/>
    <w:rsid w:val="00A15069"/>
    <w:rsid w:val="00A15279"/>
    <w:rsid w:val="00A1532E"/>
    <w:rsid w:val="00A153F1"/>
    <w:rsid w:val="00A15774"/>
    <w:rsid w:val="00A15788"/>
    <w:rsid w:val="00A15823"/>
    <w:rsid w:val="00A15876"/>
    <w:rsid w:val="00A15915"/>
    <w:rsid w:val="00A15980"/>
    <w:rsid w:val="00A159EC"/>
    <w:rsid w:val="00A159FF"/>
    <w:rsid w:val="00A15A02"/>
    <w:rsid w:val="00A15A1E"/>
    <w:rsid w:val="00A15AC2"/>
    <w:rsid w:val="00A15BF7"/>
    <w:rsid w:val="00A15C86"/>
    <w:rsid w:val="00A15CC9"/>
    <w:rsid w:val="00A15F75"/>
    <w:rsid w:val="00A161DA"/>
    <w:rsid w:val="00A162FE"/>
    <w:rsid w:val="00A163EC"/>
    <w:rsid w:val="00A1673C"/>
    <w:rsid w:val="00A167A9"/>
    <w:rsid w:val="00A167B6"/>
    <w:rsid w:val="00A167E5"/>
    <w:rsid w:val="00A16928"/>
    <w:rsid w:val="00A16A2A"/>
    <w:rsid w:val="00A16A6E"/>
    <w:rsid w:val="00A16AC8"/>
    <w:rsid w:val="00A16C08"/>
    <w:rsid w:val="00A1701A"/>
    <w:rsid w:val="00A1733E"/>
    <w:rsid w:val="00A173F2"/>
    <w:rsid w:val="00A1745C"/>
    <w:rsid w:val="00A175AB"/>
    <w:rsid w:val="00A17653"/>
    <w:rsid w:val="00A17712"/>
    <w:rsid w:val="00A1782B"/>
    <w:rsid w:val="00A1787B"/>
    <w:rsid w:val="00A1794A"/>
    <w:rsid w:val="00A17E6B"/>
    <w:rsid w:val="00A17E98"/>
    <w:rsid w:val="00A17F88"/>
    <w:rsid w:val="00A17F95"/>
    <w:rsid w:val="00A20145"/>
    <w:rsid w:val="00A201B7"/>
    <w:rsid w:val="00A2020B"/>
    <w:rsid w:val="00A20323"/>
    <w:rsid w:val="00A203FD"/>
    <w:rsid w:val="00A20402"/>
    <w:rsid w:val="00A204F1"/>
    <w:rsid w:val="00A20619"/>
    <w:rsid w:val="00A206DB"/>
    <w:rsid w:val="00A206DD"/>
    <w:rsid w:val="00A207DE"/>
    <w:rsid w:val="00A20806"/>
    <w:rsid w:val="00A2091E"/>
    <w:rsid w:val="00A209A5"/>
    <w:rsid w:val="00A209C2"/>
    <w:rsid w:val="00A20B85"/>
    <w:rsid w:val="00A20B95"/>
    <w:rsid w:val="00A20D44"/>
    <w:rsid w:val="00A20DD3"/>
    <w:rsid w:val="00A20E29"/>
    <w:rsid w:val="00A20E6E"/>
    <w:rsid w:val="00A21000"/>
    <w:rsid w:val="00A210AF"/>
    <w:rsid w:val="00A210E4"/>
    <w:rsid w:val="00A211F0"/>
    <w:rsid w:val="00A21226"/>
    <w:rsid w:val="00A212DA"/>
    <w:rsid w:val="00A21614"/>
    <w:rsid w:val="00A21624"/>
    <w:rsid w:val="00A2162B"/>
    <w:rsid w:val="00A21660"/>
    <w:rsid w:val="00A2178F"/>
    <w:rsid w:val="00A218CC"/>
    <w:rsid w:val="00A21919"/>
    <w:rsid w:val="00A21AC5"/>
    <w:rsid w:val="00A21BF1"/>
    <w:rsid w:val="00A21CD1"/>
    <w:rsid w:val="00A21F03"/>
    <w:rsid w:val="00A21F86"/>
    <w:rsid w:val="00A22039"/>
    <w:rsid w:val="00A22095"/>
    <w:rsid w:val="00A22148"/>
    <w:rsid w:val="00A224D2"/>
    <w:rsid w:val="00A224D4"/>
    <w:rsid w:val="00A22509"/>
    <w:rsid w:val="00A22716"/>
    <w:rsid w:val="00A22844"/>
    <w:rsid w:val="00A229B2"/>
    <w:rsid w:val="00A229E7"/>
    <w:rsid w:val="00A22A4C"/>
    <w:rsid w:val="00A22A91"/>
    <w:rsid w:val="00A22AAE"/>
    <w:rsid w:val="00A22AB8"/>
    <w:rsid w:val="00A22BA2"/>
    <w:rsid w:val="00A22CB5"/>
    <w:rsid w:val="00A22DD4"/>
    <w:rsid w:val="00A22E6D"/>
    <w:rsid w:val="00A22F05"/>
    <w:rsid w:val="00A22FB0"/>
    <w:rsid w:val="00A230E0"/>
    <w:rsid w:val="00A23117"/>
    <w:rsid w:val="00A232AF"/>
    <w:rsid w:val="00A2338D"/>
    <w:rsid w:val="00A23497"/>
    <w:rsid w:val="00A2351E"/>
    <w:rsid w:val="00A236DA"/>
    <w:rsid w:val="00A23700"/>
    <w:rsid w:val="00A23770"/>
    <w:rsid w:val="00A2381F"/>
    <w:rsid w:val="00A2382A"/>
    <w:rsid w:val="00A238AE"/>
    <w:rsid w:val="00A2391E"/>
    <w:rsid w:val="00A23A67"/>
    <w:rsid w:val="00A23B17"/>
    <w:rsid w:val="00A23C79"/>
    <w:rsid w:val="00A23CA5"/>
    <w:rsid w:val="00A23EE0"/>
    <w:rsid w:val="00A23EE3"/>
    <w:rsid w:val="00A23EF2"/>
    <w:rsid w:val="00A23F8E"/>
    <w:rsid w:val="00A23FC2"/>
    <w:rsid w:val="00A24217"/>
    <w:rsid w:val="00A24292"/>
    <w:rsid w:val="00A24328"/>
    <w:rsid w:val="00A24365"/>
    <w:rsid w:val="00A2444B"/>
    <w:rsid w:val="00A244B5"/>
    <w:rsid w:val="00A24571"/>
    <w:rsid w:val="00A24588"/>
    <w:rsid w:val="00A24649"/>
    <w:rsid w:val="00A246C4"/>
    <w:rsid w:val="00A24770"/>
    <w:rsid w:val="00A2480C"/>
    <w:rsid w:val="00A24857"/>
    <w:rsid w:val="00A24869"/>
    <w:rsid w:val="00A24928"/>
    <w:rsid w:val="00A249AC"/>
    <w:rsid w:val="00A249EF"/>
    <w:rsid w:val="00A24A76"/>
    <w:rsid w:val="00A24ADD"/>
    <w:rsid w:val="00A24B5A"/>
    <w:rsid w:val="00A24BC9"/>
    <w:rsid w:val="00A24D56"/>
    <w:rsid w:val="00A24DA4"/>
    <w:rsid w:val="00A24E9C"/>
    <w:rsid w:val="00A24EF8"/>
    <w:rsid w:val="00A25080"/>
    <w:rsid w:val="00A251F7"/>
    <w:rsid w:val="00A252E5"/>
    <w:rsid w:val="00A25353"/>
    <w:rsid w:val="00A254BA"/>
    <w:rsid w:val="00A254EE"/>
    <w:rsid w:val="00A25556"/>
    <w:rsid w:val="00A2557C"/>
    <w:rsid w:val="00A255F1"/>
    <w:rsid w:val="00A256FB"/>
    <w:rsid w:val="00A25734"/>
    <w:rsid w:val="00A25896"/>
    <w:rsid w:val="00A25A3D"/>
    <w:rsid w:val="00A25AED"/>
    <w:rsid w:val="00A25B90"/>
    <w:rsid w:val="00A25C87"/>
    <w:rsid w:val="00A25CCC"/>
    <w:rsid w:val="00A25F61"/>
    <w:rsid w:val="00A26095"/>
    <w:rsid w:val="00A2612C"/>
    <w:rsid w:val="00A26130"/>
    <w:rsid w:val="00A26159"/>
    <w:rsid w:val="00A26197"/>
    <w:rsid w:val="00A262AB"/>
    <w:rsid w:val="00A262C7"/>
    <w:rsid w:val="00A26557"/>
    <w:rsid w:val="00A2658F"/>
    <w:rsid w:val="00A2666E"/>
    <w:rsid w:val="00A2690E"/>
    <w:rsid w:val="00A26931"/>
    <w:rsid w:val="00A269B3"/>
    <w:rsid w:val="00A269B5"/>
    <w:rsid w:val="00A26B1F"/>
    <w:rsid w:val="00A26CE7"/>
    <w:rsid w:val="00A26E02"/>
    <w:rsid w:val="00A26FB4"/>
    <w:rsid w:val="00A2709D"/>
    <w:rsid w:val="00A270CA"/>
    <w:rsid w:val="00A270DB"/>
    <w:rsid w:val="00A2724B"/>
    <w:rsid w:val="00A272D6"/>
    <w:rsid w:val="00A27413"/>
    <w:rsid w:val="00A27418"/>
    <w:rsid w:val="00A274FF"/>
    <w:rsid w:val="00A275BF"/>
    <w:rsid w:val="00A275DD"/>
    <w:rsid w:val="00A27786"/>
    <w:rsid w:val="00A278AD"/>
    <w:rsid w:val="00A2791C"/>
    <w:rsid w:val="00A27948"/>
    <w:rsid w:val="00A2799D"/>
    <w:rsid w:val="00A279C3"/>
    <w:rsid w:val="00A27B92"/>
    <w:rsid w:val="00A27C48"/>
    <w:rsid w:val="00A27CD1"/>
    <w:rsid w:val="00A27CEE"/>
    <w:rsid w:val="00A27D58"/>
    <w:rsid w:val="00A27E72"/>
    <w:rsid w:val="00A27EF8"/>
    <w:rsid w:val="00A30088"/>
    <w:rsid w:val="00A30124"/>
    <w:rsid w:val="00A3014D"/>
    <w:rsid w:val="00A30340"/>
    <w:rsid w:val="00A30458"/>
    <w:rsid w:val="00A306A1"/>
    <w:rsid w:val="00A30808"/>
    <w:rsid w:val="00A30AB4"/>
    <w:rsid w:val="00A30B5F"/>
    <w:rsid w:val="00A30D9B"/>
    <w:rsid w:val="00A30DA7"/>
    <w:rsid w:val="00A30E80"/>
    <w:rsid w:val="00A30EFA"/>
    <w:rsid w:val="00A31139"/>
    <w:rsid w:val="00A313A0"/>
    <w:rsid w:val="00A3144D"/>
    <w:rsid w:val="00A314D2"/>
    <w:rsid w:val="00A314EA"/>
    <w:rsid w:val="00A3152F"/>
    <w:rsid w:val="00A31624"/>
    <w:rsid w:val="00A31650"/>
    <w:rsid w:val="00A31749"/>
    <w:rsid w:val="00A3179B"/>
    <w:rsid w:val="00A3181E"/>
    <w:rsid w:val="00A3199F"/>
    <w:rsid w:val="00A319A1"/>
    <w:rsid w:val="00A319A5"/>
    <w:rsid w:val="00A319D7"/>
    <w:rsid w:val="00A31A87"/>
    <w:rsid w:val="00A31B9D"/>
    <w:rsid w:val="00A31D30"/>
    <w:rsid w:val="00A31DDC"/>
    <w:rsid w:val="00A31DF6"/>
    <w:rsid w:val="00A31E5F"/>
    <w:rsid w:val="00A31F0B"/>
    <w:rsid w:val="00A32078"/>
    <w:rsid w:val="00A32122"/>
    <w:rsid w:val="00A321D9"/>
    <w:rsid w:val="00A321FC"/>
    <w:rsid w:val="00A322B4"/>
    <w:rsid w:val="00A3234D"/>
    <w:rsid w:val="00A32422"/>
    <w:rsid w:val="00A3245D"/>
    <w:rsid w:val="00A32484"/>
    <w:rsid w:val="00A324F1"/>
    <w:rsid w:val="00A32738"/>
    <w:rsid w:val="00A327E8"/>
    <w:rsid w:val="00A32892"/>
    <w:rsid w:val="00A3298A"/>
    <w:rsid w:val="00A32A38"/>
    <w:rsid w:val="00A32A85"/>
    <w:rsid w:val="00A32BAE"/>
    <w:rsid w:val="00A32C1B"/>
    <w:rsid w:val="00A32C48"/>
    <w:rsid w:val="00A32CD4"/>
    <w:rsid w:val="00A32D21"/>
    <w:rsid w:val="00A32DAD"/>
    <w:rsid w:val="00A32DC0"/>
    <w:rsid w:val="00A32EED"/>
    <w:rsid w:val="00A32F71"/>
    <w:rsid w:val="00A32FE4"/>
    <w:rsid w:val="00A33253"/>
    <w:rsid w:val="00A33331"/>
    <w:rsid w:val="00A33411"/>
    <w:rsid w:val="00A334D9"/>
    <w:rsid w:val="00A33513"/>
    <w:rsid w:val="00A336EE"/>
    <w:rsid w:val="00A33736"/>
    <w:rsid w:val="00A33783"/>
    <w:rsid w:val="00A337FD"/>
    <w:rsid w:val="00A3396B"/>
    <w:rsid w:val="00A339E4"/>
    <w:rsid w:val="00A33ABB"/>
    <w:rsid w:val="00A33DF2"/>
    <w:rsid w:val="00A33E4D"/>
    <w:rsid w:val="00A33F59"/>
    <w:rsid w:val="00A34023"/>
    <w:rsid w:val="00A340C7"/>
    <w:rsid w:val="00A34262"/>
    <w:rsid w:val="00A34293"/>
    <w:rsid w:val="00A3436D"/>
    <w:rsid w:val="00A343A4"/>
    <w:rsid w:val="00A343A9"/>
    <w:rsid w:val="00A34606"/>
    <w:rsid w:val="00A346E4"/>
    <w:rsid w:val="00A34726"/>
    <w:rsid w:val="00A347F6"/>
    <w:rsid w:val="00A34CC4"/>
    <w:rsid w:val="00A34F12"/>
    <w:rsid w:val="00A34F38"/>
    <w:rsid w:val="00A3506C"/>
    <w:rsid w:val="00A350AC"/>
    <w:rsid w:val="00A352F2"/>
    <w:rsid w:val="00A35351"/>
    <w:rsid w:val="00A353DA"/>
    <w:rsid w:val="00A35460"/>
    <w:rsid w:val="00A35462"/>
    <w:rsid w:val="00A354EE"/>
    <w:rsid w:val="00A35508"/>
    <w:rsid w:val="00A35513"/>
    <w:rsid w:val="00A35683"/>
    <w:rsid w:val="00A358B9"/>
    <w:rsid w:val="00A3599C"/>
    <w:rsid w:val="00A35A8F"/>
    <w:rsid w:val="00A35B20"/>
    <w:rsid w:val="00A35B50"/>
    <w:rsid w:val="00A35DDA"/>
    <w:rsid w:val="00A35DF8"/>
    <w:rsid w:val="00A35F73"/>
    <w:rsid w:val="00A36010"/>
    <w:rsid w:val="00A360FB"/>
    <w:rsid w:val="00A362B6"/>
    <w:rsid w:val="00A362CF"/>
    <w:rsid w:val="00A362E1"/>
    <w:rsid w:val="00A36321"/>
    <w:rsid w:val="00A363E9"/>
    <w:rsid w:val="00A36527"/>
    <w:rsid w:val="00A365AB"/>
    <w:rsid w:val="00A3690D"/>
    <w:rsid w:val="00A36926"/>
    <w:rsid w:val="00A369A4"/>
    <w:rsid w:val="00A369AE"/>
    <w:rsid w:val="00A36D7D"/>
    <w:rsid w:val="00A36F17"/>
    <w:rsid w:val="00A36F60"/>
    <w:rsid w:val="00A3703C"/>
    <w:rsid w:val="00A3717E"/>
    <w:rsid w:val="00A371D8"/>
    <w:rsid w:val="00A371E7"/>
    <w:rsid w:val="00A3726C"/>
    <w:rsid w:val="00A37410"/>
    <w:rsid w:val="00A374B6"/>
    <w:rsid w:val="00A37500"/>
    <w:rsid w:val="00A37675"/>
    <w:rsid w:val="00A37786"/>
    <w:rsid w:val="00A377F5"/>
    <w:rsid w:val="00A3780F"/>
    <w:rsid w:val="00A37937"/>
    <w:rsid w:val="00A37B36"/>
    <w:rsid w:val="00A37B4E"/>
    <w:rsid w:val="00A37C4C"/>
    <w:rsid w:val="00A37C96"/>
    <w:rsid w:val="00A37D25"/>
    <w:rsid w:val="00A37D39"/>
    <w:rsid w:val="00A37F3F"/>
    <w:rsid w:val="00A37FAF"/>
    <w:rsid w:val="00A4006B"/>
    <w:rsid w:val="00A400FD"/>
    <w:rsid w:val="00A401E5"/>
    <w:rsid w:val="00A4028E"/>
    <w:rsid w:val="00A402A8"/>
    <w:rsid w:val="00A4038A"/>
    <w:rsid w:val="00A403BD"/>
    <w:rsid w:val="00A40428"/>
    <w:rsid w:val="00A404EC"/>
    <w:rsid w:val="00A40502"/>
    <w:rsid w:val="00A40545"/>
    <w:rsid w:val="00A40708"/>
    <w:rsid w:val="00A407CE"/>
    <w:rsid w:val="00A407F0"/>
    <w:rsid w:val="00A40AAA"/>
    <w:rsid w:val="00A40BBB"/>
    <w:rsid w:val="00A4109B"/>
    <w:rsid w:val="00A4126A"/>
    <w:rsid w:val="00A412AB"/>
    <w:rsid w:val="00A413EA"/>
    <w:rsid w:val="00A41449"/>
    <w:rsid w:val="00A41459"/>
    <w:rsid w:val="00A41485"/>
    <w:rsid w:val="00A41502"/>
    <w:rsid w:val="00A4153E"/>
    <w:rsid w:val="00A4158A"/>
    <w:rsid w:val="00A416EF"/>
    <w:rsid w:val="00A416F4"/>
    <w:rsid w:val="00A41722"/>
    <w:rsid w:val="00A4173C"/>
    <w:rsid w:val="00A4177D"/>
    <w:rsid w:val="00A417D1"/>
    <w:rsid w:val="00A417E1"/>
    <w:rsid w:val="00A417FB"/>
    <w:rsid w:val="00A41884"/>
    <w:rsid w:val="00A418ED"/>
    <w:rsid w:val="00A4192A"/>
    <w:rsid w:val="00A41949"/>
    <w:rsid w:val="00A419EF"/>
    <w:rsid w:val="00A41A5A"/>
    <w:rsid w:val="00A41B0C"/>
    <w:rsid w:val="00A41CE8"/>
    <w:rsid w:val="00A41D20"/>
    <w:rsid w:val="00A41D79"/>
    <w:rsid w:val="00A41DD4"/>
    <w:rsid w:val="00A42144"/>
    <w:rsid w:val="00A4217C"/>
    <w:rsid w:val="00A421BF"/>
    <w:rsid w:val="00A421D8"/>
    <w:rsid w:val="00A422B1"/>
    <w:rsid w:val="00A422F4"/>
    <w:rsid w:val="00A424B6"/>
    <w:rsid w:val="00A424E4"/>
    <w:rsid w:val="00A42863"/>
    <w:rsid w:val="00A4296A"/>
    <w:rsid w:val="00A42A00"/>
    <w:rsid w:val="00A42A8B"/>
    <w:rsid w:val="00A42C06"/>
    <w:rsid w:val="00A42C11"/>
    <w:rsid w:val="00A42CF9"/>
    <w:rsid w:val="00A42D18"/>
    <w:rsid w:val="00A42D21"/>
    <w:rsid w:val="00A42E18"/>
    <w:rsid w:val="00A42FF8"/>
    <w:rsid w:val="00A43007"/>
    <w:rsid w:val="00A4326C"/>
    <w:rsid w:val="00A43336"/>
    <w:rsid w:val="00A433B9"/>
    <w:rsid w:val="00A433BA"/>
    <w:rsid w:val="00A43450"/>
    <w:rsid w:val="00A435B5"/>
    <w:rsid w:val="00A43600"/>
    <w:rsid w:val="00A43672"/>
    <w:rsid w:val="00A436A1"/>
    <w:rsid w:val="00A437A1"/>
    <w:rsid w:val="00A438B5"/>
    <w:rsid w:val="00A43923"/>
    <w:rsid w:val="00A43963"/>
    <w:rsid w:val="00A43A81"/>
    <w:rsid w:val="00A43D13"/>
    <w:rsid w:val="00A43D5A"/>
    <w:rsid w:val="00A43D84"/>
    <w:rsid w:val="00A43E17"/>
    <w:rsid w:val="00A43E2E"/>
    <w:rsid w:val="00A43E99"/>
    <w:rsid w:val="00A43EDF"/>
    <w:rsid w:val="00A43FB4"/>
    <w:rsid w:val="00A440D1"/>
    <w:rsid w:val="00A44148"/>
    <w:rsid w:val="00A4419D"/>
    <w:rsid w:val="00A44266"/>
    <w:rsid w:val="00A4436F"/>
    <w:rsid w:val="00A44425"/>
    <w:rsid w:val="00A445BC"/>
    <w:rsid w:val="00A4468A"/>
    <w:rsid w:val="00A44832"/>
    <w:rsid w:val="00A44859"/>
    <w:rsid w:val="00A44ACB"/>
    <w:rsid w:val="00A44AEF"/>
    <w:rsid w:val="00A44B39"/>
    <w:rsid w:val="00A44B57"/>
    <w:rsid w:val="00A44BCD"/>
    <w:rsid w:val="00A44D45"/>
    <w:rsid w:val="00A44F16"/>
    <w:rsid w:val="00A45164"/>
    <w:rsid w:val="00A4517B"/>
    <w:rsid w:val="00A45289"/>
    <w:rsid w:val="00A452F8"/>
    <w:rsid w:val="00A453FF"/>
    <w:rsid w:val="00A45405"/>
    <w:rsid w:val="00A45490"/>
    <w:rsid w:val="00A456F6"/>
    <w:rsid w:val="00A4575E"/>
    <w:rsid w:val="00A457C0"/>
    <w:rsid w:val="00A45868"/>
    <w:rsid w:val="00A45960"/>
    <w:rsid w:val="00A45982"/>
    <w:rsid w:val="00A45A22"/>
    <w:rsid w:val="00A45BC2"/>
    <w:rsid w:val="00A45D31"/>
    <w:rsid w:val="00A45DB3"/>
    <w:rsid w:val="00A45F87"/>
    <w:rsid w:val="00A45FED"/>
    <w:rsid w:val="00A46083"/>
    <w:rsid w:val="00A460B6"/>
    <w:rsid w:val="00A460BE"/>
    <w:rsid w:val="00A46154"/>
    <w:rsid w:val="00A46205"/>
    <w:rsid w:val="00A4626E"/>
    <w:rsid w:val="00A4640F"/>
    <w:rsid w:val="00A4656E"/>
    <w:rsid w:val="00A46580"/>
    <w:rsid w:val="00A46611"/>
    <w:rsid w:val="00A4661B"/>
    <w:rsid w:val="00A46641"/>
    <w:rsid w:val="00A4667A"/>
    <w:rsid w:val="00A4672E"/>
    <w:rsid w:val="00A4682C"/>
    <w:rsid w:val="00A4684E"/>
    <w:rsid w:val="00A46929"/>
    <w:rsid w:val="00A46963"/>
    <w:rsid w:val="00A46983"/>
    <w:rsid w:val="00A46A2A"/>
    <w:rsid w:val="00A46A36"/>
    <w:rsid w:val="00A46AA4"/>
    <w:rsid w:val="00A46B36"/>
    <w:rsid w:val="00A46BC6"/>
    <w:rsid w:val="00A46BFA"/>
    <w:rsid w:val="00A46D04"/>
    <w:rsid w:val="00A46D48"/>
    <w:rsid w:val="00A46D61"/>
    <w:rsid w:val="00A46F02"/>
    <w:rsid w:val="00A47086"/>
    <w:rsid w:val="00A4710E"/>
    <w:rsid w:val="00A47232"/>
    <w:rsid w:val="00A47288"/>
    <w:rsid w:val="00A4736D"/>
    <w:rsid w:val="00A4752C"/>
    <w:rsid w:val="00A476BA"/>
    <w:rsid w:val="00A476DA"/>
    <w:rsid w:val="00A476EB"/>
    <w:rsid w:val="00A47731"/>
    <w:rsid w:val="00A47732"/>
    <w:rsid w:val="00A4783B"/>
    <w:rsid w:val="00A47848"/>
    <w:rsid w:val="00A4785D"/>
    <w:rsid w:val="00A47A4F"/>
    <w:rsid w:val="00A47B4A"/>
    <w:rsid w:val="00A47B6B"/>
    <w:rsid w:val="00A47B84"/>
    <w:rsid w:val="00A47CC5"/>
    <w:rsid w:val="00A47E32"/>
    <w:rsid w:val="00A500CB"/>
    <w:rsid w:val="00A500E2"/>
    <w:rsid w:val="00A50409"/>
    <w:rsid w:val="00A50418"/>
    <w:rsid w:val="00A50493"/>
    <w:rsid w:val="00A505DF"/>
    <w:rsid w:val="00A50623"/>
    <w:rsid w:val="00A50689"/>
    <w:rsid w:val="00A506E8"/>
    <w:rsid w:val="00A50930"/>
    <w:rsid w:val="00A509FA"/>
    <w:rsid w:val="00A50C3B"/>
    <w:rsid w:val="00A50EB7"/>
    <w:rsid w:val="00A50F77"/>
    <w:rsid w:val="00A50FFA"/>
    <w:rsid w:val="00A51037"/>
    <w:rsid w:val="00A51056"/>
    <w:rsid w:val="00A510B6"/>
    <w:rsid w:val="00A511B0"/>
    <w:rsid w:val="00A511D3"/>
    <w:rsid w:val="00A511E2"/>
    <w:rsid w:val="00A51397"/>
    <w:rsid w:val="00A513EB"/>
    <w:rsid w:val="00A5172E"/>
    <w:rsid w:val="00A51805"/>
    <w:rsid w:val="00A5182C"/>
    <w:rsid w:val="00A51918"/>
    <w:rsid w:val="00A51A0E"/>
    <w:rsid w:val="00A51AD1"/>
    <w:rsid w:val="00A51BD6"/>
    <w:rsid w:val="00A51C62"/>
    <w:rsid w:val="00A51D2F"/>
    <w:rsid w:val="00A51E57"/>
    <w:rsid w:val="00A51EE1"/>
    <w:rsid w:val="00A51F96"/>
    <w:rsid w:val="00A51FB1"/>
    <w:rsid w:val="00A51FF5"/>
    <w:rsid w:val="00A5206F"/>
    <w:rsid w:val="00A52090"/>
    <w:rsid w:val="00A520FB"/>
    <w:rsid w:val="00A52357"/>
    <w:rsid w:val="00A523C8"/>
    <w:rsid w:val="00A52408"/>
    <w:rsid w:val="00A525C6"/>
    <w:rsid w:val="00A5264B"/>
    <w:rsid w:val="00A52657"/>
    <w:rsid w:val="00A527CC"/>
    <w:rsid w:val="00A5289D"/>
    <w:rsid w:val="00A528D4"/>
    <w:rsid w:val="00A52923"/>
    <w:rsid w:val="00A5298A"/>
    <w:rsid w:val="00A529A3"/>
    <w:rsid w:val="00A52A06"/>
    <w:rsid w:val="00A52B86"/>
    <w:rsid w:val="00A52CAA"/>
    <w:rsid w:val="00A52CCA"/>
    <w:rsid w:val="00A52D76"/>
    <w:rsid w:val="00A52D8B"/>
    <w:rsid w:val="00A52D9D"/>
    <w:rsid w:val="00A52E7F"/>
    <w:rsid w:val="00A52F07"/>
    <w:rsid w:val="00A5300B"/>
    <w:rsid w:val="00A5300F"/>
    <w:rsid w:val="00A5302C"/>
    <w:rsid w:val="00A53127"/>
    <w:rsid w:val="00A5317F"/>
    <w:rsid w:val="00A5334F"/>
    <w:rsid w:val="00A534B1"/>
    <w:rsid w:val="00A5364A"/>
    <w:rsid w:val="00A537CC"/>
    <w:rsid w:val="00A53BDE"/>
    <w:rsid w:val="00A53C0C"/>
    <w:rsid w:val="00A53CBC"/>
    <w:rsid w:val="00A53E1A"/>
    <w:rsid w:val="00A53E8E"/>
    <w:rsid w:val="00A53F41"/>
    <w:rsid w:val="00A53FCA"/>
    <w:rsid w:val="00A5404D"/>
    <w:rsid w:val="00A54100"/>
    <w:rsid w:val="00A5411F"/>
    <w:rsid w:val="00A54187"/>
    <w:rsid w:val="00A541D2"/>
    <w:rsid w:val="00A54235"/>
    <w:rsid w:val="00A54433"/>
    <w:rsid w:val="00A54442"/>
    <w:rsid w:val="00A545A1"/>
    <w:rsid w:val="00A545ED"/>
    <w:rsid w:val="00A54642"/>
    <w:rsid w:val="00A54649"/>
    <w:rsid w:val="00A54712"/>
    <w:rsid w:val="00A54769"/>
    <w:rsid w:val="00A54879"/>
    <w:rsid w:val="00A549C4"/>
    <w:rsid w:val="00A54D5B"/>
    <w:rsid w:val="00A54DDB"/>
    <w:rsid w:val="00A54E13"/>
    <w:rsid w:val="00A54E4C"/>
    <w:rsid w:val="00A54E4E"/>
    <w:rsid w:val="00A54E51"/>
    <w:rsid w:val="00A54F94"/>
    <w:rsid w:val="00A54FE4"/>
    <w:rsid w:val="00A54FEA"/>
    <w:rsid w:val="00A55089"/>
    <w:rsid w:val="00A5521A"/>
    <w:rsid w:val="00A55273"/>
    <w:rsid w:val="00A55294"/>
    <w:rsid w:val="00A5535A"/>
    <w:rsid w:val="00A55426"/>
    <w:rsid w:val="00A55432"/>
    <w:rsid w:val="00A554FE"/>
    <w:rsid w:val="00A55712"/>
    <w:rsid w:val="00A557A5"/>
    <w:rsid w:val="00A55878"/>
    <w:rsid w:val="00A558C5"/>
    <w:rsid w:val="00A55E41"/>
    <w:rsid w:val="00A55EE0"/>
    <w:rsid w:val="00A56061"/>
    <w:rsid w:val="00A56094"/>
    <w:rsid w:val="00A5610A"/>
    <w:rsid w:val="00A56174"/>
    <w:rsid w:val="00A561A7"/>
    <w:rsid w:val="00A561DE"/>
    <w:rsid w:val="00A5626A"/>
    <w:rsid w:val="00A56316"/>
    <w:rsid w:val="00A563A8"/>
    <w:rsid w:val="00A563C4"/>
    <w:rsid w:val="00A563CC"/>
    <w:rsid w:val="00A5645C"/>
    <w:rsid w:val="00A564E4"/>
    <w:rsid w:val="00A56506"/>
    <w:rsid w:val="00A5655B"/>
    <w:rsid w:val="00A5661F"/>
    <w:rsid w:val="00A56638"/>
    <w:rsid w:val="00A56915"/>
    <w:rsid w:val="00A56957"/>
    <w:rsid w:val="00A56A15"/>
    <w:rsid w:val="00A56CE2"/>
    <w:rsid w:val="00A56D81"/>
    <w:rsid w:val="00A56D9B"/>
    <w:rsid w:val="00A57166"/>
    <w:rsid w:val="00A57182"/>
    <w:rsid w:val="00A571D9"/>
    <w:rsid w:val="00A573BF"/>
    <w:rsid w:val="00A57664"/>
    <w:rsid w:val="00A577CB"/>
    <w:rsid w:val="00A57822"/>
    <w:rsid w:val="00A578BE"/>
    <w:rsid w:val="00A579D4"/>
    <w:rsid w:val="00A579DB"/>
    <w:rsid w:val="00A57A34"/>
    <w:rsid w:val="00A57ABB"/>
    <w:rsid w:val="00A57C1F"/>
    <w:rsid w:val="00A57D7F"/>
    <w:rsid w:val="00A57D9C"/>
    <w:rsid w:val="00A57DF2"/>
    <w:rsid w:val="00A57F8E"/>
    <w:rsid w:val="00A57FB1"/>
    <w:rsid w:val="00A600BC"/>
    <w:rsid w:val="00A600F9"/>
    <w:rsid w:val="00A60161"/>
    <w:rsid w:val="00A601B1"/>
    <w:rsid w:val="00A60342"/>
    <w:rsid w:val="00A60387"/>
    <w:rsid w:val="00A60479"/>
    <w:rsid w:val="00A604B4"/>
    <w:rsid w:val="00A604F0"/>
    <w:rsid w:val="00A604FB"/>
    <w:rsid w:val="00A60500"/>
    <w:rsid w:val="00A6056B"/>
    <w:rsid w:val="00A605A4"/>
    <w:rsid w:val="00A60621"/>
    <w:rsid w:val="00A606B8"/>
    <w:rsid w:val="00A60718"/>
    <w:rsid w:val="00A607D8"/>
    <w:rsid w:val="00A607E2"/>
    <w:rsid w:val="00A6083C"/>
    <w:rsid w:val="00A60853"/>
    <w:rsid w:val="00A609AA"/>
    <w:rsid w:val="00A60B31"/>
    <w:rsid w:val="00A60B42"/>
    <w:rsid w:val="00A60C8E"/>
    <w:rsid w:val="00A60E0F"/>
    <w:rsid w:val="00A60E14"/>
    <w:rsid w:val="00A60EBF"/>
    <w:rsid w:val="00A60EF4"/>
    <w:rsid w:val="00A60F60"/>
    <w:rsid w:val="00A61078"/>
    <w:rsid w:val="00A610BA"/>
    <w:rsid w:val="00A611A9"/>
    <w:rsid w:val="00A612B9"/>
    <w:rsid w:val="00A61311"/>
    <w:rsid w:val="00A6139F"/>
    <w:rsid w:val="00A61423"/>
    <w:rsid w:val="00A61654"/>
    <w:rsid w:val="00A6173B"/>
    <w:rsid w:val="00A6174F"/>
    <w:rsid w:val="00A6182C"/>
    <w:rsid w:val="00A61BA0"/>
    <w:rsid w:val="00A61C01"/>
    <w:rsid w:val="00A61C96"/>
    <w:rsid w:val="00A61EC8"/>
    <w:rsid w:val="00A61F0F"/>
    <w:rsid w:val="00A61F78"/>
    <w:rsid w:val="00A61F9B"/>
    <w:rsid w:val="00A62058"/>
    <w:rsid w:val="00A621DE"/>
    <w:rsid w:val="00A62342"/>
    <w:rsid w:val="00A62488"/>
    <w:rsid w:val="00A624A7"/>
    <w:rsid w:val="00A62566"/>
    <w:rsid w:val="00A62573"/>
    <w:rsid w:val="00A62A7B"/>
    <w:rsid w:val="00A62BB3"/>
    <w:rsid w:val="00A62CB3"/>
    <w:rsid w:val="00A62D42"/>
    <w:rsid w:val="00A62D6C"/>
    <w:rsid w:val="00A62DF4"/>
    <w:rsid w:val="00A62F14"/>
    <w:rsid w:val="00A62F65"/>
    <w:rsid w:val="00A62F9F"/>
    <w:rsid w:val="00A62FDD"/>
    <w:rsid w:val="00A63054"/>
    <w:rsid w:val="00A6305E"/>
    <w:rsid w:val="00A6335F"/>
    <w:rsid w:val="00A63436"/>
    <w:rsid w:val="00A63485"/>
    <w:rsid w:val="00A634FD"/>
    <w:rsid w:val="00A635C7"/>
    <w:rsid w:val="00A63646"/>
    <w:rsid w:val="00A636AD"/>
    <w:rsid w:val="00A636B6"/>
    <w:rsid w:val="00A636BD"/>
    <w:rsid w:val="00A6370C"/>
    <w:rsid w:val="00A6373E"/>
    <w:rsid w:val="00A637DA"/>
    <w:rsid w:val="00A637FA"/>
    <w:rsid w:val="00A63843"/>
    <w:rsid w:val="00A63957"/>
    <w:rsid w:val="00A63A0C"/>
    <w:rsid w:val="00A63CBD"/>
    <w:rsid w:val="00A63CFE"/>
    <w:rsid w:val="00A63DC8"/>
    <w:rsid w:val="00A63E22"/>
    <w:rsid w:val="00A63F34"/>
    <w:rsid w:val="00A641C6"/>
    <w:rsid w:val="00A641FF"/>
    <w:rsid w:val="00A64201"/>
    <w:rsid w:val="00A64434"/>
    <w:rsid w:val="00A64594"/>
    <w:rsid w:val="00A645AF"/>
    <w:rsid w:val="00A646CF"/>
    <w:rsid w:val="00A64BC0"/>
    <w:rsid w:val="00A64C62"/>
    <w:rsid w:val="00A64C84"/>
    <w:rsid w:val="00A64E18"/>
    <w:rsid w:val="00A64EED"/>
    <w:rsid w:val="00A64F05"/>
    <w:rsid w:val="00A64FB8"/>
    <w:rsid w:val="00A65005"/>
    <w:rsid w:val="00A65129"/>
    <w:rsid w:val="00A6513A"/>
    <w:rsid w:val="00A6515B"/>
    <w:rsid w:val="00A651A5"/>
    <w:rsid w:val="00A651E7"/>
    <w:rsid w:val="00A652E3"/>
    <w:rsid w:val="00A654B3"/>
    <w:rsid w:val="00A655AE"/>
    <w:rsid w:val="00A65659"/>
    <w:rsid w:val="00A65797"/>
    <w:rsid w:val="00A65873"/>
    <w:rsid w:val="00A658E3"/>
    <w:rsid w:val="00A65A2A"/>
    <w:rsid w:val="00A65A9F"/>
    <w:rsid w:val="00A65AE4"/>
    <w:rsid w:val="00A65C9D"/>
    <w:rsid w:val="00A65CE3"/>
    <w:rsid w:val="00A65D23"/>
    <w:rsid w:val="00A65E1B"/>
    <w:rsid w:val="00A65E1C"/>
    <w:rsid w:val="00A65E2B"/>
    <w:rsid w:val="00A66039"/>
    <w:rsid w:val="00A660DA"/>
    <w:rsid w:val="00A6616D"/>
    <w:rsid w:val="00A66270"/>
    <w:rsid w:val="00A662B9"/>
    <w:rsid w:val="00A66386"/>
    <w:rsid w:val="00A663F3"/>
    <w:rsid w:val="00A6640F"/>
    <w:rsid w:val="00A66548"/>
    <w:rsid w:val="00A665BF"/>
    <w:rsid w:val="00A666A3"/>
    <w:rsid w:val="00A666A9"/>
    <w:rsid w:val="00A666B0"/>
    <w:rsid w:val="00A66790"/>
    <w:rsid w:val="00A6679C"/>
    <w:rsid w:val="00A6698B"/>
    <w:rsid w:val="00A66B1D"/>
    <w:rsid w:val="00A66B9C"/>
    <w:rsid w:val="00A66BCE"/>
    <w:rsid w:val="00A66C94"/>
    <w:rsid w:val="00A66FE4"/>
    <w:rsid w:val="00A67136"/>
    <w:rsid w:val="00A67165"/>
    <w:rsid w:val="00A6717B"/>
    <w:rsid w:val="00A671CD"/>
    <w:rsid w:val="00A67237"/>
    <w:rsid w:val="00A67310"/>
    <w:rsid w:val="00A67473"/>
    <w:rsid w:val="00A67588"/>
    <w:rsid w:val="00A6762D"/>
    <w:rsid w:val="00A6764C"/>
    <w:rsid w:val="00A6777A"/>
    <w:rsid w:val="00A677D5"/>
    <w:rsid w:val="00A67897"/>
    <w:rsid w:val="00A678D0"/>
    <w:rsid w:val="00A67A28"/>
    <w:rsid w:val="00A67A41"/>
    <w:rsid w:val="00A67A49"/>
    <w:rsid w:val="00A67A4A"/>
    <w:rsid w:val="00A67A60"/>
    <w:rsid w:val="00A67AB1"/>
    <w:rsid w:val="00A67ACC"/>
    <w:rsid w:val="00A67F84"/>
    <w:rsid w:val="00A67FA5"/>
    <w:rsid w:val="00A700D7"/>
    <w:rsid w:val="00A7015C"/>
    <w:rsid w:val="00A70368"/>
    <w:rsid w:val="00A7054C"/>
    <w:rsid w:val="00A70558"/>
    <w:rsid w:val="00A706F1"/>
    <w:rsid w:val="00A7072C"/>
    <w:rsid w:val="00A70882"/>
    <w:rsid w:val="00A70907"/>
    <w:rsid w:val="00A70A3F"/>
    <w:rsid w:val="00A70CE3"/>
    <w:rsid w:val="00A70CF2"/>
    <w:rsid w:val="00A70D21"/>
    <w:rsid w:val="00A70DB0"/>
    <w:rsid w:val="00A70E27"/>
    <w:rsid w:val="00A70E35"/>
    <w:rsid w:val="00A70E4B"/>
    <w:rsid w:val="00A70E50"/>
    <w:rsid w:val="00A70FA5"/>
    <w:rsid w:val="00A70FD0"/>
    <w:rsid w:val="00A7103C"/>
    <w:rsid w:val="00A71114"/>
    <w:rsid w:val="00A71219"/>
    <w:rsid w:val="00A71402"/>
    <w:rsid w:val="00A7146F"/>
    <w:rsid w:val="00A714F0"/>
    <w:rsid w:val="00A7154D"/>
    <w:rsid w:val="00A71632"/>
    <w:rsid w:val="00A71688"/>
    <w:rsid w:val="00A71843"/>
    <w:rsid w:val="00A71891"/>
    <w:rsid w:val="00A71A5A"/>
    <w:rsid w:val="00A71B16"/>
    <w:rsid w:val="00A71B1E"/>
    <w:rsid w:val="00A71C9A"/>
    <w:rsid w:val="00A71D01"/>
    <w:rsid w:val="00A71DB5"/>
    <w:rsid w:val="00A71FC3"/>
    <w:rsid w:val="00A7208C"/>
    <w:rsid w:val="00A72251"/>
    <w:rsid w:val="00A7229C"/>
    <w:rsid w:val="00A72462"/>
    <w:rsid w:val="00A72634"/>
    <w:rsid w:val="00A72639"/>
    <w:rsid w:val="00A72746"/>
    <w:rsid w:val="00A728F3"/>
    <w:rsid w:val="00A72938"/>
    <w:rsid w:val="00A72957"/>
    <w:rsid w:val="00A72960"/>
    <w:rsid w:val="00A72975"/>
    <w:rsid w:val="00A729C0"/>
    <w:rsid w:val="00A72B36"/>
    <w:rsid w:val="00A72B59"/>
    <w:rsid w:val="00A72BB4"/>
    <w:rsid w:val="00A72CA2"/>
    <w:rsid w:val="00A72EFE"/>
    <w:rsid w:val="00A73007"/>
    <w:rsid w:val="00A73053"/>
    <w:rsid w:val="00A73093"/>
    <w:rsid w:val="00A730AA"/>
    <w:rsid w:val="00A73107"/>
    <w:rsid w:val="00A73148"/>
    <w:rsid w:val="00A73156"/>
    <w:rsid w:val="00A731DD"/>
    <w:rsid w:val="00A73271"/>
    <w:rsid w:val="00A733EE"/>
    <w:rsid w:val="00A735E9"/>
    <w:rsid w:val="00A7361F"/>
    <w:rsid w:val="00A7364E"/>
    <w:rsid w:val="00A73669"/>
    <w:rsid w:val="00A736B8"/>
    <w:rsid w:val="00A7374C"/>
    <w:rsid w:val="00A73894"/>
    <w:rsid w:val="00A7389E"/>
    <w:rsid w:val="00A73901"/>
    <w:rsid w:val="00A73AB1"/>
    <w:rsid w:val="00A73AFD"/>
    <w:rsid w:val="00A73B26"/>
    <w:rsid w:val="00A73D5D"/>
    <w:rsid w:val="00A73DDD"/>
    <w:rsid w:val="00A73E38"/>
    <w:rsid w:val="00A74036"/>
    <w:rsid w:val="00A74138"/>
    <w:rsid w:val="00A7414E"/>
    <w:rsid w:val="00A747DC"/>
    <w:rsid w:val="00A74833"/>
    <w:rsid w:val="00A748BB"/>
    <w:rsid w:val="00A748CC"/>
    <w:rsid w:val="00A74AED"/>
    <w:rsid w:val="00A74BE0"/>
    <w:rsid w:val="00A74C41"/>
    <w:rsid w:val="00A74C6D"/>
    <w:rsid w:val="00A74CC2"/>
    <w:rsid w:val="00A74E20"/>
    <w:rsid w:val="00A74E21"/>
    <w:rsid w:val="00A74F5F"/>
    <w:rsid w:val="00A75069"/>
    <w:rsid w:val="00A75077"/>
    <w:rsid w:val="00A7511B"/>
    <w:rsid w:val="00A7528A"/>
    <w:rsid w:val="00A752AB"/>
    <w:rsid w:val="00A75364"/>
    <w:rsid w:val="00A75446"/>
    <w:rsid w:val="00A754EB"/>
    <w:rsid w:val="00A754F3"/>
    <w:rsid w:val="00A755DB"/>
    <w:rsid w:val="00A7573E"/>
    <w:rsid w:val="00A75822"/>
    <w:rsid w:val="00A75874"/>
    <w:rsid w:val="00A758EC"/>
    <w:rsid w:val="00A75B00"/>
    <w:rsid w:val="00A75B7C"/>
    <w:rsid w:val="00A75E6D"/>
    <w:rsid w:val="00A7604C"/>
    <w:rsid w:val="00A760A9"/>
    <w:rsid w:val="00A76404"/>
    <w:rsid w:val="00A76426"/>
    <w:rsid w:val="00A76473"/>
    <w:rsid w:val="00A764AA"/>
    <w:rsid w:val="00A764B0"/>
    <w:rsid w:val="00A76500"/>
    <w:rsid w:val="00A76776"/>
    <w:rsid w:val="00A76A89"/>
    <w:rsid w:val="00A76B00"/>
    <w:rsid w:val="00A76B06"/>
    <w:rsid w:val="00A76B1B"/>
    <w:rsid w:val="00A76B1E"/>
    <w:rsid w:val="00A76B5E"/>
    <w:rsid w:val="00A76EBA"/>
    <w:rsid w:val="00A7709F"/>
    <w:rsid w:val="00A77120"/>
    <w:rsid w:val="00A77181"/>
    <w:rsid w:val="00A771EE"/>
    <w:rsid w:val="00A77236"/>
    <w:rsid w:val="00A7733F"/>
    <w:rsid w:val="00A7736E"/>
    <w:rsid w:val="00A77445"/>
    <w:rsid w:val="00A7744E"/>
    <w:rsid w:val="00A77995"/>
    <w:rsid w:val="00A77A7D"/>
    <w:rsid w:val="00A77B6E"/>
    <w:rsid w:val="00A77DB9"/>
    <w:rsid w:val="00A77E64"/>
    <w:rsid w:val="00A77F3A"/>
    <w:rsid w:val="00A77F4D"/>
    <w:rsid w:val="00A77F67"/>
    <w:rsid w:val="00A77F71"/>
    <w:rsid w:val="00A77F96"/>
    <w:rsid w:val="00A77FD4"/>
    <w:rsid w:val="00A801F7"/>
    <w:rsid w:val="00A8031B"/>
    <w:rsid w:val="00A8039D"/>
    <w:rsid w:val="00A8054D"/>
    <w:rsid w:val="00A80612"/>
    <w:rsid w:val="00A80873"/>
    <w:rsid w:val="00A80922"/>
    <w:rsid w:val="00A809DA"/>
    <w:rsid w:val="00A80A9A"/>
    <w:rsid w:val="00A80AF3"/>
    <w:rsid w:val="00A80B66"/>
    <w:rsid w:val="00A80C3E"/>
    <w:rsid w:val="00A80D2F"/>
    <w:rsid w:val="00A80DA7"/>
    <w:rsid w:val="00A80DFC"/>
    <w:rsid w:val="00A80EBF"/>
    <w:rsid w:val="00A80FAE"/>
    <w:rsid w:val="00A8105A"/>
    <w:rsid w:val="00A812BB"/>
    <w:rsid w:val="00A81455"/>
    <w:rsid w:val="00A81576"/>
    <w:rsid w:val="00A815B4"/>
    <w:rsid w:val="00A815C8"/>
    <w:rsid w:val="00A815E2"/>
    <w:rsid w:val="00A81753"/>
    <w:rsid w:val="00A81811"/>
    <w:rsid w:val="00A818BE"/>
    <w:rsid w:val="00A81967"/>
    <w:rsid w:val="00A819A4"/>
    <w:rsid w:val="00A819EE"/>
    <w:rsid w:val="00A81B00"/>
    <w:rsid w:val="00A81B0A"/>
    <w:rsid w:val="00A81B79"/>
    <w:rsid w:val="00A81BDA"/>
    <w:rsid w:val="00A81C95"/>
    <w:rsid w:val="00A81CB3"/>
    <w:rsid w:val="00A81CC8"/>
    <w:rsid w:val="00A81DB4"/>
    <w:rsid w:val="00A81DD4"/>
    <w:rsid w:val="00A81F8B"/>
    <w:rsid w:val="00A82091"/>
    <w:rsid w:val="00A822A6"/>
    <w:rsid w:val="00A825D1"/>
    <w:rsid w:val="00A8263D"/>
    <w:rsid w:val="00A8269B"/>
    <w:rsid w:val="00A82757"/>
    <w:rsid w:val="00A82858"/>
    <w:rsid w:val="00A828F8"/>
    <w:rsid w:val="00A8296B"/>
    <w:rsid w:val="00A8299F"/>
    <w:rsid w:val="00A82A02"/>
    <w:rsid w:val="00A82A8C"/>
    <w:rsid w:val="00A82BBA"/>
    <w:rsid w:val="00A82BF8"/>
    <w:rsid w:val="00A82D2E"/>
    <w:rsid w:val="00A82D65"/>
    <w:rsid w:val="00A82E06"/>
    <w:rsid w:val="00A82E64"/>
    <w:rsid w:val="00A82E77"/>
    <w:rsid w:val="00A82EE4"/>
    <w:rsid w:val="00A82F57"/>
    <w:rsid w:val="00A82F5A"/>
    <w:rsid w:val="00A8310C"/>
    <w:rsid w:val="00A83145"/>
    <w:rsid w:val="00A831A4"/>
    <w:rsid w:val="00A831AC"/>
    <w:rsid w:val="00A83226"/>
    <w:rsid w:val="00A8326A"/>
    <w:rsid w:val="00A83469"/>
    <w:rsid w:val="00A834D9"/>
    <w:rsid w:val="00A835BE"/>
    <w:rsid w:val="00A83652"/>
    <w:rsid w:val="00A836DB"/>
    <w:rsid w:val="00A8371D"/>
    <w:rsid w:val="00A83865"/>
    <w:rsid w:val="00A83A93"/>
    <w:rsid w:val="00A83AD7"/>
    <w:rsid w:val="00A83AD8"/>
    <w:rsid w:val="00A83B52"/>
    <w:rsid w:val="00A83B59"/>
    <w:rsid w:val="00A83C3D"/>
    <w:rsid w:val="00A83D50"/>
    <w:rsid w:val="00A83D79"/>
    <w:rsid w:val="00A83DF0"/>
    <w:rsid w:val="00A83E19"/>
    <w:rsid w:val="00A83E97"/>
    <w:rsid w:val="00A8406E"/>
    <w:rsid w:val="00A841D6"/>
    <w:rsid w:val="00A844B0"/>
    <w:rsid w:val="00A84557"/>
    <w:rsid w:val="00A84629"/>
    <w:rsid w:val="00A8466A"/>
    <w:rsid w:val="00A846B2"/>
    <w:rsid w:val="00A846C7"/>
    <w:rsid w:val="00A84703"/>
    <w:rsid w:val="00A84708"/>
    <w:rsid w:val="00A84751"/>
    <w:rsid w:val="00A84767"/>
    <w:rsid w:val="00A847DC"/>
    <w:rsid w:val="00A849D7"/>
    <w:rsid w:val="00A84B03"/>
    <w:rsid w:val="00A84B0D"/>
    <w:rsid w:val="00A84B33"/>
    <w:rsid w:val="00A84B47"/>
    <w:rsid w:val="00A84C1E"/>
    <w:rsid w:val="00A84C80"/>
    <w:rsid w:val="00A84D7F"/>
    <w:rsid w:val="00A84E10"/>
    <w:rsid w:val="00A84E68"/>
    <w:rsid w:val="00A84EAD"/>
    <w:rsid w:val="00A84EF0"/>
    <w:rsid w:val="00A84FBC"/>
    <w:rsid w:val="00A85120"/>
    <w:rsid w:val="00A85161"/>
    <w:rsid w:val="00A8529F"/>
    <w:rsid w:val="00A852CD"/>
    <w:rsid w:val="00A85364"/>
    <w:rsid w:val="00A853C0"/>
    <w:rsid w:val="00A8540C"/>
    <w:rsid w:val="00A855A5"/>
    <w:rsid w:val="00A855B7"/>
    <w:rsid w:val="00A85677"/>
    <w:rsid w:val="00A856D7"/>
    <w:rsid w:val="00A8580A"/>
    <w:rsid w:val="00A8581C"/>
    <w:rsid w:val="00A8581D"/>
    <w:rsid w:val="00A85825"/>
    <w:rsid w:val="00A85869"/>
    <w:rsid w:val="00A85906"/>
    <w:rsid w:val="00A85AA0"/>
    <w:rsid w:val="00A85B16"/>
    <w:rsid w:val="00A85BB2"/>
    <w:rsid w:val="00A85D45"/>
    <w:rsid w:val="00A85DB8"/>
    <w:rsid w:val="00A85DBD"/>
    <w:rsid w:val="00A85DD9"/>
    <w:rsid w:val="00A85DFA"/>
    <w:rsid w:val="00A85E86"/>
    <w:rsid w:val="00A85F51"/>
    <w:rsid w:val="00A85F85"/>
    <w:rsid w:val="00A86132"/>
    <w:rsid w:val="00A86136"/>
    <w:rsid w:val="00A861DE"/>
    <w:rsid w:val="00A864C0"/>
    <w:rsid w:val="00A864E7"/>
    <w:rsid w:val="00A86535"/>
    <w:rsid w:val="00A8658D"/>
    <w:rsid w:val="00A86688"/>
    <w:rsid w:val="00A866A6"/>
    <w:rsid w:val="00A8673C"/>
    <w:rsid w:val="00A8675E"/>
    <w:rsid w:val="00A868C7"/>
    <w:rsid w:val="00A868DB"/>
    <w:rsid w:val="00A8691F"/>
    <w:rsid w:val="00A869A7"/>
    <w:rsid w:val="00A86A9C"/>
    <w:rsid w:val="00A86BC0"/>
    <w:rsid w:val="00A86C4E"/>
    <w:rsid w:val="00A86CB9"/>
    <w:rsid w:val="00A86CDF"/>
    <w:rsid w:val="00A86D32"/>
    <w:rsid w:val="00A86E3D"/>
    <w:rsid w:val="00A86E52"/>
    <w:rsid w:val="00A87408"/>
    <w:rsid w:val="00A87519"/>
    <w:rsid w:val="00A877C8"/>
    <w:rsid w:val="00A87939"/>
    <w:rsid w:val="00A879A0"/>
    <w:rsid w:val="00A87B7D"/>
    <w:rsid w:val="00A87B9F"/>
    <w:rsid w:val="00A87DDE"/>
    <w:rsid w:val="00A9004A"/>
    <w:rsid w:val="00A90103"/>
    <w:rsid w:val="00A90269"/>
    <w:rsid w:val="00A90444"/>
    <w:rsid w:val="00A9044B"/>
    <w:rsid w:val="00A9047E"/>
    <w:rsid w:val="00A907E2"/>
    <w:rsid w:val="00A907EE"/>
    <w:rsid w:val="00A90814"/>
    <w:rsid w:val="00A9082A"/>
    <w:rsid w:val="00A90884"/>
    <w:rsid w:val="00A908BA"/>
    <w:rsid w:val="00A90981"/>
    <w:rsid w:val="00A90B38"/>
    <w:rsid w:val="00A90B43"/>
    <w:rsid w:val="00A90C23"/>
    <w:rsid w:val="00A90C6F"/>
    <w:rsid w:val="00A90E0B"/>
    <w:rsid w:val="00A90E57"/>
    <w:rsid w:val="00A90F50"/>
    <w:rsid w:val="00A90FB4"/>
    <w:rsid w:val="00A91038"/>
    <w:rsid w:val="00A9129D"/>
    <w:rsid w:val="00A912C8"/>
    <w:rsid w:val="00A912F8"/>
    <w:rsid w:val="00A913E1"/>
    <w:rsid w:val="00A9141C"/>
    <w:rsid w:val="00A9148E"/>
    <w:rsid w:val="00A91514"/>
    <w:rsid w:val="00A91538"/>
    <w:rsid w:val="00A9156E"/>
    <w:rsid w:val="00A91572"/>
    <w:rsid w:val="00A91623"/>
    <w:rsid w:val="00A9184E"/>
    <w:rsid w:val="00A918C1"/>
    <w:rsid w:val="00A91A12"/>
    <w:rsid w:val="00A91A32"/>
    <w:rsid w:val="00A91A68"/>
    <w:rsid w:val="00A91A8E"/>
    <w:rsid w:val="00A91B2A"/>
    <w:rsid w:val="00A91BF1"/>
    <w:rsid w:val="00A91C5A"/>
    <w:rsid w:val="00A91C94"/>
    <w:rsid w:val="00A91CD8"/>
    <w:rsid w:val="00A91D14"/>
    <w:rsid w:val="00A92191"/>
    <w:rsid w:val="00A921D4"/>
    <w:rsid w:val="00A921D6"/>
    <w:rsid w:val="00A9220A"/>
    <w:rsid w:val="00A9232A"/>
    <w:rsid w:val="00A92464"/>
    <w:rsid w:val="00A92571"/>
    <w:rsid w:val="00A925E9"/>
    <w:rsid w:val="00A92655"/>
    <w:rsid w:val="00A92AD7"/>
    <w:rsid w:val="00A92B44"/>
    <w:rsid w:val="00A92CE4"/>
    <w:rsid w:val="00A92F1F"/>
    <w:rsid w:val="00A92FE1"/>
    <w:rsid w:val="00A92FF8"/>
    <w:rsid w:val="00A93037"/>
    <w:rsid w:val="00A930EE"/>
    <w:rsid w:val="00A93140"/>
    <w:rsid w:val="00A931ED"/>
    <w:rsid w:val="00A93202"/>
    <w:rsid w:val="00A93291"/>
    <w:rsid w:val="00A9341A"/>
    <w:rsid w:val="00A93440"/>
    <w:rsid w:val="00A934E7"/>
    <w:rsid w:val="00A935BD"/>
    <w:rsid w:val="00A935DB"/>
    <w:rsid w:val="00A936CD"/>
    <w:rsid w:val="00A9383B"/>
    <w:rsid w:val="00A939E1"/>
    <w:rsid w:val="00A93C8A"/>
    <w:rsid w:val="00A93CDA"/>
    <w:rsid w:val="00A93D89"/>
    <w:rsid w:val="00A940F3"/>
    <w:rsid w:val="00A94262"/>
    <w:rsid w:val="00A942C0"/>
    <w:rsid w:val="00A94316"/>
    <w:rsid w:val="00A94591"/>
    <w:rsid w:val="00A948AF"/>
    <w:rsid w:val="00A949C3"/>
    <w:rsid w:val="00A949D5"/>
    <w:rsid w:val="00A94A7C"/>
    <w:rsid w:val="00A94C05"/>
    <w:rsid w:val="00A94D1F"/>
    <w:rsid w:val="00A94D40"/>
    <w:rsid w:val="00A94E30"/>
    <w:rsid w:val="00A94F23"/>
    <w:rsid w:val="00A94F3D"/>
    <w:rsid w:val="00A94F5B"/>
    <w:rsid w:val="00A94F8E"/>
    <w:rsid w:val="00A94FEB"/>
    <w:rsid w:val="00A951A8"/>
    <w:rsid w:val="00A9521B"/>
    <w:rsid w:val="00A9526C"/>
    <w:rsid w:val="00A95282"/>
    <w:rsid w:val="00A954E3"/>
    <w:rsid w:val="00A95665"/>
    <w:rsid w:val="00A9569E"/>
    <w:rsid w:val="00A956B4"/>
    <w:rsid w:val="00A9575E"/>
    <w:rsid w:val="00A9583C"/>
    <w:rsid w:val="00A95B8B"/>
    <w:rsid w:val="00A95CED"/>
    <w:rsid w:val="00A95E28"/>
    <w:rsid w:val="00A95E74"/>
    <w:rsid w:val="00A95F11"/>
    <w:rsid w:val="00A95F39"/>
    <w:rsid w:val="00A95F4E"/>
    <w:rsid w:val="00A9604E"/>
    <w:rsid w:val="00A96069"/>
    <w:rsid w:val="00A96094"/>
    <w:rsid w:val="00A960F9"/>
    <w:rsid w:val="00A9611B"/>
    <w:rsid w:val="00A96214"/>
    <w:rsid w:val="00A962A4"/>
    <w:rsid w:val="00A96341"/>
    <w:rsid w:val="00A96353"/>
    <w:rsid w:val="00A9647F"/>
    <w:rsid w:val="00A9659E"/>
    <w:rsid w:val="00A965A7"/>
    <w:rsid w:val="00A96647"/>
    <w:rsid w:val="00A96785"/>
    <w:rsid w:val="00A9679A"/>
    <w:rsid w:val="00A9699B"/>
    <w:rsid w:val="00A969DA"/>
    <w:rsid w:val="00A96AC9"/>
    <w:rsid w:val="00A96ADF"/>
    <w:rsid w:val="00A96BD4"/>
    <w:rsid w:val="00A96C08"/>
    <w:rsid w:val="00A96CF2"/>
    <w:rsid w:val="00A96DA0"/>
    <w:rsid w:val="00A96E1C"/>
    <w:rsid w:val="00A96E34"/>
    <w:rsid w:val="00A96E68"/>
    <w:rsid w:val="00A96E88"/>
    <w:rsid w:val="00A96EAE"/>
    <w:rsid w:val="00A96F95"/>
    <w:rsid w:val="00A9724D"/>
    <w:rsid w:val="00A97410"/>
    <w:rsid w:val="00A975EE"/>
    <w:rsid w:val="00A976EF"/>
    <w:rsid w:val="00A9785D"/>
    <w:rsid w:val="00A97914"/>
    <w:rsid w:val="00A97937"/>
    <w:rsid w:val="00A97955"/>
    <w:rsid w:val="00A97984"/>
    <w:rsid w:val="00A97A09"/>
    <w:rsid w:val="00A97A1D"/>
    <w:rsid w:val="00A97AC4"/>
    <w:rsid w:val="00A97B57"/>
    <w:rsid w:val="00A97C52"/>
    <w:rsid w:val="00A97E4F"/>
    <w:rsid w:val="00AA006E"/>
    <w:rsid w:val="00AA01B9"/>
    <w:rsid w:val="00AA023B"/>
    <w:rsid w:val="00AA02E4"/>
    <w:rsid w:val="00AA0351"/>
    <w:rsid w:val="00AA03BC"/>
    <w:rsid w:val="00AA042C"/>
    <w:rsid w:val="00AA05CF"/>
    <w:rsid w:val="00AA0702"/>
    <w:rsid w:val="00AA0712"/>
    <w:rsid w:val="00AA073E"/>
    <w:rsid w:val="00AA080D"/>
    <w:rsid w:val="00AA0891"/>
    <w:rsid w:val="00AA08CC"/>
    <w:rsid w:val="00AA0A52"/>
    <w:rsid w:val="00AA0AED"/>
    <w:rsid w:val="00AA0B83"/>
    <w:rsid w:val="00AA0B8D"/>
    <w:rsid w:val="00AA0F25"/>
    <w:rsid w:val="00AA0F8D"/>
    <w:rsid w:val="00AA0FD1"/>
    <w:rsid w:val="00AA0FFA"/>
    <w:rsid w:val="00AA1018"/>
    <w:rsid w:val="00AA106E"/>
    <w:rsid w:val="00AA1070"/>
    <w:rsid w:val="00AA1217"/>
    <w:rsid w:val="00AA12C8"/>
    <w:rsid w:val="00AA130C"/>
    <w:rsid w:val="00AA13FA"/>
    <w:rsid w:val="00AA163F"/>
    <w:rsid w:val="00AA1701"/>
    <w:rsid w:val="00AA18A5"/>
    <w:rsid w:val="00AA18FA"/>
    <w:rsid w:val="00AA18FE"/>
    <w:rsid w:val="00AA197E"/>
    <w:rsid w:val="00AA1A89"/>
    <w:rsid w:val="00AA1C5B"/>
    <w:rsid w:val="00AA1C78"/>
    <w:rsid w:val="00AA2183"/>
    <w:rsid w:val="00AA22A9"/>
    <w:rsid w:val="00AA22ED"/>
    <w:rsid w:val="00AA2343"/>
    <w:rsid w:val="00AA240C"/>
    <w:rsid w:val="00AA2485"/>
    <w:rsid w:val="00AA24D0"/>
    <w:rsid w:val="00AA26E3"/>
    <w:rsid w:val="00AA27B7"/>
    <w:rsid w:val="00AA27FE"/>
    <w:rsid w:val="00AA2826"/>
    <w:rsid w:val="00AA2986"/>
    <w:rsid w:val="00AA29B0"/>
    <w:rsid w:val="00AA29D4"/>
    <w:rsid w:val="00AA2B85"/>
    <w:rsid w:val="00AA2C81"/>
    <w:rsid w:val="00AA2D07"/>
    <w:rsid w:val="00AA2E24"/>
    <w:rsid w:val="00AA2E78"/>
    <w:rsid w:val="00AA2EDE"/>
    <w:rsid w:val="00AA2F21"/>
    <w:rsid w:val="00AA3009"/>
    <w:rsid w:val="00AA3081"/>
    <w:rsid w:val="00AA3088"/>
    <w:rsid w:val="00AA30F4"/>
    <w:rsid w:val="00AA315E"/>
    <w:rsid w:val="00AA3191"/>
    <w:rsid w:val="00AA3275"/>
    <w:rsid w:val="00AA32C8"/>
    <w:rsid w:val="00AA356F"/>
    <w:rsid w:val="00AA359B"/>
    <w:rsid w:val="00AA3662"/>
    <w:rsid w:val="00AA3664"/>
    <w:rsid w:val="00AA37B2"/>
    <w:rsid w:val="00AA38A9"/>
    <w:rsid w:val="00AA3A0B"/>
    <w:rsid w:val="00AA3ABB"/>
    <w:rsid w:val="00AA3BFA"/>
    <w:rsid w:val="00AA3CB1"/>
    <w:rsid w:val="00AA3D20"/>
    <w:rsid w:val="00AA3E56"/>
    <w:rsid w:val="00AA4033"/>
    <w:rsid w:val="00AA40AA"/>
    <w:rsid w:val="00AA40E5"/>
    <w:rsid w:val="00AA41FC"/>
    <w:rsid w:val="00AA4414"/>
    <w:rsid w:val="00AA44A3"/>
    <w:rsid w:val="00AA44D3"/>
    <w:rsid w:val="00AA450B"/>
    <w:rsid w:val="00AA456C"/>
    <w:rsid w:val="00AA45D4"/>
    <w:rsid w:val="00AA46B2"/>
    <w:rsid w:val="00AA4954"/>
    <w:rsid w:val="00AA49CB"/>
    <w:rsid w:val="00AA4AFF"/>
    <w:rsid w:val="00AA4D24"/>
    <w:rsid w:val="00AA4D7B"/>
    <w:rsid w:val="00AA4DC3"/>
    <w:rsid w:val="00AA4ECF"/>
    <w:rsid w:val="00AA4EEF"/>
    <w:rsid w:val="00AA4F0E"/>
    <w:rsid w:val="00AA4F84"/>
    <w:rsid w:val="00AA4FF8"/>
    <w:rsid w:val="00AA50A7"/>
    <w:rsid w:val="00AA5142"/>
    <w:rsid w:val="00AA51E3"/>
    <w:rsid w:val="00AA52C0"/>
    <w:rsid w:val="00AA53DA"/>
    <w:rsid w:val="00AA5497"/>
    <w:rsid w:val="00AA58BF"/>
    <w:rsid w:val="00AA594E"/>
    <w:rsid w:val="00AA5A8A"/>
    <w:rsid w:val="00AA5C38"/>
    <w:rsid w:val="00AA5DB0"/>
    <w:rsid w:val="00AA5DCA"/>
    <w:rsid w:val="00AA5E8C"/>
    <w:rsid w:val="00AA5ED6"/>
    <w:rsid w:val="00AA5F4B"/>
    <w:rsid w:val="00AA60FF"/>
    <w:rsid w:val="00AA615B"/>
    <w:rsid w:val="00AA633E"/>
    <w:rsid w:val="00AA6378"/>
    <w:rsid w:val="00AA63E4"/>
    <w:rsid w:val="00AA6488"/>
    <w:rsid w:val="00AA6496"/>
    <w:rsid w:val="00AA665F"/>
    <w:rsid w:val="00AA66BC"/>
    <w:rsid w:val="00AA67F4"/>
    <w:rsid w:val="00AA6828"/>
    <w:rsid w:val="00AA6877"/>
    <w:rsid w:val="00AA6992"/>
    <w:rsid w:val="00AA6A1A"/>
    <w:rsid w:val="00AA6A34"/>
    <w:rsid w:val="00AA6A4C"/>
    <w:rsid w:val="00AA6A5A"/>
    <w:rsid w:val="00AA6A77"/>
    <w:rsid w:val="00AA6D48"/>
    <w:rsid w:val="00AA6E16"/>
    <w:rsid w:val="00AA6E48"/>
    <w:rsid w:val="00AA6EFC"/>
    <w:rsid w:val="00AA6F8D"/>
    <w:rsid w:val="00AA717D"/>
    <w:rsid w:val="00AA7196"/>
    <w:rsid w:val="00AA719A"/>
    <w:rsid w:val="00AA71FD"/>
    <w:rsid w:val="00AA7401"/>
    <w:rsid w:val="00AA75D7"/>
    <w:rsid w:val="00AA75F4"/>
    <w:rsid w:val="00AA76B5"/>
    <w:rsid w:val="00AA77D6"/>
    <w:rsid w:val="00AA787C"/>
    <w:rsid w:val="00AA7B0A"/>
    <w:rsid w:val="00AA7B36"/>
    <w:rsid w:val="00AA7EFF"/>
    <w:rsid w:val="00AA7FA6"/>
    <w:rsid w:val="00AB006E"/>
    <w:rsid w:val="00AB00F7"/>
    <w:rsid w:val="00AB0171"/>
    <w:rsid w:val="00AB0226"/>
    <w:rsid w:val="00AB022E"/>
    <w:rsid w:val="00AB02CA"/>
    <w:rsid w:val="00AB031B"/>
    <w:rsid w:val="00AB03B5"/>
    <w:rsid w:val="00AB03D3"/>
    <w:rsid w:val="00AB0477"/>
    <w:rsid w:val="00AB05ED"/>
    <w:rsid w:val="00AB0813"/>
    <w:rsid w:val="00AB08ED"/>
    <w:rsid w:val="00AB0A2B"/>
    <w:rsid w:val="00AB0A65"/>
    <w:rsid w:val="00AB0A6D"/>
    <w:rsid w:val="00AB0BCA"/>
    <w:rsid w:val="00AB0CB0"/>
    <w:rsid w:val="00AB0DFD"/>
    <w:rsid w:val="00AB0E77"/>
    <w:rsid w:val="00AB0EDC"/>
    <w:rsid w:val="00AB0F33"/>
    <w:rsid w:val="00AB1226"/>
    <w:rsid w:val="00AB1264"/>
    <w:rsid w:val="00AB12B5"/>
    <w:rsid w:val="00AB12BA"/>
    <w:rsid w:val="00AB1374"/>
    <w:rsid w:val="00AB1390"/>
    <w:rsid w:val="00AB13E3"/>
    <w:rsid w:val="00AB1518"/>
    <w:rsid w:val="00AB158E"/>
    <w:rsid w:val="00AB15EF"/>
    <w:rsid w:val="00AB1695"/>
    <w:rsid w:val="00AB172D"/>
    <w:rsid w:val="00AB1975"/>
    <w:rsid w:val="00AB1980"/>
    <w:rsid w:val="00AB1AAC"/>
    <w:rsid w:val="00AB1C21"/>
    <w:rsid w:val="00AB1CA0"/>
    <w:rsid w:val="00AB1CB8"/>
    <w:rsid w:val="00AB1DAB"/>
    <w:rsid w:val="00AB1DB1"/>
    <w:rsid w:val="00AB1EC1"/>
    <w:rsid w:val="00AB1FEF"/>
    <w:rsid w:val="00AB2032"/>
    <w:rsid w:val="00AB20ED"/>
    <w:rsid w:val="00AB2124"/>
    <w:rsid w:val="00AB21DD"/>
    <w:rsid w:val="00AB258E"/>
    <w:rsid w:val="00AB25FE"/>
    <w:rsid w:val="00AB263D"/>
    <w:rsid w:val="00AB2655"/>
    <w:rsid w:val="00AB2676"/>
    <w:rsid w:val="00AB27D2"/>
    <w:rsid w:val="00AB2A30"/>
    <w:rsid w:val="00AB2A3A"/>
    <w:rsid w:val="00AB2AC6"/>
    <w:rsid w:val="00AB2ACF"/>
    <w:rsid w:val="00AB2B61"/>
    <w:rsid w:val="00AB2CC9"/>
    <w:rsid w:val="00AB2D41"/>
    <w:rsid w:val="00AB2D9A"/>
    <w:rsid w:val="00AB2F51"/>
    <w:rsid w:val="00AB2FC3"/>
    <w:rsid w:val="00AB2FED"/>
    <w:rsid w:val="00AB315A"/>
    <w:rsid w:val="00AB317F"/>
    <w:rsid w:val="00AB31AA"/>
    <w:rsid w:val="00AB3231"/>
    <w:rsid w:val="00AB35C7"/>
    <w:rsid w:val="00AB35E2"/>
    <w:rsid w:val="00AB3605"/>
    <w:rsid w:val="00AB37D4"/>
    <w:rsid w:val="00AB3959"/>
    <w:rsid w:val="00AB3A54"/>
    <w:rsid w:val="00AB3A69"/>
    <w:rsid w:val="00AB3B4D"/>
    <w:rsid w:val="00AB3BBC"/>
    <w:rsid w:val="00AB3BEA"/>
    <w:rsid w:val="00AB3CAF"/>
    <w:rsid w:val="00AB3DD5"/>
    <w:rsid w:val="00AB3E28"/>
    <w:rsid w:val="00AB4061"/>
    <w:rsid w:val="00AB4092"/>
    <w:rsid w:val="00AB40DE"/>
    <w:rsid w:val="00AB4354"/>
    <w:rsid w:val="00AB4489"/>
    <w:rsid w:val="00AB44B5"/>
    <w:rsid w:val="00AB4525"/>
    <w:rsid w:val="00AB4592"/>
    <w:rsid w:val="00AB45F2"/>
    <w:rsid w:val="00AB461F"/>
    <w:rsid w:val="00AB4622"/>
    <w:rsid w:val="00AB4653"/>
    <w:rsid w:val="00AB4899"/>
    <w:rsid w:val="00AB48BA"/>
    <w:rsid w:val="00AB4950"/>
    <w:rsid w:val="00AB4953"/>
    <w:rsid w:val="00AB4A4E"/>
    <w:rsid w:val="00AB4AE3"/>
    <w:rsid w:val="00AB4EAC"/>
    <w:rsid w:val="00AB4F32"/>
    <w:rsid w:val="00AB4FF6"/>
    <w:rsid w:val="00AB5099"/>
    <w:rsid w:val="00AB51B2"/>
    <w:rsid w:val="00AB54EB"/>
    <w:rsid w:val="00AB5526"/>
    <w:rsid w:val="00AB5571"/>
    <w:rsid w:val="00AB56A8"/>
    <w:rsid w:val="00AB56F6"/>
    <w:rsid w:val="00AB57E1"/>
    <w:rsid w:val="00AB5873"/>
    <w:rsid w:val="00AB590C"/>
    <w:rsid w:val="00AB597B"/>
    <w:rsid w:val="00AB5A66"/>
    <w:rsid w:val="00AB5DFE"/>
    <w:rsid w:val="00AB5ED3"/>
    <w:rsid w:val="00AB5EDB"/>
    <w:rsid w:val="00AB6297"/>
    <w:rsid w:val="00AB63A4"/>
    <w:rsid w:val="00AB65C6"/>
    <w:rsid w:val="00AB665E"/>
    <w:rsid w:val="00AB671B"/>
    <w:rsid w:val="00AB6720"/>
    <w:rsid w:val="00AB674C"/>
    <w:rsid w:val="00AB67B6"/>
    <w:rsid w:val="00AB6849"/>
    <w:rsid w:val="00AB68C5"/>
    <w:rsid w:val="00AB68D6"/>
    <w:rsid w:val="00AB6AB4"/>
    <w:rsid w:val="00AB6C12"/>
    <w:rsid w:val="00AB6CE1"/>
    <w:rsid w:val="00AB6E93"/>
    <w:rsid w:val="00AB6FEA"/>
    <w:rsid w:val="00AB70C0"/>
    <w:rsid w:val="00AB70D9"/>
    <w:rsid w:val="00AB7160"/>
    <w:rsid w:val="00AB71D8"/>
    <w:rsid w:val="00AB7296"/>
    <w:rsid w:val="00AB72A3"/>
    <w:rsid w:val="00AB7336"/>
    <w:rsid w:val="00AB7632"/>
    <w:rsid w:val="00AB76CD"/>
    <w:rsid w:val="00AB7712"/>
    <w:rsid w:val="00AB77C3"/>
    <w:rsid w:val="00AB78A8"/>
    <w:rsid w:val="00AB78E8"/>
    <w:rsid w:val="00AB7932"/>
    <w:rsid w:val="00AB7BA6"/>
    <w:rsid w:val="00AB7BBE"/>
    <w:rsid w:val="00AB7BE3"/>
    <w:rsid w:val="00AB7E01"/>
    <w:rsid w:val="00AB7E1C"/>
    <w:rsid w:val="00AB7E1E"/>
    <w:rsid w:val="00AB7E9F"/>
    <w:rsid w:val="00AB7EDE"/>
    <w:rsid w:val="00AC0196"/>
    <w:rsid w:val="00AC019F"/>
    <w:rsid w:val="00AC0259"/>
    <w:rsid w:val="00AC02F3"/>
    <w:rsid w:val="00AC039C"/>
    <w:rsid w:val="00AC046F"/>
    <w:rsid w:val="00AC0502"/>
    <w:rsid w:val="00AC0558"/>
    <w:rsid w:val="00AC07B5"/>
    <w:rsid w:val="00AC0815"/>
    <w:rsid w:val="00AC0A59"/>
    <w:rsid w:val="00AC0A6A"/>
    <w:rsid w:val="00AC0B07"/>
    <w:rsid w:val="00AC0B64"/>
    <w:rsid w:val="00AC0BAD"/>
    <w:rsid w:val="00AC0BEC"/>
    <w:rsid w:val="00AC10C3"/>
    <w:rsid w:val="00AC12D7"/>
    <w:rsid w:val="00AC12E4"/>
    <w:rsid w:val="00AC13EB"/>
    <w:rsid w:val="00AC13ED"/>
    <w:rsid w:val="00AC13F5"/>
    <w:rsid w:val="00AC14CA"/>
    <w:rsid w:val="00AC1507"/>
    <w:rsid w:val="00AC15F9"/>
    <w:rsid w:val="00AC1668"/>
    <w:rsid w:val="00AC168D"/>
    <w:rsid w:val="00AC178B"/>
    <w:rsid w:val="00AC1864"/>
    <w:rsid w:val="00AC1981"/>
    <w:rsid w:val="00AC1A1E"/>
    <w:rsid w:val="00AC1B03"/>
    <w:rsid w:val="00AC1B6C"/>
    <w:rsid w:val="00AC1CB7"/>
    <w:rsid w:val="00AC1F75"/>
    <w:rsid w:val="00AC1FDC"/>
    <w:rsid w:val="00AC2020"/>
    <w:rsid w:val="00AC2125"/>
    <w:rsid w:val="00AC221B"/>
    <w:rsid w:val="00AC2241"/>
    <w:rsid w:val="00AC2298"/>
    <w:rsid w:val="00AC22AA"/>
    <w:rsid w:val="00AC233C"/>
    <w:rsid w:val="00AC2364"/>
    <w:rsid w:val="00AC23EB"/>
    <w:rsid w:val="00AC261E"/>
    <w:rsid w:val="00AC27E8"/>
    <w:rsid w:val="00AC2972"/>
    <w:rsid w:val="00AC2981"/>
    <w:rsid w:val="00AC2A16"/>
    <w:rsid w:val="00AC2C03"/>
    <w:rsid w:val="00AC2C99"/>
    <w:rsid w:val="00AC2F4C"/>
    <w:rsid w:val="00AC323E"/>
    <w:rsid w:val="00AC3390"/>
    <w:rsid w:val="00AC33DA"/>
    <w:rsid w:val="00AC3515"/>
    <w:rsid w:val="00AC3699"/>
    <w:rsid w:val="00AC36D9"/>
    <w:rsid w:val="00AC373E"/>
    <w:rsid w:val="00AC3740"/>
    <w:rsid w:val="00AC384E"/>
    <w:rsid w:val="00AC3869"/>
    <w:rsid w:val="00AC3A1F"/>
    <w:rsid w:val="00AC3BFE"/>
    <w:rsid w:val="00AC3C1B"/>
    <w:rsid w:val="00AC3C45"/>
    <w:rsid w:val="00AC3CD2"/>
    <w:rsid w:val="00AC3E0D"/>
    <w:rsid w:val="00AC3E1E"/>
    <w:rsid w:val="00AC3E51"/>
    <w:rsid w:val="00AC3E62"/>
    <w:rsid w:val="00AC3ED2"/>
    <w:rsid w:val="00AC3F23"/>
    <w:rsid w:val="00AC3FFF"/>
    <w:rsid w:val="00AC4016"/>
    <w:rsid w:val="00AC40C7"/>
    <w:rsid w:val="00AC4129"/>
    <w:rsid w:val="00AC4167"/>
    <w:rsid w:val="00AC41E9"/>
    <w:rsid w:val="00AC42A9"/>
    <w:rsid w:val="00AC4431"/>
    <w:rsid w:val="00AC44C3"/>
    <w:rsid w:val="00AC461B"/>
    <w:rsid w:val="00AC473A"/>
    <w:rsid w:val="00AC4813"/>
    <w:rsid w:val="00AC49B8"/>
    <w:rsid w:val="00AC49DA"/>
    <w:rsid w:val="00AC49F6"/>
    <w:rsid w:val="00AC4A99"/>
    <w:rsid w:val="00AC4CBC"/>
    <w:rsid w:val="00AC4CCA"/>
    <w:rsid w:val="00AC4CDF"/>
    <w:rsid w:val="00AC4D72"/>
    <w:rsid w:val="00AC4E60"/>
    <w:rsid w:val="00AC4FEE"/>
    <w:rsid w:val="00AC5174"/>
    <w:rsid w:val="00AC536F"/>
    <w:rsid w:val="00AC54A6"/>
    <w:rsid w:val="00AC57C2"/>
    <w:rsid w:val="00AC57D4"/>
    <w:rsid w:val="00AC58DE"/>
    <w:rsid w:val="00AC59C9"/>
    <w:rsid w:val="00AC5B74"/>
    <w:rsid w:val="00AC5BB5"/>
    <w:rsid w:val="00AC5C26"/>
    <w:rsid w:val="00AC5C66"/>
    <w:rsid w:val="00AC5F52"/>
    <w:rsid w:val="00AC61B7"/>
    <w:rsid w:val="00AC621F"/>
    <w:rsid w:val="00AC63BD"/>
    <w:rsid w:val="00AC642D"/>
    <w:rsid w:val="00AC6447"/>
    <w:rsid w:val="00AC6547"/>
    <w:rsid w:val="00AC6652"/>
    <w:rsid w:val="00AC6661"/>
    <w:rsid w:val="00AC6668"/>
    <w:rsid w:val="00AC66FE"/>
    <w:rsid w:val="00AC6A59"/>
    <w:rsid w:val="00AC6AE8"/>
    <w:rsid w:val="00AC6BA5"/>
    <w:rsid w:val="00AC6DF1"/>
    <w:rsid w:val="00AC6DFE"/>
    <w:rsid w:val="00AC6EC3"/>
    <w:rsid w:val="00AC6F5E"/>
    <w:rsid w:val="00AC6F87"/>
    <w:rsid w:val="00AC716F"/>
    <w:rsid w:val="00AC7319"/>
    <w:rsid w:val="00AC7377"/>
    <w:rsid w:val="00AC761C"/>
    <w:rsid w:val="00AC775C"/>
    <w:rsid w:val="00AC775E"/>
    <w:rsid w:val="00AC7925"/>
    <w:rsid w:val="00AC7AB2"/>
    <w:rsid w:val="00AC7CCC"/>
    <w:rsid w:val="00AC7E0C"/>
    <w:rsid w:val="00AC7E82"/>
    <w:rsid w:val="00AC7FC4"/>
    <w:rsid w:val="00AD006E"/>
    <w:rsid w:val="00AD0141"/>
    <w:rsid w:val="00AD01FE"/>
    <w:rsid w:val="00AD0202"/>
    <w:rsid w:val="00AD028D"/>
    <w:rsid w:val="00AD0300"/>
    <w:rsid w:val="00AD0329"/>
    <w:rsid w:val="00AD0413"/>
    <w:rsid w:val="00AD041C"/>
    <w:rsid w:val="00AD0511"/>
    <w:rsid w:val="00AD0598"/>
    <w:rsid w:val="00AD06A2"/>
    <w:rsid w:val="00AD06D9"/>
    <w:rsid w:val="00AD082E"/>
    <w:rsid w:val="00AD0B19"/>
    <w:rsid w:val="00AD0BF5"/>
    <w:rsid w:val="00AD0C0C"/>
    <w:rsid w:val="00AD0CCD"/>
    <w:rsid w:val="00AD0D9C"/>
    <w:rsid w:val="00AD0E46"/>
    <w:rsid w:val="00AD0E74"/>
    <w:rsid w:val="00AD154F"/>
    <w:rsid w:val="00AD168C"/>
    <w:rsid w:val="00AD16A3"/>
    <w:rsid w:val="00AD1736"/>
    <w:rsid w:val="00AD186D"/>
    <w:rsid w:val="00AD18C7"/>
    <w:rsid w:val="00AD19A3"/>
    <w:rsid w:val="00AD19E9"/>
    <w:rsid w:val="00AD1C9D"/>
    <w:rsid w:val="00AD1D58"/>
    <w:rsid w:val="00AD2146"/>
    <w:rsid w:val="00AD2376"/>
    <w:rsid w:val="00AD2436"/>
    <w:rsid w:val="00AD246A"/>
    <w:rsid w:val="00AD2717"/>
    <w:rsid w:val="00AD274A"/>
    <w:rsid w:val="00AD27BB"/>
    <w:rsid w:val="00AD28B9"/>
    <w:rsid w:val="00AD29BA"/>
    <w:rsid w:val="00AD2DE8"/>
    <w:rsid w:val="00AD2E98"/>
    <w:rsid w:val="00AD2EA5"/>
    <w:rsid w:val="00AD2EEF"/>
    <w:rsid w:val="00AD3086"/>
    <w:rsid w:val="00AD30FA"/>
    <w:rsid w:val="00AD3317"/>
    <w:rsid w:val="00AD3356"/>
    <w:rsid w:val="00AD3393"/>
    <w:rsid w:val="00AD3534"/>
    <w:rsid w:val="00AD36F6"/>
    <w:rsid w:val="00AD3756"/>
    <w:rsid w:val="00AD3ACE"/>
    <w:rsid w:val="00AD3CE0"/>
    <w:rsid w:val="00AD3D67"/>
    <w:rsid w:val="00AD3E29"/>
    <w:rsid w:val="00AD3E84"/>
    <w:rsid w:val="00AD403A"/>
    <w:rsid w:val="00AD407F"/>
    <w:rsid w:val="00AD418B"/>
    <w:rsid w:val="00AD41B3"/>
    <w:rsid w:val="00AD41D8"/>
    <w:rsid w:val="00AD43F7"/>
    <w:rsid w:val="00AD4447"/>
    <w:rsid w:val="00AD4498"/>
    <w:rsid w:val="00AD44B3"/>
    <w:rsid w:val="00AD4756"/>
    <w:rsid w:val="00AD479B"/>
    <w:rsid w:val="00AD4901"/>
    <w:rsid w:val="00AD4A7E"/>
    <w:rsid w:val="00AD4AD2"/>
    <w:rsid w:val="00AD4C07"/>
    <w:rsid w:val="00AD4C84"/>
    <w:rsid w:val="00AD4C9E"/>
    <w:rsid w:val="00AD4D4F"/>
    <w:rsid w:val="00AD4EDF"/>
    <w:rsid w:val="00AD5058"/>
    <w:rsid w:val="00AD5091"/>
    <w:rsid w:val="00AD5114"/>
    <w:rsid w:val="00AD514B"/>
    <w:rsid w:val="00AD5251"/>
    <w:rsid w:val="00AD53A6"/>
    <w:rsid w:val="00AD53DA"/>
    <w:rsid w:val="00AD54EE"/>
    <w:rsid w:val="00AD5525"/>
    <w:rsid w:val="00AD5618"/>
    <w:rsid w:val="00AD567F"/>
    <w:rsid w:val="00AD56CF"/>
    <w:rsid w:val="00AD5866"/>
    <w:rsid w:val="00AD5993"/>
    <w:rsid w:val="00AD5ABC"/>
    <w:rsid w:val="00AD5AF6"/>
    <w:rsid w:val="00AD5B0B"/>
    <w:rsid w:val="00AD5B31"/>
    <w:rsid w:val="00AD5D6A"/>
    <w:rsid w:val="00AD5D85"/>
    <w:rsid w:val="00AD5E2B"/>
    <w:rsid w:val="00AD5F3F"/>
    <w:rsid w:val="00AD5FF6"/>
    <w:rsid w:val="00AD60A0"/>
    <w:rsid w:val="00AD628F"/>
    <w:rsid w:val="00AD62F9"/>
    <w:rsid w:val="00AD632F"/>
    <w:rsid w:val="00AD63C8"/>
    <w:rsid w:val="00AD666D"/>
    <w:rsid w:val="00AD6789"/>
    <w:rsid w:val="00AD6837"/>
    <w:rsid w:val="00AD68DC"/>
    <w:rsid w:val="00AD68ED"/>
    <w:rsid w:val="00AD68F4"/>
    <w:rsid w:val="00AD6907"/>
    <w:rsid w:val="00AD696C"/>
    <w:rsid w:val="00AD69FB"/>
    <w:rsid w:val="00AD6A70"/>
    <w:rsid w:val="00AD6A87"/>
    <w:rsid w:val="00AD6B0D"/>
    <w:rsid w:val="00AD6B56"/>
    <w:rsid w:val="00AD6BC5"/>
    <w:rsid w:val="00AD6F76"/>
    <w:rsid w:val="00AD70C7"/>
    <w:rsid w:val="00AD72A3"/>
    <w:rsid w:val="00AD72D5"/>
    <w:rsid w:val="00AD72DB"/>
    <w:rsid w:val="00AD7335"/>
    <w:rsid w:val="00AD73E9"/>
    <w:rsid w:val="00AD7400"/>
    <w:rsid w:val="00AD7416"/>
    <w:rsid w:val="00AD74E9"/>
    <w:rsid w:val="00AD759A"/>
    <w:rsid w:val="00AD75A6"/>
    <w:rsid w:val="00AD77AB"/>
    <w:rsid w:val="00AD7826"/>
    <w:rsid w:val="00AD7884"/>
    <w:rsid w:val="00AD7885"/>
    <w:rsid w:val="00AD7DA5"/>
    <w:rsid w:val="00AD7DD8"/>
    <w:rsid w:val="00AD7E90"/>
    <w:rsid w:val="00AE0152"/>
    <w:rsid w:val="00AE0229"/>
    <w:rsid w:val="00AE0234"/>
    <w:rsid w:val="00AE03AC"/>
    <w:rsid w:val="00AE0462"/>
    <w:rsid w:val="00AE04B5"/>
    <w:rsid w:val="00AE0579"/>
    <w:rsid w:val="00AE058A"/>
    <w:rsid w:val="00AE05F1"/>
    <w:rsid w:val="00AE0606"/>
    <w:rsid w:val="00AE071A"/>
    <w:rsid w:val="00AE0767"/>
    <w:rsid w:val="00AE0850"/>
    <w:rsid w:val="00AE0871"/>
    <w:rsid w:val="00AE0892"/>
    <w:rsid w:val="00AE0AB8"/>
    <w:rsid w:val="00AE0B3C"/>
    <w:rsid w:val="00AE0B40"/>
    <w:rsid w:val="00AE0D9B"/>
    <w:rsid w:val="00AE0E10"/>
    <w:rsid w:val="00AE0E3A"/>
    <w:rsid w:val="00AE0E94"/>
    <w:rsid w:val="00AE0FC7"/>
    <w:rsid w:val="00AE13A3"/>
    <w:rsid w:val="00AE159C"/>
    <w:rsid w:val="00AE15A8"/>
    <w:rsid w:val="00AE17F4"/>
    <w:rsid w:val="00AE193B"/>
    <w:rsid w:val="00AE1A8F"/>
    <w:rsid w:val="00AE1D77"/>
    <w:rsid w:val="00AE1D89"/>
    <w:rsid w:val="00AE1E29"/>
    <w:rsid w:val="00AE1FBF"/>
    <w:rsid w:val="00AE20C0"/>
    <w:rsid w:val="00AE212D"/>
    <w:rsid w:val="00AE2339"/>
    <w:rsid w:val="00AE23B5"/>
    <w:rsid w:val="00AE2482"/>
    <w:rsid w:val="00AE25DF"/>
    <w:rsid w:val="00AE26B8"/>
    <w:rsid w:val="00AE2722"/>
    <w:rsid w:val="00AE28F3"/>
    <w:rsid w:val="00AE2986"/>
    <w:rsid w:val="00AE29A5"/>
    <w:rsid w:val="00AE2A0A"/>
    <w:rsid w:val="00AE2A1D"/>
    <w:rsid w:val="00AE2AB2"/>
    <w:rsid w:val="00AE2D69"/>
    <w:rsid w:val="00AE2EC8"/>
    <w:rsid w:val="00AE30EF"/>
    <w:rsid w:val="00AE31F4"/>
    <w:rsid w:val="00AE34D3"/>
    <w:rsid w:val="00AE3523"/>
    <w:rsid w:val="00AE3635"/>
    <w:rsid w:val="00AE37C9"/>
    <w:rsid w:val="00AE38A3"/>
    <w:rsid w:val="00AE38AE"/>
    <w:rsid w:val="00AE38B0"/>
    <w:rsid w:val="00AE398C"/>
    <w:rsid w:val="00AE39B9"/>
    <w:rsid w:val="00AE3A7E"/>
    <w:rsid w:val="00AE3AEA"/>
    <w:rsid w:val="00AE3DD5"/>
    <w:rsid w:val="00AE3EE5"/>
    <w:rsid w:val="00AE3F7B"/>
    <w:rsid w:val="00AE3FAD"/>
    <w:rsid w:val="00AE3FEB"/>
    <w:rsid w:val="00AE403F"/>
    <w:rsid w:val="00AE4088"/>
    <w:rsid w:val="00AE40BD"/>
    <w:rsid w:val="00AE40E2"/>
    <w:rsid w:val="00AE412D"/>
    <w:rsid w:val="00AE4206"/>
    <w:rsid w:val="00AE4277"/>
    <w:rsid w:val="00AE4438"/>
    <w:rsid w:val="00AE443E"/>
    <w:rsid w:val="00AE44F7"/>
    <w:rsid w:val="00AE4551"/>
    <w:rsid w:val="00AE4809"/>
    <w:rsid w:val="00AE4837"/>
    <w:rsid w:val="00AE48A3"/>
    <w:rsid w:val="00AE48AD"/>
    <w:rsid w:val="00AE4949"/>
    <w:rsid w:val="00AE4AAD"/>
    <w:rsid w:val="00AE4BE1"/>
    <w:rsid w:val="00AE4CC0"/>
    <w:rsid w:val="00AE4DA8"/>
    <w:rsid w:val="00AE4F6F"/>
    <w:rsid w:val="00AE5039"/>
    <w:rsid w:val="00AE5084"/>
    <w:rsid w:val="00AE5151"/>
    <w:rsid w:val="00AE51A7"/>
    <w:rsid w:val="00AE5262"/>
    <w:rsid w:val="00AE52D2"/>
    <w:rsid w:val="00AE52F7"/>
    <w:rsid w:val="00AE53CC"/>
    <w:rsid w:val="00AE5435"/>
    <w:rsid w:val="00AE54ED"/>
    <w:rsid w:val="00AE560E"/>
    <w:rsid w:val="00AE56FA"/>
    <w:rsid w:val="00AE5ACE"/>
    <w:rsid w:val="00AE5C59"/>
    <w:rsid w:val="00AE5D2C"/>
    <w:rsid w:val="00AE5E0F"/>
    <w:rsid w:val="00AE5E80"/>
    <w:rsid w:val="00AE5F9C"/>
    <w:rsid w:val="00AE5FCE"/>
    <w:rsid w:val="00AE617E"/>
    <w:rsid w:val="00AE6204"/>
    <w:rsid w:val="00AE621A"/>
    <w:rsid w:val="00AE62A2"/>
    <w:rsid w:val="00AE636F"/>
    <w:rsid w:val="00AE65B8"/>
    <w:rsid w:val="00AE65F1"/>
    <w:rsid w:val="00AE6766"/>
    <w:rsid w:val="00AE67F8"/>
    <w:rsid w:val="00AE6D4A"/>
    <w:rsid w:val="00AE6DDA"/>
    <w:rsid w:val="00AE6E1B"/>
    <w:rsid w:val="00AE6F95"/>
    <w:rsid w:val="00AE6FC1"/>
    <w:rsid w:val="00AE719C"/>
    <w:rsid w:val="00AE72F7"/>
    <w:rsid w:val="00AE732D"/>
    <w:rsid w:val="00AE74EB"/>
    <w:rsid w:val="00AE752F"/>
    <w:rsid w:val="00AE755B"/>
    <w:rsid w:val="00AE761A"/>
    <w:rsid w:val="00AE799F"/>
    <w:rsid w:val="00AE7CD9"/>
    <w:rsid w:val="00AE7D30"/>
    <w:rsid w:val="00AE7D5A"/>
    <w:rsid w:val="00AE7E7C"/>
    <w:rsid w:val="00AE7EF9"/>
    <w:rsid w:val="00AE7F47"/>
    <w:rsid w:val="00AE7FC7"/>
    <w:rsid w:val="00AF00E6"/>
    <w:rsid w:val="00AF01AC"/>
    <w:rsid w:val="00AF0316"/>
    <w:rsid w:val="00AF047C"/>
    <w:rsid w:val="00AF06BE"/>
    <w:rsid w:val="00AF0710"/>
    <w:rsid w:val="00AF078F"/>
    <w:rsid w:val="00AF080D"/>
    <w:rsid w:val="00AF089D"/>
    <w:rsid w:val="00AF08A3"/>
    <w:rsid w:val="00AF0940"/>
    <w:rsid w:val="00AF0E48"/>
    <w:rsid w:val="00AF0E80"/>
    <w:rsid w:val="00AF0ED2"/>
    <w:rsid w:val="00AF0FE0"/>
    <w:rsid w:val="00AF10D3"/>
    <w:rsid w:val="00AF110D"/>
    <w:rsid w:val="00AF1292"/>
    <w:rsid w:val="00AF12A5"/>
    <w:rsid w:val="00AF12EC"/>
    <w:rsid w:val="00AF13F1"/>
    <w:rsid w:val="00AF150F"/>
    <w:rsid w:val="00AF1515"/>
    <w:rsid w:val="00AF1539"/>
    <w:rsid w:val="00AF1620"/>
    <w:rsid w:val="00AF1664"/>
    <w:rsid w:val="00AF1667"/>
    <w:rsid w:val="00AF167D"/>
    <w:rsid w:val="00AF1A5C"/>
    <w:rsid w:val="00AF1BFD"/>
    <w:rsid w:val="00AF1C42"/>
    <w:rsid w:val="00AF1C90"/>
    <w:rsid w:val="00AF1EB5"/>
    <w:rsid w:val="00AF2054"/>
    <w:rsid w:val="00AF209F"/>
    <w:rsid w:val="00AF21D9"/>
    <w:rsid w:val="00AF21EE"/>
    <w:rsid w:val="00AF2232"/>
    <w:rsid w:val="00AF224E"/>
    <w:rsid w:val="00AF2269"/>
    <w:rsid w:val="00AF2353"/>
    <w:rsid w:val="00AF23F7"/>
    <w:rsid w:val="00AF25E1"/>
    <w:rsid w:val="00AF273F"/>
    <w:rsid w:val="00AF27B6"/>
    <w:rsid w:val="00AF28A4"/>
    <w:rsid w:val="00AF2A0A"/>
    <w:rsid w:val="00AF2A0F"/>
    <w:rsid w:val="00AF2A53"/>
    <w:rsid w:val="00AF2D8A"/>
    <w:rsid w:val="00AF2D8F"/>
    <w:rsid w:val="00AF2E21"/>
    <w:rsid w:val="00AF2FA0"/>
    <w:rsid w:val="00AF2FE8"/>
    <w:rsid w:val="00AF3037"/>
    <w:rsid w:val="00AF306E"/>
    <w:rsid w:val="00AF30A1"/>
    <w:rsid w:val="00AF30C0"/>
    <w:rsid w:val="00AF3239"/>
    <w:rsid w:val="00AF3261"/>
    <w:rsid w:val="00AF32B9"/>
    <w:rsid w:val="00AF32D4"/>
    <w:rsid w:val="00AF32ED"/>
    <w:rsid w:val="00AF32F2"/>
    <w:rsid w:val="00AF3417"/>
    <w:rsid w:val="00AF34C4"/>
    <w:rsid w:val="00AF3528"/>
    <w:rsid w:val="00AF369D"/>
    <w:rsid w:val="00AF36CF"/>
    <w:rsid w:val="00AF3755"/>
    <w:rsid w:val="00AF37B0"/>
    <w:rsid w:val="00AF3A7C"/>
    <w:rsid w:val="00AF3BDE"/>
    <w:rsid w:val="00AF3DE7"/>
    <w:rsid w:val="00AF3EAC"/>
    <w:rsid w:val="00AF3F29"/>
    <w:rsid w:val="00AF412A"/>
    <w:rsid w:val="00AF43AB"/>
    <w:rsid w:val="00AF440C"/>
    <w:rsid w:val="00AF443A"/>
    <w:rsid w:val="00AF4532"/>
    <w:rsid w:val="00AF4780"/>
    <w:rsid w:val="00AF48B6"/>
    <w:rsid w:val="00AF48ED"/>
    <w:rsid w:val="00AF4988"/>
    <w:rsid w:val="00AF4A14"/>
    <w:rsid w:val="00AF4A46"/>
    <w:rsid w:val="00AF4C46"/>
    <w:rsid w:val="00AF4CAB"/>
    <w:rsid w:val="00AF4D26"/>
    <w:rsid w:val="00AF4D3F"/>
    <w:rsid w:val="00AF4E26"/>
    <w:rsid w:val="00AF4F55"/>
    <w:rsid w:val="00AF5036"/>
    <w:rsid w:val="00AF5125"/>
    <w:rsid w:val="00AF51B0"/>
    <w:rsid w:val="00AF53CC"/>
    <w:rsid w:val="00AF53F0"/>
    <w:rsid w:val="00AF5907"/>
    <w:rsid w:val="00AF5B93"/>
    <w:rsid w:val="00AF5E06"/>
    <w:rsid w:val="00AF5EDD"/>
    <w:rsid w:val="00AF60E7"/>
    <w:rsid w:val="00AF611D"/>
    <w:rsid w:val="00AF61FC"/>
    <w:rsid w:val="00AF622C"/>
    <w:rsid w:val="00AF62DA"/>
    <w:rsid w:val="00AF649E"/>
    <w:rsid w:val="00AF66F9"/>
    <w:rsid w:val="00AF670B"/>
    <w:rsid w:val="00AF6753"/>
    <w:rsid w:val="00AF682D"/>
    <w:rsid w:val="00AF6876"/>
    <w:rsid w:val="00AF6A32"/>
    <w:rsid w:val="00AF6A4A"/>
    <w:rsid w:val="00AF6A63"/>
    <w:rsid w:val="00AF6A91"/>
    <w:rsid w:val="00AF6AE9"/>
    <w:rsid w:val="00AF6C01"/>
    <w:rsid w:val="00AF6C5D"/>
    <w:rsid w:val="00AF6D1F"/>
    <w:rsid w:val="00AF6E74"/>
    <w:rsid w:val="00AF70D1"/>
    <w:rsid w:val="00AF72E0"/>
    <w:rsid w:val="00AF7328"/>
    <w:rsid w:val="00AF737E"/>
    <w:rsid w:val="00AF739B"/>
    <w:rsid w:val="00AF73BA"/>
    <w:rsid w:val="00AF74A9"/>
    <w:rsid w:val="00AF764A"/>
    <w:rsid w:val="00AF7681"/>
    <w:rsid w:val="00AF7733"/>
    <w:rsid w:val="00AF7827"/>
    <w:rsid w:val="00AF7B6A"/>
    <w:rsid w:val="00AF7B9E"/>
    <w:rsid w:val="00AF7BA0"/>
    <w:rsid w:val="00AF7BB9"/>
    <w:rsid w:val="00AF7CAB"/>
    <w:rsid w:val="00AF7CCB"/>
    <w:rsid w:val="00B000DD"/>
    <w:rsid w:val="00B0013C"/>
    <w:rsid w:val="00B0028F"/>
    <w:rsid w:val="00B00363"/>
    <w:rsid w:val="00B003BD"/>
    <w:rsid w:val="00B004E3"/>
    <w:rsid w:val="00B0064E"/>
    <w:rsid w:val="00B00743"/>
    <w:rsid w:val="00B0074B"/>
    <w:rsid w:val="00B00CD2"/>
    <w:rsid w:val="00B0101E"/>
    <w:rsid w:val="00B01067"/>
    <w:rsid w:val="00B01535"/>
    <w:rsid w:val="00B0166D"/>
    <w:rsid w:val="00B016CB"/>
    <w:rsid w:val="00B017E7"/>
    <w:rsid w:val="00B0182F"/>
    <w:rsid w:val="00B01891"/>
    <w:rsid w:val="00B018E8"/>
    <w:rsid w:val="00B0191C"/>
    <w:rsid w:val="00B01969"/>
    <w:rsid w:val="00B01986"/>
    <w:rsid w:val="00B019CF"/>
    <w:rsid w:val="00B019DD"/>
    <w:rsid w:val="00B01A02"/>
    <w:rsid w:val="00B01AE2"/>
    <w:rsid w:val="00B01D2E"/>
    <w:rsid w:val="00B01D60"/>
    <w:rsid w:val="00B01E45"/>
    <w:rsid w:val="00B01EB8"/>
    <w:rsid w:val="00B01F11"/>
    <w:rsid w:val="00B01FDA"/>
    <w:rsid w:val="00B0201B"/>
    <w:rsid w:val="00B020CE"/>
    <w:rsid w:val="00B02158"/>
    <w:rsid w:val="00B021B5"/>
    <w:rsid w:val="00B022BB"/>
    <w:rsid w:val="00B022F3"/>
    <w:rsid w:val="00B0238E"/>
    <w:rsid w:val="00B024D7"/>
    <w:rsid w:val="00B0275E"/>
    <w:rsid w:val="00B02955"/>
    <w:rsid w:val="00B02A3F"/>
    <w:rsid w:val="00B02A46"/>
    <w:rsid w:val="00B02B2E"/>
    <w:rsid w:val="00B02CDA"/>
    <w:rsid w:val="00B02DCF"/>
    <w:rsid w:val="00B02E0C"/>
    <w:rsid w:val="00B02EF8"/>
    <w:rsid w:val="00B02EF9"/>
    <w:rsid w:val="00B02FF9"/>
    <w:rsid w:val="00B030BB"/>
    <w:rsid w:val="00B031B1"/>
    <w:rsid w:val="00B03217"/>
    <w:rsid w:val="00B0324D"/>
    <w:rsid w:val="00B032E8"/>
    <w:rsid w:val="00B033AB"/>
    <w:rsid w:val="00B0345F"/>
    <w:rsid w:val="00B034C6"/>
    <w:rsid w:val="00B03753"/>
    <w:rsid w:val="00B037B7"/>
    <w:rsid w:val="00B03895"/>
    <w:rsid w:val="00B038AA"/>
    <w:rsid w:val="00B03967"/>
    <w:rsid w:val="00B03A8A"/>
    <w:rsid w:val="00B03C8E"/>
    <w:rsid w:val="00B03DC9"/>
    <w:rsid w:val="00B03E30"/>
    <w:rsid w:val="00B03FE7"/>
    <w:rsid w:val="00B042A1"/>
    <w:rsid w:val="00B04479"/>
    <w:rsid w:val="00B04522"/>
    <w:rsid w:val="00B045B2"/>
    <w:rsid w:val="00B0475D"/>
    <w:rsid w:val="00B04A48"/>
    <w:rsid w:val="00B04B45"/>
    <w:rsid w:val="00B04C45"/>
    <w:rsid w:val="00B04D29"/>
    <w:rsid w:val="00B04DFA"/>
    <w:rsid w:val="00B04FA6"/>
    <w:rsid w:val="00B050ED"/>
    <w:rsid w:val="00B050F3"/>
    <w:rsid w:val="00B05187"/>
    <w:rsid w:val="00B052A3"/>
    <w:rsid w:val="00B05320"/>
    <w:rsid w:val="00B053CA"/>
    <w:rsid w:val="00B05535"/>
    <w:rsid w:val="00B055DA"/>
    <w:rsid w:val="00B05727"/>
    <w:rsid w:val="00B05768"/>
    <w:rsid w:val="00B05910"/>
    <w:rsid w:val="00B05ABF"/>
    <w:rsid w:val="00B05C5B"/>
    <w:rsid w:val="00B05D0D"/>
    <w:rsid w:val="00B05F33"/>
    <w:rsid w:val="00B06029"/>
    <w:rsid w:val="00B060DC"/>
    <w:rsid w:val="00B061D0"/>
    <w:rsid w:val="00B0620C"/>
    <w:rsid w:val="00B062BA"/>
    <w:rsid w:val="00B06355"/>
    <w:rsid w:val="00B06358"/>
    <w:rsid w:val="00B063F0"/>
    <w:rsid w:val="00B0646B"/>
    <w:rsid w:val="00B064F4"/>
    <w:rsid w:val="00B06A47"/>
    <w:rsid w:val="00B06A5A"/>
    <w:rsid w:val="00B06B2C"/>
    <w:rsid w:val="00B06C0C"/>
    <w:rsid w:val="00B07010"/>
    <w:rsid w:val="00B07050"/>
    <w:rsid w:val="00B0710B"/>
    <w:rsid w:val="00B07176"/>
    <w:rsid w:val="00B07178"/>
    <w:rsid w:val="00B072D9"/>
    <w:rsid w:val="00B072F6"/>
    <w:rsid w:val="00B07413"/>
    <w:rsid w:val="00B075C4"/>
    <w:rsid w:val="00B0761D"/>
    <w:rsid w:val="00B07752"/>
    <w:rsid w:val="00B078A6"/>
    <w:rsid w:val="00B078FA"/>
    <w:rsid w:val="00B07A89"/>
    <w:rsid w:val="00B07B17"/>
    <w:rsid w:val="00B07B4E"/>
    <w:rsid w:val="00B07BEF"/>
    <w:rsid w:val="00B07C64"/>
    <w:rsid w:val="00B07C93"/>
    <w:rsid w:val="00B07E75"/>
    <w:rsid w:val="00B07FA7"/>
    <w:rsid w:val="00B07FAA"/>
    <w:rsid w:val="00B07FF4"/>
    <w:rsid w:val="00B1022D"/>
    <w:rsid w:val="00B10394"/>
    <w:rsid w:val="00B103A5"/>
    <w:rsid w:val="00B103D7"/>
    <w:rsid w:val="00B10462"/>
    <w:rsid w:val="00B106EC"/>
    <w:rsid w:val="00B1087D"/>
    <w:rsid w:val="00B10891"/>
    <w:rsid w:val="00B10A2B"/>
    <w:rsid w:val="00B10A85"/>
    <w:rsid w:val="00B10AA5"/>
    <w:rsid w:val="00B10B0C"/>
    <w:rsid w:val="00B10CBE"/>
    <w:rsid w:val="00B10D6D"/>
    <w:rsid w:val="00B10DA0"/>
    <w:rsid w:val="00B10DA2"/>
    <w:rsid w:val="00B10DC3"/>
    <w:rsid w:val="00B10FCA"/>
    <w:rsid w:val="00B11051"/>
    <w:rsid w:val="00B11074"/>
    <w:rsid w:val="00B111A2"/>
    <w:rsid w:val="00B111B0"/>
    <w:rsid w:val="00B111BA"/>
    <w:rsid w:val="00B111CC"/>
    <w:rsid w:val="00B1129F"/>
    <w:rsid w:val="00B112CD"/>
    <w:rsid w:val="00B112ED"/>
    <w:rsid w:val="00B11303"/>
    <w:rsid w:val="00B11371"/>
    <w:rsid w:val="00B113FE"/>
    <w:rsid w:val="00B1140B"/>
    <w:rsid w:val="00B1148F"/>
    <w:rsid w:val="00B114A0"/>
    <w:rsid w:val="00B11584"/>
    <w:rsid w:val="00B11586"/>
    <w:rsid w:val="00B115B1"/>
    <w:rsid w:val="00B11644"/>
    <w:rsid w:val="00B11757"/>
    <w:rsid w:val="00B117AC"/>
    <w:rsid w:val="00B11912"/>
    <w:rsid w:val="00B11946"/>
    <w:rsid w:val="00B1199E"/>
    <w:rsid w:val="00B11B0F"/>
    <w:rsid w:val="00B11B24"/>
    <w:rsid w:val="00B11B58"/>
    <w:rsid w:val="00B11B74"/>
    <w:rsid w:val="00B11DAD"/>
    <w:rsid w:val="00B11FED"/>
    <w:rsid w:val="00B12081"/>
    <w:rsid w:val="00B123EE"/>
    <w:rsid w:val="00B1242D"/>
    <w:rsid w:val="00B124A2"/>
    <w:rsid w:val="00B125F5"/>
    <w:rsid w:val="00B1267E"/>
    <w:rsid w:val="00B12751"/>
    <w:rsid w:val="00B12A04"/>
    <w:rsid w:val="00B12AD0"/>
    <w:rsid w:val="00B12B09"/>
    <w:rsid w:val="00B12B33"/>
    <w:rsid w:val="00B12B70"/>
    <w:rsid w:val="00B12C4E"/>
    <w:rsid w:val="00B12D4F"/>
    <w:rsid w:val="00B12E5C"/>
    <w:rsid w:val="00B12FAB"/>
    <w:rsid w:val="00B1304E"/>
    <w:rsid w:val="00B13142"/>
    <w:rsid w:val="00B131D3"/>
    <w:rsid w:val="00B13266"/>
    <w:rsid w:val="00B134AC"/>
    <w:rsid w:val="00B134CC"/>
    <w:rsid w:val="00B13603"/>
    <w:rsid w:val="00B13652"/>
    <w:rsid w:val="00B1367F"/>
    <w:rsid w:val="00B136DA"/>
    <w:rsid w:val="00B13800"/>
    <w:rsid w:val="00B138C7"/>
    <w:rsid w:val="00B138F7"/>
    <w:rsid w:val="00B13991"/>
    <w:rsid w:val="00B13A61"/>
    <w:rsid w:val="00B13ADE"/>
    <w:rsid w:val="00B13B30"/>
    <w:rsid w:val="00B13BEE"/>
    <w:rsid w:val="00B13D2C"/>
    <w:rsid w:val="00B13D47"/>
    <w:rsid w:val="00B13D73"/>
    <w:rsid w:val="00B13F1B"/>
    <w:rsid w:val="00B13F28"/>
    <w:rsid w:val="00B13FBD"/>
    <w:rsid w:val="00B13FF0"/>
    <w:rsid w:val="00B1402D"/>
    <w:rsid w:val="00B14048"/>
    <w:rsid w:val="00B14269"/>
    <w:rsid w:val="00B14275"/>
    <w:rsid w:val="00B1432A"/>
    <w:rsid w:val="00B143D7"/>
    <w:rsid w:val="00B145F3"/>
    <w:rsid w:val="00B14609"/>
    <w:rsid w:val="00B1461D"/>
    <w:rsid w:val="00B147C4"/>
    <w:rsid w:val="00B14800"/>
    <w:rsid w:val="00B14A68"/>
    <w:rsid w:val="00B14AB3"/>
    <w:rsid w:val="00B14BBF"/>
    <w:rsid w:val="00B14D03"/>
    <w:rsid w:val="00B14DD1"/>
    <w:rsid w:val="00B14DD4"/>
    <w:rsid w:val="00B14E71"/>
    <w:rsid w:val="00B14EBE"/>
    <w:rsid w:val="00B14ED5"/>
    <w:rsid w:val="00B15060"/>
    <w:rsid w:val="00B1507F"/>
    <w:rsid w:val="00B15083"/>
    <w:rsid w:val="00B150A5"/>
    <w:rsid w:val="00B1510A"/>
    <w:rsid w:val="00B151CA"/>
    <w:rsid w:val="00B151F2"/>
    <w:rsid w:val="00B1532C"/>
    <w:rsid w:val="00B1551D"/>
    <w:rsid w:val="00B15548"/>
    <w:rsid w:val="00B155B7"/>
    <w:rsid w:val="00B156BE"/>
    <w:rsid w:val="00B15713"/>
    <w:rsid w:val="00B158A2"/>
    <w:rsid w:val="00B158E2"/>
    <w:rsid w:val="00B1590C"/>
    <w:rsid w:val="00B159D1"/>
    <w:rsid w:val="00B15A6C"/>
    <w:rsid w:val="00B15B29"/>
    <w:rsid w:val="00B15C8E"/>
    <w:rsid w:val="00B15CA9"/>
    <w:rsid w:val="00B15D92"/>
    <w:rsid w:val="00B15E59"/>
    <w:rsid w:val="00B15F86"/>
    <w:rsid w:val="00B16068"/>
    <w:rsid w:val="00B160CB"/>
    <w:rsid w:val="00B1612D"/>
    <w:rsid w:val="00B16243"/>
    <w:rsid w:val="00B162D1"/>
    <w:rsid w:val="00B16501"/>
    <w:rsid w:val="00B166E6"/>
    <w:rsid w:val="00B16B6C"/>
    <w:rsid w:val="00B16C35"/>
    <w:rsid w:val="00B16C77"/>
    <w:rsid w:val="00B16CA4"/>
    <w:rsid w:val="00B16D01"/>
    <w:rsid w:val="00B16D13"/>
    <w:rsid w:val="00B16D2F"/>
    <w:rsid w:val="00B16FD5"/>
    <w:rsid w:val="00B17020"/>
    <w:rsid w:val="00B17033"/>
    <w:rsid w:val="00B17056"/>
    <w:rsid w:val="00B17083"/>
    <w:rsid w:val="00B17189"/>
    <w:rsid w:val="00B171C6"/>
    <w:rsid w:val="00B1725C"/>
    <w:rsid w:val="00B173C5"/>
    <w:rsid w:val="00B17458"/>
    <w:rsid w:val="00B17633"/>
    <w:rsid w:val="00B17648"/>
    <w:rsid w:val="00B17751"/>
    <w:rsid w:val="00B1784F"/>
    <w:rsid w:val="00B17958"/>
    <w:rsid w:val="00B179C8"/>
    <w:rsid w:val="00B17A91"/>
    <w:rsid w:val="00B17CB7"/>
    <w:rsid w:val="00B17DB0"/>
    <w:rsid w:val="00B17DDC"/>
    <w:rsid w:val="00B17ED6"/>
    <w:rsid w:val="00B17EDC"/>
    <w:rsid w:val="00B17EE9"/>
    <w:rsid w:val="00B17F23"/>
    <w:rsid w:val="00B17F60"/>
    <w:rsid w:val="00B2033F"/>
    <w:rsid w:val="00B20346"/>
    <w:rsid w:val="00B203CC"/>
    <w:rsid w:val="00B20472"/>
    <w:rsid w:val="00B205BC"/>
    <w:rsid w:val="00B20730"/>
    <w:rsid w:val="00B208A4"/>
    <w:rsid w:val="00B2095A"/>
    <w:rsid w:val="00B209B2"/>
    <w:rsid w:val="00B20A28"/>
    <w:rsid w:val="00B20B2B"/>
    <w:rsid w:val="00B20BFC"/>
    <w:rsid w:val="00B20C70"/>
    <w:rsid w:val="00B20CD5"/>
    <w:rsid w:val="00B20CFD"/>
    <w:rsid w:val="00B20FFB"/>
    <w:rsid w:val="00B21136"/>
    <w:rsid w:val="00B2121C"/>
    <w:rsid w:val="00B212E9"/>
    <w:rsid w:val="00B21343"/>
    <w:rsid w:val="00B213EA"/>
    <w:rsid w:val="00B21468"/>
    <w:rsid w:val="00B21591"/>
    <w:rsid w:val="00B216A3"/>
    <w:rsid w:val="00B2173F"/>
    <w:rsid w:val="00B217A5"/>
    <w:rsid w:val="00B217E7"/>
    <w:rsid w:val="00B2191E"/>
    <w:rsid w:val="00B219DD"/>
    <w:rsid w:val="00B21B56"/>
    <w:rsid w:val="00B21CB5"/>
    <w:rsid w:val="00B21DF5"/>
    <w:rsid w:val="00B21F35"/>
    <w:rsid w:val="00B2226C"/>
    <w:rsid w:val="00B2226E"/>
    <w:rsid w:val="00B223AB"/>
    <w:rsid w:val="00B223B6"/>
    <w:rsid w:val="00B2248D"/>
    <w:rsid w:val="00B224F3"/>
    <w:rsid w:val="00B226FB"/>
    <w:rsid w:val="00B2274C"/>
    <w:rsid w:val="00B22863"/>
    <w:rsid w:val="00B228DB"/>
    <w:rsid w:val="00B228F4"/>
    <w:rsid w:val="00B22A3A"/>
    <w:rsid w:val="00B22BE4"/>
    <w:rsid w:val="00B22C42"/>
    <w:rsid w:val="00B22CF0"/>
    <w:rsid w:val="00B22D04"/>
    <w:rsid w:val="00B22D77"/>
    <w:rsid w:val="00B22DA7"/>
    <w:rsid w:val="00B22DF8"/>
    <w:rsid w:val="00B22E37"/>
    <w:rsid w:val="00B22EA4"/>
    <w:rsid w:val="00B22EEA"/>
    <w:rsid w:val="00B22F32"/>
    <w:rsid w:val="00B22F84"/>
    <w:rsid w:val="00B2300D"/>
    <w:rsid w:val="00B230A9"/>
    <w:rsid w:val="00B23228"/>
    <w:rsid w:val="00B23305"/>
    <w:rsid w:val="00B233AD"/>
    <w:rsid w:val="00B23427"/>
    <w:rsid w:val="00B23461"/>
    <w:rsid w:val="00B23486"/>
    <w:rsid w:val="00B23589"/>
    <w:rsid w:val="00B23783"/>
    <w:rsid w:val="00B23809"/>
    <w:rsid w:val="00B23B7B"/>
    <w:rsid w:val="00B23CA1"/>
    <w:rsid w:val="00B24086"/>
    <w:rsid w:val="00B240DF"/>
    <w:rsid w:val="00B2411D"/>
    <w:rsid w:val="00B24136"/>
    <w:rsid w:val="00B241CC"/>
    <w:rsid w:val="00B243C6"/>
    <w:rsid w:val="00B24421"/>
    <w:rsid w:val="00B2449B"/>
    <w:rsid w:val="00B246A5"/>
    <w:rsid w:val="00B24B51"/>
    <w:rsid w:val="00B24C27"/>
    <w:rsid w:val="00B24C44"/>
    <w:rsid w:val="00B24E26"/>
    <w:rsid w:val="00B24FD1"/>
    <w:rsid w:val="00B25013"/>
    <w:rsid w:val="00B250E3"/>
    <w:rsid w:val="00B254B7"/>
    <w:rsid w:val="00B254F6"/>
    <w:rsid w:val="00B256BF"/>
    <w:rsid w:val="00B25757"/>
    <w:rsid w:val="00B257D8"/>
    <w:rsid w:val="00B2580D"/>
    <w:rsid w:val="00B258AA"/>
    <w:rsid w:val="00B259C1"/>
    <w:rsid w:val="00B25A52"/>
    <w:rsid w:val="00B25AC6"/>
    <w:rsid w:val="00B25B90"/>
    <w:rsid w:val="00B25C44"/>
    <w:rsid w:val="00B2611A"/>
    <w:rsid w:val="00B261A6"/>
    <w:rsid w:val="00B261C4"/>
    <w:rsid w:val="00B2621F"/>
    <w:rsid w:val="00B262BD"/>
    <w:rsid w:val="00B266A0"/>
    <w:rsid w:val="00B2678C"/>
    <w:rsid w:val="00B26842"/>
    <w:rsid w:val="00B2687C"/>
    <w:rsid w:val="00B26AA5"/>
    <w:rsid w:val="00B26AE0"/>
    <w:rsid w:val="00B26C47"/>
    <w:rsid w:val="00B26C49"/>
    <w:rsid w:val="00B26C61"/>
    <w:rsid w:val="00B27001"/>
    <w:rsid w:val="00B27236"/>
    <w:rsid w:val="00B27300"/>
    <w:rsid w:val="00B2732A"/>
    <w:rsid w:val="00B27391"/>
    <w:rsid w:val="00B274FC"/>
    <w:rsid w:val="00B27536"/>
    <w:rsid w:val="00B2754F"/>
    <w:rsid w:val="00B275A2"/>
    <w:rsid w:val="00B27626"/>
    <w:rsid w:val="00B27678"/>
    <w:rsid w:val="00B27732"/>
    <w:rsid w:val="00B27765"/>
    <w:rsid w:val="00B27961"/>
    <w:rsid w:val="00B2798A"/>
    <w:rsid w:val="00B27A71"/>
    <w:rsid w:val="00B27A73"/>
    <w:rsid w:val="00B27BBB"/>
    <w:rsid w:val="00B27C29"/>
    <w:rsid w:val="00B27C7C"/>
    <w:rsid w:val="00B27CCF"/>
    <w:rsid w:val="00B27F18"/>
    <w:rsid w:val="00B3001D"/>
    <w:rsid w:val="00B3010C"/>
    <w:rsid w:val="00B30137"/>
    <w:rsid w:val="00B3015F"/>
    <w:rsid w:val="00B30265"/>
    <w:rsid w:val="00B3032F"/>
    <w:rsid w:val="00B303AE"/>
    <w:rsid w:val="00B3063E"/>
    <w:rsid w:val="00B3075D"/>
    <w:rsid w:val="00B307B4"/>
    <w:rsid w:val="00B30D00"/>
    <w:rsid w:val="00B30DA4"/>
    <w:rsid w:val="00B30EED"/>
    <w:rsid w:val="00B30F9F"/>
    <w:rsid w:val="00B30FC6"/>
    <w:rsid w:val="00B30FF7"/>
    <w:rsid w:val="00B310CA"/>
    <w:rsid w:val="00B310E7"/>
    <w:rsid w:val="00B31100"/>
    <w:rsid w:val="00B31109"/>
    <w:rsid w:val="00B31111"/>
    <w:rsid w:val="00B31184"/>
    <w:rsid w:val="00B311CF"/>
    <w:rsid w:val="00B31331"/>
    <w:rsid w:val="00B3138A"/>
    <w:rsid w:val="00B313A7"/>
    <w:rsid w:val="00B3149B"/>
    <w:rsid w:val="00B31719"/>
    <w:rsid w:val="00B317AA"/>
    <w:rsid w:val="00B317EA"/>
    <w:rsid w:val="00B31B87"/>
    <w:rsid w:val="00B31BD2"/>
    <w:rsid w:val="00B31C20"/>
    <w:rsid w:val="00B31DC2"/>
    <w:rsid w:val="00B32073"/>
    <w:rsid w:val="00B320E0"/>
    <w:rsid w:val="00B3213B"/>
    <w:rsid w:val="00B321BF"/>
    <w:rsid w:val="00B321CD"/>
    <w:rsid w:val="00B3244A"/>
    <w:rsid w:val="00B32450"/>
    <w:rsid w:val="00B324D5"/>
    <w:rsid w:val="00B32581"/>
    <w:rsid w:val="00B325AB"/>
    <w:rsid w:val="00B3279E"/>
    <w:rsid w:val="00B327F0"/>
    <w:rsid w:val="00B3281E"/>
    <w:rsid w:val="00B328BF"/>
    <w:rsid w:val="00B32941"/>
    <w:rsid w:val="00B329E2"/>
    <w:rsid w:val="00B329EC"/>
    <w:rsid w:val="00B329F1"/>
    <w:rsid w:val="00B32A0A"/>
    <w:rsid w:val="00B32A1D"/>
    <w:rsid w:val="00B32A8D"/>
    <w:rsid w:val="00B32AB8"/>
    <w:rsid w:val="00B32BE3"/>
    <w:rsid w:val="00B32C07"/>
    <w:rsid w:val="00B32C21"/>
    <w:rsid w:val="00B32C25"/>
    <w:rsid w:val="00B32E12"/>
    <w:rsid w:val="00B32E50"/>
    <w:rsid w:val="00B33056"/>
    <w:rsid w:val="00B33084"/>
    <w:rsid w:val="00B33120"/>
    <w:rsid w:val="00B33152"/>
    <w:rsid w:val="00B33192"/>
    <w:rsid w:val="00B33241"/>
    <w:rsid w:val="00B33332"/>
    <w:rsid w:val="00B3343A"/>
    <w:rsid w:val="00B335E0"/>
    <w:rsid w:val="00B337AC"/>
    <w:rsid w:val="00B337FB"/>
    <w:rsid w:val="00B33D90"/>
    <w:rsid w:val="00B33F85"/>
    <w:rsid w:val="00B340BC"/>
    <w:rsid w:val="00B342C8"/>
    <w:rsid w:val="00B3442C"/>
    <w:rsid w:val="00B344EB"/>
    <w:rsid w:val="00B34598"/>
    <w:rsid w:val="00B3463D"/>
    <w:rsid w:val="00B34642"/>
    <w:rsid w:val="00B3465C"/>
    <w:rsid w:val="00B346A3"/>
    <w:rsid w:val="00B346EF"/>
    <w:rsid w:val="00B349EB"/>
    <w:rsid w:val="00B34A1F"/>
    <w:rsid w:val="00B34BE9"/>
    <w:rsid w:val="00B34E73"/>
    <w:rsid w:val="00B34EBF"/>
    <w:rsid w:val="00B34F60"/>
    <w:rsid w:val="00B350DD"/>
    <w:rsid w:val="00B35138"/>
    <w:rsid w:val="00B3515B"/>
    <w:rsid w:val="00B35222"/>
    <w:rsid w:val="00B353EF"/>
    <w:rsid w:val="00B3580C"/>
    <w:rsid w:val="00B3583F"/>
    <w:rsid w:val="00B359C5"/>
    <w:rsid w:val="00B35A1B"/>
    <w:rsid w:val="00B35A4A"/>
    <w:rsid w:val="00B35ACA"/>
    <w:rsid w:val="00B35B58"/>
    <w:rsid w:val="00B35B64"/>
    <w:rsid w:val="00B35B7F"/>
    <w:rsid w:val="00B35E45"/>
    <w:rsid w:val="00B35E48"/>
    <w:rsid w:val="00B35EEC"/>
    <w:rsid w:val="00B3606D"/>
    <w:rsid w:val="00B3622A"/>
    <w:rsid w:val="00B362E3"/>
    <w:rsid w:val="00B36325"/>
    <w:rsid w:val="00B36370"/>
    <w:rsid w:val="00B364D4"/>
    <w:rsid w:val="00B36688"/>
    <w:rsid w:val="00B366B8"/>
    <w:rsid w:val="00B36748"/>
    <w:rsid w:val="00B36961"/>
    <w:rsid w:val="00B369F1"/>
    <w:rsid w:val="00B36A54"/>
    <w:rsid w:val="00B36AC1"/>
    <w:rsid w:val="00B36CD7"/>
    <w:rsid w:val="00B36D12"/>
    <w:rsid w:val="00B36E2B"/>
    <w:rsid w:val="00B36F8D"/>
    <w:rsid w:val="00B36FF7"/>
    <w:rsid w:val="00B3708C"/>
    <w:rsid w:val="00B370B7"/>
    <w:rsid w:val="00B3722B"/>
    <w:rsid w:val="00B372BF"/>
    <w:rsid w:val="00B37321"/>
    <w:rsid w:val="00B3733D"/>
    <w:rsid w:val="00B37415"/>
    <w:rsid w:val="00B37445"/>
    <w:rsid w:val="00B374E9"/>
    <w:rsid w:val="00B37598"/>
    <w:rsid w:val="00B375B7"/>
    <w:rsid w:val="00B377AD"/>
    <w:rsid w:val="00B377BC"/>
    <w:rsid w:val="00B37820"/>
    <w:rsid w:val="00B378C9"/>
    <w:rsid w:val="00B378F2"/>
    <w:rsid w:val="00B37941"/>
    <w:rsid w:val="00B37A4C"/>
    <w:rsid w:val="00B37BB2"/>
    <w:rsid w:val="00B37BBC"/>
    <w:rsid w:val="00B37BC3"/>
    <w:rsid w:val="00B37CB3"/>
    <w:rsid w:val="00B37D77"/>
    <w:rsid w:val="00B37D9A"/>
    <w:rsid w:val="00B37ECE"/>
    <w:rsid w:val="00B40087"/>
    <w:rsid w:val="00B401D2"/>
    <w:rsid w:val="00B4021C"/>
    <w:rsid w:val="00B40244"/>
    <w:rsid w:val="00B40286"/>
    <w:rsid w:val="00B402B7"/>
    <w:rsid w:val="00B40451"/>
    <w:rsid w:val="00B4050F"/>
    <w:rsid w:val="00B4059D"/>
    <w:rsid w:val="00B40939"/>
    <w:rsid w:val="00B40A32"/>
    <w:rsid w:val="00B40CA6"/>
    <w:rsid w:val="00B40CBD"/>
    <w:rsid w:val="00B40D4F"/>
    <w:rsid w:val="00B40D8F"/>
    <w:rsid w:val="00B40DE7"/>
    <w:rsid w:val="00B40E53"/>
    <w:rsid w:val="00B40E9B"/>
    <w:rsid w:val="00B40F86"/>
    <w:rsid w:val="00B41060"/>
    <w:rsid w:val="00B4127D"/>
    <w:rsid w:val="00B41323"/>
    <w:rsid w:val="00B413A0"/>
    <w:rsid w:val="00B414C7"/>
    <w:rsid w:val="00B41504"/>
    <w:rsid w:val="00B41526"/>
    <w:rsid w:val="00B41662"/>
    <w:rsid w:val="00B41733"/>
    <w:rsid w:val="00B41944"/>
    <w:rsid w:val="00B4195C"/>
    <w:rsid w:val="00B419C3"/>
    <w:rsid w:val="00B41A0F"/>
    <w:rsid w:val="00B41B92"/>
    <w:rsid w:val="00B41BB2"/>
    <w:rsid w:val="00B41FA5"/>
    <w:rsid w:val="00B42053"/>
    <w:rsid w:val="00B42257"/>
    <w:rsid w:val="00B422A8"/>
    <w:rsid w:val="00B424F2"/>
    <w:rsid w:val="00B42544"/>
    <w:rsid w:val="00B427F9"/>
    <w:rsid w:val="00B42848"/>
    <w:rsid w:val="00B428AD"/>
    <w:rsid w:val="00B429AD"/>
    <w:rsid w:val="00B42A06"/>
    <w:rsid w:val="00B42AC5"/>
    <w:rsid w:val="00B42BBD"/>
    <w:rsid w:val="00B42D99"/>
    <w:rsid w:val="00B42E7A"/>
    <w:rsid w:val="00B42E85"/>
    <w:rsid w:val="00B42EFB"/>
    <w:rsid w:val="00B42F52"/>
    <w:rsid w:val="00B43083"/>
    <w:rsid w:val="00B430BC"/>
    <w:rsid w:val="00B43162"/>
    <w:rsid w:val="00B43241"/>
    <w:rsid w:val="00B43264"/>
    <w:rsid w:val="00B43310"/>
    <w:rsid w:val="00B43474"/>
    <w:rsid w:val="00B435AD"/>
    <w:rsid w:val="00B4369D"/>
    <w:rsid w:val="00B43720"/>
    <w:rsid w:val="00B438BC"/>
    <w:rsid w:val="00B438F9"/>
    <w:rsid w:val="00B439A2"/>
    <w:rsid w:val="00B439C5"/>
    <w:rsid w:val="00B43A39"/>
    <w:rsid w:val="00B43BD7"/>
    <w:rsid w:val="00B43BD8"/>
    <w:rsid w:val="00B43C09"/>
    <w:rsid w:val="00B43DC6"/>
    <w:rsid w:val="00B43EEF"/>
    <w:rsid w:val="00B44021"/>
    <w:rsid w:val="00B44069"/>
    <w:rsid w:val="00B44161"/>
    <w:rsid w:val="00B444D5"/>
    <w:rsid w:val="00B445AC"/>
    <w:rsid w:val="00B445E8"/>
    <w:rsid w:val="00B4467C"/>
    <w:rsid w:val="00B44953"/>
    <w:rsid w:val="00B44964"/>
    <w:rsid w:val="00B44A0B"/>
    <w:rsid w:val="00B44ADB"/>
    <w:rsid w:val="00B44B2F"/>
    <w:rsid w:val="00B44B99"/>
    <w:rsid w:val="00B44BA8"/>
    <w:rsid w:val="00B44BAD"/>
    <w:rsid w:val="00B44D58"/>
    <w:rsid w:val="00B44E8C"/>
    <w:rsid w:val="00B44EAF"/>
    <w:rsid w:val="00B44EF2"/>
    <w:rsid w:val="00B44F3E"/>
    <w:rsid w:val="00B44FD4"/>
    <w:rsid w:val="00B44FD8"/>
    <w:rsid w:val="00B450A6"/>
    <w:rsid w:val="00B450E3"/>
    <w:rsid w:val="00B450F3"/>
    <w:rsid w:val="00B451AB"/>
    <w:rsid w:val="00B4524D"/>
    <w:rsid w:val="00B45280"/>
    <w:rsid w:val="00B452ED"/>
    <w:rsid w:val="00B453A6"/>
    <w:rsid w:val="00B453C5"/>
    <w:rsid w:val="00B45532"/>
    <w:rsid w:val="00B45663"/>
    <w:rsid w:val="00B456C2"/>
    <w:rsid w:val="00B458E3"/>
    <w:rsid w:val="00B4590E"/>
    <w:rsid w:val="00B4597C"/>
    <w:rsid w:val="00B45A60"/>
    <w:rsid w:val="00B45B9D"/>
    <w:rsid w:val="00B45CB8"/>
    <w:rsid w:val="00B45D50"/>
    <w:rsid w:val="00B45E12"/>
    <w:rsid w:val="00B45E16"/>
    <w:rsid w:val="00B45EA3"/>
    <w:rsid w:val="00B45ECB"/>
    <w:rsid w:val="00B45F15"/>
    <w:rsid w:val="00B45F21"/>
    <w:rsid w:val="00B45F39"/>
    <w:rsid w:val="00B45FDC"/>
    <w:rsid w:val="00B460A4"/>
    <w:rsid w:val="00B46134"/>
    <w:rsid w:val="00B4616C"/>
    <w:rsid w:val="00B46209"/>
    <w:rsid w:val="00B46415"/>
    <w:rsid w:val="00B4644F"/>
    <w:rsid w:val="00B464C4"/>
    <w:rsid w:val="00B4657D"/>
    <w:rsid w:val="00B46795"/>
    <w:rsid w:val="00B46863"/>
    <w:rsid w:val="00B468F4"/>
    <w:rsid w:val="00B46967"/>
    <w:rsid w:val="00B4699B"/>
    <w:rsid w:val="00B46A17"/>
    <w:rsid w:val="00B46AFA"/>
    <w:rsid w:val="00B46B85"/>
    <w:rsid w:val="00B46B9F"/>
    <w:rsid w:val="00B46C9F"/>
    <w:rsid w:val="00B46DA2"/>
    <w:rsid w:val="00B46ED7"/>
    <w:rsid w:val="00B46F94"/>
    <w:rsid w:val="00B4712B"/>
    <w:rsid w:val="00B47170"/>
    <w:rsid w:val="00B4718C"/>
    <w:rsid w:val="00B47238"/>
    <w:rsid w:val="00B47422"/>
    <w:rsid w:val="00B474BA"/>
    <w:rsid w:val="00B474C1"/>
    <w:rsid w:val="00B475B5"/>
    <w:rsid w:val="00B47600"/>
    <w:rsid w:val="00B4760D"/>
    <w:rsid w:val="00B4768F"/>
    <w:rsid w:val="00B478EE"/>
    <w:rsid w:val="00B4795B"/>
    <w:rsid w:val="00B47989"/>
    <w:rsid w:val="00B47A38"/>
    <w:rsid w:val="00B47B01"/>
    <w:rsid w:val="00B47CA0"/>
    <w:rsid w:val="00B47D47"/>
    <w:rsid w:val="00B47E0F"/>
    <w:rsid w:val="00B47E6E"/>
    <w:rsid w:val="00B47EE8"/>
    <w:rsid w:val="00B47F91"/>
    <w:rsid w:val="00B50030"/>
    <w:rsid w:val="00B50131"/>
    <w:rsid w:val="00B501AE"/>
    <w:rsid w:val="00B50309"/>
    <w:rsid w:val="00B5034A"/>
    <w:rsid w:val="00B50421"/>
    <w:rsid w:val="00B50789"/>
    <w:rsid w:val="00B50875"/>
    <w:rsid w:val="00B50958"/>
    <w:rsid w:val="00B50AD3"/>
    <w:rsid w:val="00B50C59"/>
    <w:rsid w:val="00B50CEF"/>
    <w:rsid w:val="00B50CFD"/>
    <w:rsid w:val="00B50D7E"/>
    <w:rsid w:val="00B50D90"/>
    <w:rsid w:val="00B50FD0"/>
    <w:rsid w:val="00B50FD9"/>
    <w:rsid w:val="00B510A9"/>
    <w:rsid w:val="00B511F8"/>
    <w:rsid w:val="00B51222"/>
    <w:rsid w:val="00B512F3"/>
    <w:rsid w:val="00B51353"/>
    <w:rsid w:val="00B514C7"/>
    <w:rsid w:val="00B515DA"/>
    <w:rsid w:val="00B515E9"/>
    <w:rsid w:val="00B518A2"/>
    <w:rsid w:val="00B518CB"/>
    <w:rsid w:val="00B518F4"/>
    <w:rsid w:val="00B519C7"/>
    <w:rsid w:val="00B51A3D"/>
    <w:rsid w:val="00B51A78"/>
    <w:rsid w:val="00B51C2C"/>
    <w:rsid w:val="00B51E47"/>
    <w:rsid w:val="00B51EB8"/>
    <w:rsid w:val="00B51EC3"/>
    <w:rsid w:val="00B51FA1"/>
    <w:rsid w:val="00B52030"/>
    <w:rsid w:val="00B5203E"/>
    <w:rsid w:val="00B52051"/>
    <w:rsid w:val="00B52054"/>
    <w:rsid w:val="00B520D1"/>
    <w:rsid w:val="00B520DB"/>
    <w:rsid w:val="00B5210E"/>
    <w:rsid w:val="00B5223D"/>
    <w:rsid w:val="00B52801"/>
    <w:rsid w:val="00B5284F"/>
    <w:rsid w:val="00B52A1C"/>
    <w:rsid w:val="00B52A40"/>
    <w:rsid w:val="00B52BCC"/>
    <w:rsid w:val="00B52C2C"/>
    <w:rsid w:val="00B52C6E"/>
    <w:rsid w:val="00B52D7F"/>
    <w:rsid w:val="00B52DAE"/>
    <w:rsid w:val="00B52E6E"/>
    <w:rsid w:val="00B52EAD"/>
    <w:rsid w:val="00B53042"/>
    <w:rsid w:val="00B530C9"/>
    <w:rsid w:val="00B533EF"/>
    <w:rsid w:val="00B5362D"/>
    <w:rsid w:val="00B536D3"/>
    <w:rsid w:val="00B53815"/>
    <w:rsid w:val="00B5388D"/>
    <w:rsid w:val="00B538FB"/>
    <w:rsid w:val="00B53A12"/>
    <w:rsid w:val="00B53ACF"/>
    <w:rsid w:val="00B53AEF"/>
    <w:rsid w:val="00B53B0F"/>
    <w:rsid w:val="00B53B53"/>
    <w:rsid w:val="00B53C7C"/>
    <w:rsid w:val="00B53D1E"/>
    <w:rsid w:val="00B53D2E"/>
    <w:rsid w:val="00B54015"/>
    <w:rsid w:val="00B54103"/>
    <w:rsid w:val="00B5412C"/>
    <w:rsid w:val="00B541EC"/>
    <w:rsid w:val="00B5429C"/>
    <w:rsid w:val="00B5451F"/>
    <w:rsid w:val="00B545F7"/>
    <w:rsid w:val="00B545FD"/>
    <w:rsid w:val="00B5461C"/>
    <w:rsid w:val="00B54802"/>
    <w:rsid w:val="00B5482E"/>
    <w:rsid w:val="00B5485E"/>
    <w:rsid w:val="00B548C7"/>
    <w:rsid w:val="00B54B13"/>
    <w:rsid w:val="00B54DBE"/>
    <w:rsid w:val="00B54F82"/>
    <w:rsid w:val="00B55108"/>
    <w:rsid w:val="00B5527A"/>
    <w:rsid w:val="00B5527B"/>
    <w:rsid w:val="00B5558C"/>
    <w:rsid w:val="00B555E4"/>
    <w:rsid w:val="00B5568B"/>
    <w:rsid w:val="00B55704"/>
    <w:rsid w:val="00B558F2"/>
    <w:rsid w:val="00B55968"/>
    <w:rsid w:val="00B559F5"/>
    <w:rsid w:val="00B559FF"/>
    <w:rsid w:val="00B55C9C"/>
    <w:rsid w:val="00B55F01"/>
    <w:rsid w:val="00B561F4"/>
    <w:rsid w:val="00B561FF"/>
    <w:rsid w:val="00B5633B"/>
    <w:rsid w:val="00B5642D"/>
    <w:rsid w:val="00B564EB"/>
    <w:rsid w:val="00B56629"/>
    <w:rsid w:val="00B56803"/>
    <w:rsid w:val="00B56B68"/>
    <w:rsid w:val="00B56BD0"/>
    <w:rsid w:val="00B56CFB"/>
    <w:rsid w:val="00B56D59"/>
    <w:rsid w:val="00B56DD4"/>
    <w:rsid w:val="00B56E03"/>
    <w:rsid w:val="00B56E46"/>
    <w:rsid w:val="00B56FF9"/>
    <w:rsid w:val="00B57031"/>
    <w:rsid w:val="00B570E2"/>
    <w:rsid w:val="00B57122"/>
    <w:rsid w:val="00B571D6"/>
    <w:rsid w:val="00B571EA"/>
    <w:rsid w:val="00B5721D"/>
    <w:rsid w:val="00B573CB"/>
    <w:rsid w:val="00B57476"/>
    <w:rsid w:val="00B574D1"/>
    <w:rsid w:val="00B575DE"/>
    <w:rsid w:val="00B576E0"/>
    <w:rsid w:val="00B5783B"/>
    <w:rsid w:val="00B57914"/>
    <w:rsid w:val="00B57967"/>
    <w:rsid w:val="00B5798E"/>
    <w:rsid w:val="00B57CD9"/>
    <w:rsid w:val="00B57D6C"/>
    <w:rsid w:val="00B57E26"/>
    <w:rsid w:val="00B57E58"/>
    <w:rsid w:val="00B57EFF"/>
    <w:rsid w:val="00B57F3A"/>
    <w:rsid w:val="00B57FD5"/>
    <w:rsid w:val="00B6004A"/>
    <w:rsid w:val="00B60303"/>
    <w:rsid w:val="00B60324"/>
    <w:rsid w:val="00B6036B"/>
    <w:rsid w:val="00B60390"/>
    <w:rsid w:val="00B60391"/>
    <w:rsid w:val="00B604A5"/>
    <w:rsid w:val="00B60501"/>
    <w:rsid w:val="00B60686"/>
    <w:rsid w:val="00B606C9"/>
    <w:rsid w:val="00B60962"/>
    <w:rsid w:val="00B609B9"/>
    <w:rsid w:val="00B60AE1"/>
    <w:rsid w:val="00B60B4D"/>
    <w:rsid w:val="00B60CC9"/>
    <w:rsid w:val="00B60D71"/>
    <w:rsid w:val="00B60DD8"/>
    <w:rsid w:val="00B60F04"/>
    <w:rsid w:val="00B60FF9"/>
    <w:rsid w:val="00B61092"/>
    <w:rsid w:val="00B611AD"/>
    <w:rsid w:val="00B613DA"/>
    <w:rsid w:val="00B614A1"/>
    <w:rsid w:val="00B6176F"/>
    <w:rsid w:val="00B6181F"/>
    <w:rsid w:val="00B61826"/>
    <w:rsid w:val="00B6187F"/>
    <w:rsid w:val="00B61932"/>
    <w:rsid w:val="00B619C9"/>
    <w:rsid w:val="00B61A57"/>
    <w:rsid w:val="00B61B7D"/>
    <w:rsid w:val="00B61BF6"/>
    <w:rsid w:val="00B61C4B"/>
    <w:rsid w:val="00B61EAC"/>
    <w:rsid w:val="00B61EBB"/>
    <w:rsid w:val="00B61F95"/>
    <w:rsid w:val="00B61FA0"/>
    <w:rsid w:val="00B61FE5"/>
    <w:rsid w:val="00B62066"/>
    <w:rsid w:val="00B6210F"/>
    <w:rsid w:val="00B6217C"/>
    <w:rsid w:val="00B6233D"/>
    <w:rsid w:val="00B625D3"/>
    <w:rsid w:val="00B625DF"/>
    <w:rsid w:val="00B62692"/>
    <w:rsid w:val="00B62725"/>
    <w:rsid w:val="00B62766"/>
    <w:rsid w:val="00B627BA"/>
    <w:rsid w:val="00B627BD"/>
    <w:rsid w:val="00B6285A"/>
    <w:rsid w:val="00B62A76"/>
    <w:rsid w:val="00B62B02"/>
    <w:rsid w:val="00B62B7E"/>
    <w:rsid w:val="00B62C45"/>
    <w:rsid w:val="00B62CB5"/>
    <w:rsid w:val="00B62D6B"/>
    <w:rsid w:val="00B62D91"/>
    <w:rsid w:val="00B62DD9"/>
    <w:rsid w:val="00B62DF8"/>
    <w:rsid w:val="00B62E2D"/>
    <w:rsid w:val="00B62E4A"/>
    <w:rsid w:val="00B62EAF"/>
    <w:rsid w:val="00B62FE9"/>
    <w:rsid w:val="00B63024"/>
    <w:rsid w:val="00B63169"/>
    <w:rsid w:val="00B631D2"/>
    <w:rsid w:val="00B63257"/>
    <w:rsid w:val="00B634D0"/>
    <w:rsid w:val="00B634F0"/>
    <w:rsid w:val="00B63778"/>
    <w:rsid w:val="00B6380E"/>
    <w:rsid w:val="00B63977"/>
    <w:rsid w:val="00B63AA7"/>
    <w:rsid w:val="00B63B4F"/>
    <w:rsid w:val="00B63E19"/>
    <w:rsid w:val="00B63E7B"/>
    <w:rsid w:val="00B63FD7"/>
    <w:rsid w:val="00B63FFF"/>
    <w:rsid w:val="00B64021"/>
    <w:rsid w:val="00B640D8"/>
    <w:rsid w:val="00B64190"/>
    <w:rsid w:val="00B641C5"/>
    <w:rsid w:val="00B64234"/>
    <w:rsid w:val="00B64348"/>
    <w:rsid w:val="00B643C0"/>
    <w:rsid w:val="00B6449B"/>
    <w:rsid w:val="00B646BC"/>
    <w:rsid w:val="00B6473B"/>
    <w:rsid w:val="00B6479A"/>
    <w:rsid w:val="00B64A7A"/>
    <w:rsid w:val="00B64CEE"/>
    <w:rsid w:val="00B64E72"/>
    <w:rsid w:val="00B64F27"/>
    <w:rsid w:val="00B64FE0"/>
    <w:rsid w:val="00B651D1"/>
    <w:rsid w:val="00B65225"/>
    <w:rsid w:val="00B65435"/>
    <w:rsid w:val="00B6546C"/>
    <w:rsid w:val="00B654F4"/>
    <w:rsid w:val="00B656E5"/>
    <w:rsid w:val="00B657CB"/>
    <w:rsid w:val="00B6588B"/>
    <w:rsid w:val="00B6593E"/>
    <w:rsid w:val="00B65B0E"/>
    <w:rsid w:val="00B65D2C"/>
    <w:rsid w:val="00B65D37"/>
    <w:rsid w:val="00B65E41"/>
    <w:rsid w:val="00B65E59"/>
    <w:rsid w:val="00B65E83"/>
    <w:rsid w:val="00B65EC2"/>
    <w:rsid w:val="00B65F42"/>
    <w:rsid w:val="00B65FE4"/>
    <w:rsid w:val="00B66026"/>
    <w:rsid w:val="00B66032"/>
    <w:rsid w:val="00B66119"/>
    <w:rsid w:val="00B66357"/>
    <w:rsid w:val="00B665A1"/>
    <w:rsid w:val="00B6670E"/>
    <w:rsid w:val="00B6689C"/>
    <w:rsid w:val="00B6697C"/>
    <w:rsid w:val="00B66B49"/>
    <w:rsid w:val="00B66F2E"/>
    <w:rsid w:val="00B67150"/>
    <w:rsid w:val="00B67198"/>
    <w:rsid w:val="00B671AC"/>
    <w:rsid w:val="00B67299"/>
    <w:rsid w:val="00B67613"/>
    <w:rsid w:val="00B676FF"/>
    <w:rsid w:val="00B677EB"/>
    <w:rsid w:val="00B6784B"/>
    <w:rsid w:val="00B678A9"/>
    <w:rsid w:val="00B678D7"/>
    <w:rsid w:val="00B67916"/>
    <w:rsid w:val="00B679B7"/>
    <w:rsid w:val="00B679EC"/>
    <w:rsid w:val="00B679F7"/>
    <w:rsid w:val="00B67A6A"/>
    <w:rsid w:val="00B67B3B"/>
    <w:rsid w:val="00B67C9C"/>
    <w:rsid w:val="00B67D62"/>
    <w:rsid w:val="00B67DFA"/>
    <w:rsid w:val="00B67EE4"/>
    <w:rsid w:val="00B70062"/>
    <w:rsid w:val="00B7020C"/>
    <w:rsid w:val="00B702C6"/>
    <w:rsid w:val="00B70322"/>
    <w:rsid w:val="00B70388"/>
    <w:rsid w:val="00B70551"/>
    <w:rsid w:val="00B70722"/>
    <w:rsid w:val="00B70869"/>
    <w:rsid w:val="00B70940"/>
    <w:rsid w:val="00B70A88"/>
    <w:rsid w:val="00B70C70"/>
    <w:rsid w:val="00B70CD2"/>
    <w:rsid w:val="00B70E59"/>
    <w:rsid w:val="00B70F03"/>
    <w:rsid w:val="00B70FA2"/>
    <w:rsid w:val="00B70FC7"/>
    <w:rsid w:val="00B7102D"/>
    <w:rsid w:val="00B710EC"/>
    <w:rsid w:val="00B711B9"/>
    <w:rsid w:val="00B712AC"/>
    <w:rsid w:val="00B71352"/>
    <w:rsid w:val="00B71416"/>
    <w:rsid w:val="00B71521"/>
    <w:rsid w:val="00B7164F"/>
    <w:rsid w:val="00B717D4"/>
    <w:rsid w:val="00B7185B"/>
    <w:rsid w:val="00B71883"/>
    <w:rsid w:val="00B71887"/>
    <w:rsid w:val="00B71AC5"/>
    <w:rsid w:val="00B71AEE"/>
    <w:rsid w:val="00B71AF0"/>
    <w:rsid w:val="00B71B3D"/>
    <w:rsid w:val="00B71BCE"/>
    <w:rsid w:val="00B71F26"/>
    <w:rsid w:val="00B71F6F"/>
    <w:rsid w:val="00B7206B"/>
    <w:rsid w:val="00B72122"/>
    <w:rsid w:val="00B72140"/>
    <w:rsid w:val="00B72459"/>
    <w:rsid w:val="00B725C5"/>
    <w:rsid w:val="00B725CB"/>
    <w:rsid w:val="00B725E4"/>
    <w:rsid w:val="00B726CE"/>
    <w:rsid w:val="00B72864"/>
    <w:rsid w:val="00B728F0"/>
    <w:rsid w:val="00B72B51"/>
    <w:rsid w:val="00B72BDC"/>
    <w:rsid w:val="00B72D69"/>
    <w:rsid w:val="00B72F68"/>
    <w:rsid w:val="00B72F91"/>
    <w:rsid w:val="00B72FAC"/>
    <w:rsid w:val="00B73000"/>
    <w:rsid w:val="00B73003"/>
    <w:rsid w:val="00B730E0"/>
    <w:rsid w:val="00B730E1"/>
    <w:rsid w:val="00B73138"/>
    <w:rsid w:val="00B73399"/>
    <w:rsid w:val="00B7340F"/>
    <w:rsid w:val="00B73543"/>
    <w:rsid w:val="00B735D7"/>
    <w:rsid w:val="00B73798"/>
    <w:rsid w:val="00B7388B"/>
    <w:rsid w:val="00B73A09"/>
    <w:rsid w:val="00B73A1F"/>
    <w:rsid w:val="00B73A2A"/>
    <w:rsid w:val="00B73AA8"/>
    <w:rsid w:val="00B73AD2"/>
    <w:rsid w:val="00B73BA5"/>
    <w:rsid w:val="00B73DDD"/>
    <w:rsid w:val="00B73E90"/>
    <w:rsid w:val="00B73F5F"/>
    <w:rsid w:val="00B7413C"/>
    <w:rsid w:val="00B743AB"/>
    <w:rsid w:val="00B744DB"/>
    <w:rsid w:val="00B745B1"/>
    <w:rsid w:val="00B7468C"/>
    <w:rsid w:val="00B74711"/>
    <w:rsid w:val="00B74850"/>
    <w:rsid w:val="00B748AB"/>
    <w:rsid w:val="00B748C9"/>
    <w:rsid w:val="00B7491A"/>
    <w:rsid w:val="00B749D2"/>
    <w:rsid w:val="00B74A6F"/>
    <w:rsid w:val="00B74C49"/>
    <w:rsid w:val="00B74DBB"/>
    <w:rsid w:val="00B74DF1"/>
    <w:rsid w:val="00B74F22"/>
    <w:rsid w:val="00B74FD1"/>
    <w:rsid w:val="00B750A5"/>
    <w:rsid w:val="00B751CB"/>
    <w:rsid w:val="00B7527E"/>
    <w:rsid w:val="00B752C6"/>
    <w:rsid w:val="00B752C7"/>
    <w:rsid w:val="00B75326"/>
    <w:rsid w:val="00B75362"/>
    <w:rsid w:val="00B75365"/>
    <w:rsid w:val="00B7537E"/>
    <w:rsid w:val="00B7538D"/>
    <w:rsid w:val="00B75781"/>
    <w:rsid w:val="00B7586B"/>
    <w:rsid w:val="00B7597B"/>
    <w:rsid w:val="00B7598E"/>
    <w:rsid w:val="00B75A71"/>
    <w:rsid w:val="00B75C50"/>
    <w:rsid w:val="00B75C55"/>
    <w:rsid w:val="00B75C5B"/>
    <w:rsid w:val="00B75CD2"/>
    <w:rsid w:val="00B75E3C"/>
    <w:rsid w:val="00B75F00"/>
    <w:rsid w:val="00B75F05"/>
    <w:rsid w:val="00B75FF2"/>
    <w:rsid w:val="00B75FF3"/>
    <w:rsid w:val="00B7600C"/>
    <w:rsid w:val="00B760EA"/>
    <w:rsid w:val="00B76108"/>
    <w:rsid w:val="00B761BA"/>
    <w:rsid w:val="00B761F4"/>
    <w:rsid w:val="00B7635D"/>
    <w:rsid w:val="00B763AF"/>
    <w:rsid w:val="00B763D6"/>
    <w:rsid w:val="00B763E1"/>
    <w:rsid w:val="00B76438"/>
    <w:rsid w:val="00B7659A"/>
    <w:rsid w:val="00B765F3"/>
    <w:rsid w:val="00B7662E"/>
    <w:rsid w:val="00B76665"/>
    <w:rsid w:val="00B76751"/>
    <w:rsid w:val="00B7678D"/>
    <w:rsid w:val="00B767BD"/>
    <w:rsid w:val="00B769C2"/>
    <w:rsid w:val="00B76C1F"/>
    <w:rsid w:val="00B76CA0"/>
    <w:rsid w:val="00B76CC0"/>
    <w:rsid w:val="00B76CC1"/>
    <w:rsid w:val="00B76F1A"/>
    <w:rsid w:val="00B76FCA"/>
    <w:rsid w:val="00B77088"/>
    <w:rsid w:val="00B77102"/>
    <w:rsid w:val="00B7711A"/>
    <w:rsid w:val="00B7711C"/>
    <w:rsid w:val="00B772A9"/>
    <w:rsid w:val="00B773AC"/>
    <w:rsid w:val="00B77452"/>
    <w:rsid w:val="00B77536"/>
    <w:rsid w:val="00B776B0"/>
    <w:rsid w:val="00B779DE"/>
    <w:rsid w:val="00B77A38"/>
    <w:rsid w:val="00B77AA1"/>
    <w:rsid w:val="00B77B55"/>
    <w:rsid w:val="00B77B85"/>
    <w:rsid w:val="00B77CE5"/>
    <w:rsid w:val="00B77D3F"/>
    <w:rsid w:val="00B8003F"/>
    <w:rsid w:val="00B80073"/>
    <w:rsid w:val="00B800C2"/>
    <w:rsid w:val="00B800FF"/>
    <w:rsid w:val="00B80290"/>
    <w:rsid w:val="00B802F2"/>
    <w:rsid w:val="00B8037F"/>
    <w:rsid w:val="00B804BC"/>
    <w:rsid w:val="00B805C0"/>
    <w:rsid w:val="00B80707"/>
    <w:rsid w:val="00B80788"/>
    <w:rsid w:val="00B807C9"/>
    <w:rsid w:val="00B8081B"/>
    <w:rsid w:val="00B80A31"/>
    <w:rsid w:val="00B80AEB"/>
    <w:rsid w:val="00B80B34"/>
    <w:rsid w:val="00B80B37"/>
    <w:rsid w:val="00B80BC6"/>
    <w:rsid w:val="00B80C65"/>
    <w:rsid w:val="00B80CD5"/>
    <w:rsid w:val="00B80D1D"/>
    <w:rsid w:val="00B80D8D"/>
    <w:rsid w:val="00B80DE2"/>
    <w:rsid w:val="00B80EA4"/>
    <w:rsid w:val="00B80EBF"/>
    <w:rsid w:val="00B80F63"/>
    <w:rsid w:val="00B80FF9"/>
    <w:rsid w:val="00B81076"/>
    <w:rsid w:val="00B8119C"/>
    <w:rsid w:val="00B81469"/>
    <w:rsid w:val="00B8160C"/>
    <w:rsid w:val="00B8162E"/>
    <w:rsid w:val="00B81665"/>
    <w:rsid w:val="00B816A8"/>
    <w:rsid w:val="00B81788"/>
    <w:rsid w:val="00B8189A"/>
    <w:rsid w:val="00B81920"/>
    <w:rsid w:val="00B81929"/>
    <w:rsid w:val="00B8193B"/>
    <w:rsid w:val="00B81BCF"/>
    <w:rsid w:val="00B81C61"/>
    <w:rsid w:val="00B81D5A"/>
    <w:rsid w:val="00B81D61"/>
    <w:rsid w:val="00B81D85"/>
    <w:rsid w:val="00B81E78"/>
    <w:rsid w:val="00B81E84"/>
    <w:rsid w:val="00B81F76"/>
    <w:rsid w:val="00B82040"/>
    <w:rsid w:val="00B821D4"/>
    <w:rsid w:val="00B8248A"/>
    <w:rsid w:val="00B8249F"/>
    <w:rsid w:val="00B825BE"/>
    <w:rsid w:val="00B825ED"/>
    <w:rsid w:val="00B8262E"/>
    <w:rsid w:val="00B82640"/>
    <w:rsid w:val="00B8271E"/>
    <w:rsid w:val="00B8280C"/>
    <w:rsid w:val="00B82866"/>
    <w:rsid w:val="00B82890"/>
    <w:rsid w:val="00B828D4"/>
    <w:rsid w:val="00B8298F"/>
    <w:rsid w:val="00B829A5"/>
    <w:rsid w:val="00B829DB"/>
    <w:rsid w:val="00B82CB6"/>
    <w:rsid w:val="00B82CEA"/>
    <w:rsid w:val="00B82DA0"/>
    <w:rsid w:val="00B82DDB"/>
    <w:rsid w:val="00B82E44"/>
    <w:rsid w:val="00B82EFD"/>
    <w:rsid w:val="00B82F77"/>
    <w:rsid w:val="00B8312B"/>
    <w:rsid w:val="00B831F4"/>
    <w:rsid w:val="00B83216"/>
    <w:rsid w:val="00B83238"/>
    <w:rsid w:val="00B834D3"/>
    <w:rsid w:val="00B835EA"/>
    <w:rsid w:val="00B8366C"/>
    <w:rsid w:val="00B8375A"/>
    <w:rsid w:val="00B837D2"/>
    <w:rsid w:val="00B8385F"/>
    <w:rsid w:val="00B8395E"/>
    <w:rsid w:val="00B839B9"/>
    <w:rsid w:val="00B839D4"/>
    <w:rsid w:val="00B83C60"/>
    <w:rsid w:val="00B83CA3"/>
    <w:rsid w:val="00B83D7C"/>
    <w:rsid w:val="00B83E3A"/>
    <w:rsid w:val="00B83E4C"/>
    <w:rsid w:val="00B83F3F"/>
    <w:rsid w:val="00B8402B"/>
    <w:rsid w:val="00B840E0"/>
    <w:rsid w:val="00B8417C"/>
    <w:rsid w:val="00B842C1"/>
    <w:rsid w:val="00B84395"/>
    <w:rsid w:val="00B843A7"/>
    <w:rsid w:val="00B843DC"/>
    <w:rsid w:val="00B8448B"/>
    <w:rsid w:val="00B84538"/>
    <w:rsid w:val="00B8457E"/>
    <w:rsid w:val="00B8460A"/>
    <w:rsid w:val="00B84645"/>
    <w:rsid w:val="00B847C6"/>
    <w:rsid w:val="00B84961"/>
    <w:rsid w:val="00B84A44"/>
    <w:rsid w:val="00B84A80"/>
    <w:rsid w:val="00B84A83"/>
    <w:rsid w:val="00B84E35"/>
    <w:rsid w:val="00B84E36"/>
    <w:rsid w:val="00B84E49"/>
    <w:rsid w:val="00B84E75"/>
    <w:rsid w:val="00B84F39"/>
    <w:rsid w:val="00B85058"/>
    <w:rsid w:val="00B850E0"/>
    <w:rsid w:val="00B851D2"/>
    <w:rsid w:val="00B8530A"/>
    <w:rsid w:val="00B854E2"/>
    <w:rsid w:val="00B8553D"/>
    <w:rsid w:val="00B85690"/>
    <w:rsid w:val="00B85821"/>
    <w:rsid w:val="00B85B1F"/>
    <w:rsid w:val="00B85D0A"/>
    <w:rsid w:val="00B85D19"/>
    <w:rsid w:val="00B85D2B"/>
    <w:rsid w:val="00B85D35"/>
    <w:rsid w:val="00B85ED9"/>
    <w:rsid w:val="00B85FDA"/>
    <w:rsid w:val="00B8602B"/>
    <w:rsid w:val="00B860EC"/>
    <w:rsid w:val="00B862AD"/>
    <w:rsid w:val="00B862E5"/>
    <w:rsid w:val="00B86427"/>
    <w:rsid w:val="00B8642D"/>
    <w:rsid w:val="00B864A6"/>
    <w:rsid w:val="00B86558"/>
    <w:rsid w:val="00B865BE"/>
    <w:rsid w:val="00B865C4"/>
    <w:rsid w:val="00B86797"/>
    <w:rsid w:val="00B86853"/>
    <w:rsid w:val="00B86898"/>
    <w:rsid w:val="00B868B9"/>
    <w:rsid w:val="00B8698E"/>
    <w:rsid w:val="00B8699A"/>
    <w:rsid w:val="00B86AA1"/>
    <w:rsid w:val="00B86AA7"/>
    <w:rsid w:val="00B86AF8"/>
    <w:rsid w:val="00B86C69"/>
    <w:rsid w:val="00B86CF0"/>
    <w:rsid w:val="00B86DF0"/>
    <w:rsid w:val="00B86ED8"/>
    <w:rsid w:val="00B86EEE"/>
    <w:rsid w:val="00B86F1A"/>
    <w:rsid w:val="00B87006"/>
    <w:rsid w:val="00B8707A"/>
    <w:rsid w:val="00B87178"/>
    <w:rsid w:val="00B87183"/>
    <w:rsid w:val="00B8727F"/>
    <w:rsid w:val="00B8731C"/>
    <w:rsid w:val="00B87359"/>
    <w:rsid w:val="00B87374"/>
    <w:rsid w:val="00B87486"/>
    <w:rsid w:val="00B875B4"/>
    <w:rsid w:val="00B8767C"/>
    <w:rsid w:val="00B877FA"/>
    <w:rsid w:val="00B879DC"/>
    <w:rsid w:val="00B87A5D"/>
    <w:rsid w:val="00B87A74"/>
    <w:rsid w:val="00B87B83"/>
    <w:rsid w:val="00B87B8A"/>
    <w:rsid w:val="00B87D0A"/>
    <w:rsid w:val="00B87DAD"/>
    <w:rsid w:val="00B87DC1"/>
    <w:rsid w:val="00B87DF5"/>
    <w:rsid w:val="00B87F76"/>
    <w:rsid w:val="00B90065"/>
    <w:rsid w:val="00B90087"/>
    <w:rsid w:val="00B9031D"/>
    <w:rsid w:val="00B903C0"/>
    <w:rsid w:val="00B904F7"/>
    <w:rsid w:val="00B906EA"/>
    <w:rsid w:val="00B90E08"/>
    <w:rsid w:val="00B90E77"/>
    <w:rsid w:val="00B910E6"/>
    <w:rsid w:val="00B911A8"/>
    <w:rsid w:val="00B911B8"/>
    <w:rsid w:val="00B91315"/>
    <w:rsid w:val="00B913B9"/>
    <w:rsid w:val="00B9141B"/>
    <w:rsid w:val="00B91488"/>
    <w:rsid w:val="00B915D1"/>
    <w:rsid w:val="00B915EE"/>
    <w:rsid w:val="00B915F5"/>
    <w:rsid w:val="00B917B3"/>
    <w:rsid w:val="00B918B5"/>
    <w:rsid w:val="00B918E5"/>
    <w:rsid w:val="00B919C4"/>
    <w:rsid w:val="00B919D4"/>
    <w:rsid w:val="00B91BDF"/>
    <w:rsid w:val="00B91C32"/>
    <w:rsid w:val="00B91DEF"/>
    <w:rsid w:val="00B91E36"/>
    <w:rsid w:val="00B91EEF"/>
    <w:rsid w:val="00B91F26"/>
    <w:rsid w:val="00B91F7F"/>
    <w:rsid w:val="00B920AA"/>
    <w:rsid w:val="00B920B8"/>
    <w:rsid w:val="00B92288"/>
    <w:rsid w:val="00B92330"/>
    <w:rsid w:val="00B923E0"/>
    <w:rsid w:val="00B9267A"/>
    <w:rsid w:val="00B926E8"/>
    <w:rsid w:val="00B92721"/>
    <w:rsid w:val="00B9277C"/>
    <w:rsid w:val="00B927CB"/>
    <w:rsid w:val="00B92981"/>
    <w:rsid w:val="00B92B65"/>
    <w:rsid w:val="00B92C35"/>
    <w:rsid w:val="00B92DC3"/>
    <w:rsid w:val="00B92E7E"/>
    <w:rsid w:val="00B92F43"/>
    <w:rsid w:val="00B92FE0"/>
    <w:rsid w:val="00B93001"/>
    <w:rsid w:val="00B930FD"/>
    <w:rsid w:val="00B93111"/>
    <w:rsid w:val="00B9321D"/>
    <w:rsid w:val="00B9324B"/>
    <w:rsid w:val="00B932D8"/>
    <w:rsid w:val="00B93316"/>
    <w:rsid w:val="00B93384"/>
    <w:rsid w:val="00B93389"/>
    <w:rsid w:val="00B9360A"/>
    <w:rsid w:val="00B938AD"/>
    <w:rsid w:val="00B9394D"/>
    <w:rsid w:val="00B93959"/>
    <w:rsid w:val="00B9398D"/>
    <w:rsid w:val="00B93A3D"/>
    <w:rsid w:val="00B93A8B"/>
    <w:rsid w:val="00B93A91"/>
    <w:rsid w:val="00B93BA4"/>
    <w:rsid w:val="00B93C50"/>
    <w:rsid w:val="00B93C6D"/>
    <w:rsid w:val="00B93FC1"/>
    <w:rsid w:val="00B93FC9"/>
    <w:rsid w:val="00B94096"/>
    <w:rsid w:val="00B940FC"/>
    <w:rsid w:val="00B94181"/>
    <w:rsid w:val="00B942AB"/>
    <w:rsid w:val="00B9434B"/>
    <w:rsid w:val="00B943A7"/>
    <w:rsid w:val="00B94433"/>
    <w:rsid w:val="00B945E8"/>
    <w:rsid w:val="00B9461B"/>
    <w:rsid w:val="00B9465B"/>
    <w:rsid w:val="00B946A3"/>
    <w:rsid w:val="00B947DA"/>
    <w:rsid w:val="00B94812"/>
    <w:rsid w:val="00B948E0"/>
    <w:rsid w:val="00B949A8"/>
    <w:rsid w:val="00B94A41"/>
    <w:rsid w:val="00B94A95"/>
    <w:rsid w:val="00B94AAC"/>
    <w:rsid w:val="00B94C28"/>
    <w:rsid w:val="00B94D6E"/>
    <w:rsid w:val="00B94EB8"/>
    <w:rsid w:val="00B94F3A"/>
    <w:rsid w:val="00B94F44"/>
    <w:rsid w:val="00B95228"/>
    <w:rsid w:val="00B952C0"/>
    <w:rsid w:val="00B953C9"/>
    <w:rsid w:val="00B95432"/>
    <w:rsid w:val="00B95649"/>
    <w:rsid w:val="00B956AF"/>
    <w:rsid w:val="00B957D0"/>
    <w:rsid w:val="00B95813"/>
    <w:rsid w:val="00B95887"/>
    <w:rsid w:val="00B958EF"/>
    <w:rsid w:val="00B959A5"/>
    <w:rsid w:val="00B95B10"/>
    <w:rsid w:val="00B95B4B"/>
    <w:rsid w:val="00B95D99"/>
    <w:rsid w:val="00B95E80"/>
    <w:rsid w:val="00B95F00"/>
    <w:rsid w:val="00B95F3B"/>
    <w:rsid w:val="00B95FA1"/>
    <w:rsid w:val="00B96029"/>
    <w:rsid w:val="00B9606A"/>
    <w:rsid w:val="00B96120"/>
    <w:rsid w:val="00B9616A"/>
    <w:rsid w:val="00B96355"/>
    <w:rsid w:val="00B9635A"/>
    <w:rsid w:val="00B96396"/>
    <w:rsid w:val="00B964A3"/>
    <w:rsid w:val="00B964F0"/>
    <w:rsid w:val="00B9652B"/>
    <w:rsid w:val="00B96546"/>
    <w:rsid w:val="00B966B2"/>
    <w:rsid w:val="00B966B6"/>
    <w:rsid w:val="00B96768"/>
    <w:rsid w:val="00B9687C"/>
    <w:rsid w:val="00B96929"/>
    <w:rsid w:val="00B96939"/>
    <w:rsid w:val="00B96B38"/>
    <w:rsid w:val="00B96B3D"/>
    <w:rsid w:val="00B96BE4"/>
    <w:rsid w:val="00B96BF1"/>
    <w:rsid w:val="00B96C28"/>
    <w:rsid w:val="00B96CBE"/>
    <w:rsid w:val="00B96DF6"/>
    <w:rsid w:val="00B96ECA"/>
    <w:rsid w:val="00B96F6F"/>
    <w:rsid w:val="00B971D5"/>
    <w:rsid w:val="00B97219"/>
    <w:rsid w:val="00B978F1"/>
    <w:rsid w:val="00B97993"/>
    <w:rsid w:val="00B97C2E"/>
    <w:rsid w:val="00B97D69"/>
    <w:rsid w:val="00B97E34"/>
    <w:rsid w:val="00B97E8A"/>
    <w:rsid w:val="00B97E90"/>
    <w:rsid w:val="00B97F51"/>
    <w:rsid w:val="00B97F7F"/>
    <w:rsid w:val="00B97F8D"/>
    <w:rsid w:val="00BA0055"/>
    <w:rsid w:val="00BA0089"/>
    <w:rsid w:val="00BA0097"/>
    <w:rsid w:val="00BA00B3"/>
    <w:rsid w:val="00BA0178"/>
    <w:rsid w:val="00BA0192"/>
    <w:rsid w:val="00BA019B"/>
    <w:rsid w:val="00BA01E8"/>
    <w:rsid w:val="00BA0238"/>
    <w:rsid w:val="00BA09B5"/>
    <w:rsid w:val="00BA09F0"/>
    <w:rsid w:val="00BA0A32"/>
    <w:rsid w:val="00BA0C11"/>
    <w:rsid w:val="00BA0DB0"/>
    <w:rsid w:val="00BA0DE5"/>
    <w:rsid w:val="00BA0F59"/>
    <w:rsid w:val="00BA0F81"/>
    <w:rsid w:val="00BA0F93"/>
    <w:rsid w:val="00BA0FF0"/>
    <w:rsid w:val="00BA102B"/>
    <w:rsid w:val="00BA10A2"/>
    <w:rsid w:val="00BA10E5"/>
    <w:rsid w:val="00BA11CD"/>
    <w:rsid w:val="00BA1205"/>
    <w:rsid w:val="00BA134B"/>
    <w:rsid w:val="00BA1485"/>
    <w:rsid w:val="00BA14B8"/>
    <w:rsid w:val="00BA151B"/>
    <w:rsid w:val="00BA15C1"/>
    <w:rsid w:val="00BA1620"/>
    <w:rsid w:val="00BA1718"/>
    <w:rsid w:val="00BA17EA"/>
    <w:rsid w:val="00BA1811"/>
    <w:rsid w:val="00BA1854"/>
    <w:rsid w:val="00BA1B5D"/>
    <w:rsid w:val="00BA1C08"/>
    <w:rsid w:val="00BA1C28"/>
    <w:rsid w:val="00BA1C40"/>
    <w:rsid w:val="00BA1D58"/>
    <w:rsid w:val="00BA1E04"/>
    <w:rsid w:val="00BA1E9C"/>
    <w:rsid w:val="00BA1ED4"/>
    <w:rsid w:val="00BA1F90"/>
    <w:rsid w:val="00BA2003"/>
    <w:rsid w:val="00BA2185"/>
    <w:rsid w:val="00BA21BE"/>
    <w:rsid w:val="00BA22DC"/>
    <w:rsid w:val="00BA24BB"/>
    <w:rsid w:val="00BA251B"/>
    <w:rsid w:val="00BA25BC"/>
    <w:rsid w:val="00BA2602"/>
    <w:rsid w:val="00BA2612"/>
    <w:rsid w:val="00BA2673"/>
    <w:rsid w:val="00BA26CE"/>
    <w:rsid w:val="00BA26FE"/>
    <w:rsid w:val="00BA2A97"/>
    <w:rsid w:val="00BA2AB6"/>
    <w:rsid w:val="00BA2AE9"/>
    <w:rsid w:val="00BA2CCA"/>
    <w:rsid w:val="00BA2DD0"/>
    <w:rsid w:val="00BA2E1B"/>
    <w:rsid w:val="00BA2F6B"/>
    <w:rsid w:val="00BA2FB7"/>
    <w:rsid w:val="00BA314F"/>
    <w:rsid w:val="00BA316F"/>
    <w:rsid w:val="00BA334C"/>
    <w:rsid w:val="00BA3401"/>
    <w:rsid w:val="00BA340D"/>
    <w:rsid w:val="00BA3455"/>
    <w:rsid w:val="00BA35C0"/>
    <w:rsid w:val="00BA35E7"/>
    <w:rsid w:val="00BA3618"/>
    <w:rsid w:val="00BA364D"/>
    <w:rsid w:val="00BA37BD"/>
    <w:rsid w:val="00BA3898"/>
    <w:rsid w:val="00BA38B4"/>
    <w:rsid w:val="00BA396B"/>
    <w:rsid w:val="00BA3B50"/>
    <w:rsid w:val="00BA3C69"/>
    <w:rsid w:val="00BA3CD3"/>
    <w:rsid w:val="00BA3CF9"/>
    <w:rsid w:val="00BA3D60"/>
    <w:rsid w:val="00BA3D6F"/>
    <w:rsid w:val="00BA3DD3"/>
    <w:rsid w:val="00BA3E46"/>
    <w:rsid w:val="00BA3EF9"/>
    <w:rsid w:val="00BA3FE3"/>
    <w:rsid w:val="00BA406F"/>
    <w:rsid w:val="00BA409C"/>
    <w:rsid w:val="00BA40C8"/>
    <w:rsid w:val="00BA416B"/>
    <w:rsid w:val="00BA42B0"/>
    <w:rsid w:val="00BA433E"/>
    <w:rsid w:val="00BA4358"/>
    <w:rsid w:val="00BA4464"/>
    <w:rsid w:val="00BA44A2"/>
    <w:rsid w:val="00BA4612"/>
    <w:rsid w:val="00BA47F3"/>
    <w:rsid w:val="00BA48F9"/>
    <w:rsid w:val="00BA4902"/>
    <w:rsid w:val="00BA49C5"/>
    <w:rsid w:val="00BA4A08"/>
    <w:rsid w:val="00BA4A17"/>
    <w:rsid w:val="00BA4B3A"/>
    <w:rsid w:val="00BA4C39"/>
    <w:rsid w:val="00BA4CF3"/>
    <w:rsid w:val="00BA4CFC"/>
    <w:rsid w:val="00BA4D94"/>
    <w:rsid w:val="00BA4EDB"/>
    <w:rsid w:val="00BA4EEB"/>
    <w:rsid w:val="00BA4F6F"/>
    <w:rsid w:val="00BA4F8F"/>
    <w:rsid w:val="00BA4FE3"/>
    <w:rsid w:val="00BA5177"/>
    <w:rsid w:val="00BA51C7"/>
    <w:rsid w:val="00BA5289"/>
    <w:rsid w:val="00BA52ED"/>
    <w:rsid w:val="00BA54C7"/>
    <w:rsid w:val="00BA54F5"/>
    <w:rsid w:val="00BA5505"/>
    <w:rsid w:val="00BA5520"/>
    <w:rsid w:val="00BA55C9"/>
    <w:rsid w:val="00BA5683"/>
    <w:rsid w:val="00BA58D5"/>
    <w:rsid w:val="00BA5A27"/>
    <w:rsid w:val="00BA5B92"/>
    <w:rsid w:val="00BA5BA1"/>
    <w:rsid w:val="00BA5BB1"/>
    <w:rsid w:val="00BA5DD2"/>
    <w:rsid w:val="00BA5DE9"/>
    <w:rsid w:val="00BA616C"/>
    <w:rsid w:val="00BA62A4"/>
    <w:rsid w:val="00BA6483"/>
    <w:rsid w:val="00BA657B"/>
    <w:rsid w:val="00BA6640"/>
    <w:rsid w:val="00BA672A"/>
    <w:rsid w:val="00BA6800"/>
    <w:rsid w:val="00BA6804"/>
    <w:rsid w:val="00BA680A"/>
    <w:rsid w:val="00BA68D4"/>
    <w:rsid w:val="00BA6A50"/>
    <w:rsid w:val="00BA6BF3"/>
    <w:rsid w:val="00BA6D69"/>
    <w:rsid w:val="00BA6D6B"/>
    <w:rsid w:val="00BA6D6E"/>
    <w:rsid w:val="00BA6E02"/>
    <w:rsid w:val="00BA6E26"/>
    <w:rsid w:val="00BA7177"/>
    <w:rsid w:val="00BA7293"/>
    <w:rsid w:val="00BA73D5"/>
    <w:rsid w:val="00BA73F5"/>
    <w:rsid w:val="00BA7404"/>
    <w:rsid w:val="00BA7533"/>
    <w:rsid w:val="00BA77B6"/>
    <w:rsid w:val="00BA7842"/>
    <w:rsid w:val="00BA78BC"/>
    <w:rsid w:val="00BA792E"/>
    <w:rsid w:val="00BA7A01"/>
    <w:rsid w:val="00BA7B20"/>
    <w:rsid w:val="00BA7C38"/>
    <w:rsid w:val="00BA7EB4"/>
    <w:rsid w:val="00BB022E"/>
    <w:rsid w:val="00BB0231"/>
    <w:rsid w:val="00BB02B4"/>
    <w:rsid w:val="00BB035F"/>
    <w:rsid w:val="00BB038D"/>
    <w:rsid w:val="00BB0455"/>
    <w:rsid w:val="00BB04F6"/>
    <w:rsid w:val="00BB05E8"/>
    <w:rsid w:val="00BB06AA"/>
    <w:rsid w:val="00BB0707"/>
    <w:rsid w:val="00BB0797"/>
    <w:rsid w:val="00BB07AE"/>
    <w:rsid w:val="00BB07F3"/>
    <w:rsid w:val="00BB0A75"/>
    <w:rsid w:val="00BB0A9B"/>
    <w:rsid w:val="00BB0A9E"/>
    <w:rsid w:val="00BB0B96"/>
    <w:rsid w:val="00BB0BCD"/>
    <w:rsid w:val="00BB0C53"/>
    <w:rsid w:val="00BB0C6E"/>
    <w:rsid w:val="00BB0D39"/>
    <w:rsid w:val="00BB0DDD"/>
    <w:rsid w:val="00BB0E95"/>
    <w:rsid w:val="00BB0EA4"/>
    <w:rsid w:val="00BB10E0"/>
    <w:rsid w:val="00BB11B3"/>
    <w:rsid w:val="00BB131E"/>
    <w:rsid w:val="00BB1368"/>
    <w:rsid w:val="00BB16BA"/>
    <w:rsid w:val="00BB16D2"/>
    <w:rsid w:val="00BB1802"/>
    <w:rsid w:val="00BB185B"/>
    <w:rsid w:val="00BB1A49"/>
    <w:rsid w:val="00BB1A6F"/>
    <w:rsid w:val="00BB1B35"/>
    <w:rsid w:val="00BB1B60"/>
    <w:rsid w:val="00BB1B68"/>
    <w:rsid w:val="00BB1B79"/>
    <w:rsid w:val="00BB1CB5"/>
    <w:rsid w:val="00BB1CB7"/>
    <w:rsid w:val="00BB1CC7"/>
    <w:rsid w:val="00BB1D16"/>
    <w:rsid w:val="00BB1DF7"/>
    <w:rsid w:val="00BB1F29"/>
    <w:rsid w:val="00BB20F1"/>
    <w:rsid w:val="00BB2128"/>
    <w:rsid w:val="00BB2267"/>
    <w:rsid w:val="00BB22D0"/>
    <w:rsid w:val="00BB2305"/>
    <w:rsid w:val="00BB23EE"/>
    <w:rsid w:val="00BB25C7"/>
    <w:rsid w:val="00BB2650"/>
    <w:rsid w:val="00BB273D"/>
    <w:rsid w:val="00BB2790"/>
    <w:rsid w:val="00BB290B"/>
    <w:rsid w:val="00BB2918"/>
    <w:rsid w:val="00BB29AC"/>
    <w:rsid w:val="00BB2CD0"/>
    <w:rsid w:val="00BB2D01"/>
    <w:rsid w:val="00BB2D9A"/>
    <w:rsid w:val="00BB2F8D"/>
    <w:rsid w:val="00BB2FD4"/>
    <w:rsid w:val="00BB30EE"/>
    <w:rsid w:val="00BB3104"/>
    <w:rsid w:val="00BB3145"/>
    <w:rsid w:val="00BB320B"/>
    <w:rsid w:val="00BB321B"/>
    <w:rsid w:val="00BB3296"/>
    <w:rsid w:val="00BB3384"/>
    <w:rsid w:val="00BB33D2"/>
    <w:rsid w:val="00BB3424"/>
    <w:rsid w:val="00BB3450"/>
    <w:rsid w:val="00BB349A"/>
    <w:rsid w:val="00BB349E"/>
    <w:rsid w:val="00BB353E"/>
    <w:rsid w:val="00BB357C"/>
    <w:rsid w:val="00BB35AC"/>
    <w:rsid w:val="00BB3692"/>
    <w:rsid w:val="00BB3694"/>
    <w:rsid w:val="00BB3994"/>
    <w:rsid w:val="00BB3B28"/>
    <w:rsid w:val="00BB3BE2"/>
    <w:rsid w:val="00BB3C99"/>
    <w:rsid w:val="00BB3DB1"/>
    <w:rsid w:val="00BB3E2A"/>
    <w:rsid w:val="00BB4015"/>
    <w:rsid w:val="00BB40FF"/>
    <w:rsid w:val="00BB428B"/>
    <w:rsid w:val="00BB42C5"/>
    <w:rsid w:val="00BB4401"/>
    <w:rsid w:val="00BB45F3"/>
    <w:rsid w:val="00BB4675"/>
    <w:rsid w:val="00BB4731"/>
    <w:rsid w:val="00BB49B8"/>
    <w:rsid w:val="00BB4A38"/>
    <w:rsid w:val="00BB4B6D"/>
    <w:rsid w:val="00BB4C7A"/>
    <w:rsid w:val="00BB4D09"/>
    <w:rsid w:val="00BB4D2E"/>
    <w:rsid w:val="00BB4E1D"/>
    <w:rsid w:val="00BB4EF4"/>
    <w:rsid w:val="00BB4EF6"/>
    <w:rsid w:val="00BB4FC1"/>
    <w:rsid w:val="00BB5052"/>
    <w:rsid w:val="00BB510B"/>
    <w:rsid w:val="00BB512B"/>
    <w:rsid w:val="00BB5153"/>
    <w:rsid w:val="00BB520F"/>
    <w:rsid w:val="00BB52CF"/>
    <w:rsid w:val="00BB5391"/>
    <w:rsid w:val="00BB53AC"/>
    <w:rsid w:val="00BB543A"/>
    <w:rsid w:val="00BB5451"/>
    <w:rsid w:val="00BB5454"/>
    <w:rsid w:val="00BB558E"/>
    <w:rsid w:val="00BB559B"/>
    <w:rsid w:val="00BB5792"/>
    <w:rsid w:val="00BB57A6"/>
    <w:rsid w:val="00BB5851"/>
    <w:rsid w:val="00BB592E"/>
    <w:rsid w:val="00BB597A"/>
    <w:rsid w:val="00BB59AD"/>
    <w:rsid w:val="00BB5C98"/>
    <w:rsid w:val="00BB5DB3"/>
    <w:rsid w:val="00BB5DD1"/>
    <w:rsid w:val="00BB5F76"/>
    <w:rsid w:val="00BB6110"/>
    <w:rsid w:val="00BB627C"/>
    <w:rsid w:val="00BB63FB"/>
    <w:rsid w:val="00BB6644"/>
    <w:rsid w:val="00BB66C1"/>
    <w:rsid w:val="00BB685E"/>
    <w:rsid w:val="00BB694D"/>
    <w:rsid w:val="00BB69AB"/>
    <w:rsid w:val="00BB69B9"/>
    <w:rsid w:val="00BB6A50"/>
    <w:rsid w:val="00BB6A8B"/>
    <w:rsid w:val="00BB6A9C"/>
    <w:rsid w:val="00BB6B1D"/>
    <w:rsid w:val="00BB6B67"/>
    <w:rsid w:val="00BB6E09"/>
    <w:rsid w:val="00BB6EDA"/>
    <w:rsid w:val="00BB6F8D"/>
    <w:rsid w:val="00BB6FEE"/>
    <w:rsid w:val="00BB700F"/>
    <w:rsid w:val="00BB727F"/>
    <w:rsid w:val="00BB72A4"/>
    <w:rsid w:val="00BB7314"/>
    <w:rsid w:val="00BB740A"/>
    <w:rsid w:val="00BB749D"/>
    <w:rsid w:val="00BB74A9"/>
    <w:rsid w:val="00BB7533"/>
    <w:rsid w:val="00BB7538"/>
    <w:rsid w:val="00BB7610"/>
    <w:rsid w:val="00BB77EF"/>
    <w:rsid w:val="00BB7818"/>
    <w:rsid w:val="00BB799B"/>
    <w:rsid w:val="00BB79C0"/>
    <w:rsid w:val="00BB7B47"/>
    <w:rsid w:val="00BB7D83"/>
    <w:rsid w:val="00BB7DAE"/>
    <w:rsid w:val="00BB7E64"/>
    <w:rsid w:val="00BB7FA9"/>
    <w:rsid w:val="00BC0082"/>
    <w:rsid w:val="00BC0178"/>
    <w:rsid w:val="00BC0194"/>
    <w:rsid w:val="00BC01CD"/>
    <w:rsid w:val="00BC01CE"/>
    <w:rsid w:val="00BC0250"/>
    <w:rsid w:val="00BC028F"/>
    <w:rsid w:val="00BC031E"/>
    <w:rsid w:val="00BC04B5"/>
    <w:rsid w:val="00BC0511"/>
    <w:rsid w:val="00BC0645"/>
    <w:rsid w:val="00BC065B"/>
    <w:rsid w:val="00BC0826"/>
    <w:rsid w:val="00BC08AA"/>
    <w:rsid w:val="00BC0974"/>
    <w:rsid w:val="00BC099D"/>
    <w:rsid w:val="00BC09E6"/>
    <w:rsid w:val="00BC0A23"/>
    <w:rsid w:val="00BC0A3D"/>
    <w:rsid w:val="00BC0B73"/>
    <w:rsid w:val="00BC0C07"/>
    <w:rsid w:val="00BC0C73"/>
    <w:rsid w:val="00BC0CEE"/>
    <w:rsid w:val="00BC0D92"/>
    <w:rsid w:val="00BC0ECF"/>
    <w:rsid w:val="00BC0F49"/>
    <w:rsid w:val="00BC123D"/>
    <w:rsid w:val="00BC126D"/>
    <w:rsid w:val="00BC12AC"/>
    <w:rsid w:val="00BC15E2"/>
    <w:rsid w:val="00BC1639"/>
    <w:rsid w:val="00BC1670"/>
    <w:rsid w:val="00BC1690"/>
    <w:rsid w:val="00BC1698"/>
    <w:rsid w:val="00BC187E"/>
    <w:rsid w:val="00BC190F"/>
    <w:rsid w:val="00BC1A32"/>
    <w:rsid w:val="00BC1DF6"/>
    <w:rsid w:val="00BC1E08"/>
    <w:rsid w:val="00BC1EA9"/>
    <w:rsid w:val="00BC2097"/>
    <w:rsid w:val="00BC2172"/>
    <w:rsid w:val="00BC21CD"/>
    <w:rsid w:val="00BC21D9"/>
    <w:rsid w:val="00BC21E1"/>
    <w:rsid w:val="00BC234D"/>
    <w:rsid w:val="00BC23E5"/>
    <w:rsid w:val="00BC244E"/>
    <w:rsid w:val="00BC258C"/>
    <w:rsid w:val="00BC2597"/>
    <w:rsid w:val="00BC2669"/>
    <w:rsid w:val="00BC269E"/>
    <w:rsid w:val="00BC295E"/>
    <w:rsid w:val="00BC2A9F"/>
    <w:rsid w:val="00BC2AAA"/>
    <w:rsid w:val="00BC2AF4"/>
    <w:rsid w:val="00BC2AFE"/>
    <w:rsid w:val="00BC2B79"/>
    <w:rsid w:val="00BC2D84"/>
    <w:rsid w:val="00BC2F2B"/>
    <w:rsid w:val="00BC2F5F"/>
    <w:rsid w:val="00BC3092"/>
    <w:rsid w:val="00BC3179"/>
    <w:rsid w:val="00BC3248"/>
    <w:rsid w:val="00BC32DD"/>
    <w:rsid w:val="00BC34F6"/>
    <w:rsid w:val="00BC3525"/>
    <w:rsid w:val="00BC3572"/>
    <w:rsid w:val="00BC377D"/>
    <w:rsid w:val="00BC3825"/>
    <w:rsid w:val="00BC38DB"/>
    <w:rsid w:val="00BC399C"/>
    <w:rsid w:val="00BC3B70"/>
    <w:rsid w:val="00BC3CEF"/>
    <w:rsid w:val="00BC3DC4"/>
    <w:rsid w:val="00BC403B"/>
    <w:rsid w:val="00BC4129"/>
    <w:rsid w:val="00BC423A"/>
    <w:rsid w:val="00BC4262"/>
    <w:rsid w:val="00BC4355"/>
    <w:rsid w:val="00BC44A5"/>
    <w:rsid w:val="00BC4523"/>
    <w:rsid w:val="00BC4580"/>
    <w:rsid w:val="00BC4672"/>
    <w:rsid w:val="00BC47FB"/>
    <w:rsid w:val="00BC497B"/>
    <w:rsid w:val="00BC49FD"/>
    <w:rsid w:val="00BC4BC8"/>
    <w:rsid w:val="00BC4C04"/>
    <w:rsid w:val="00BC4D2F"/>
    <w:rsid w:val="00BC4EAE"/>
    <w:rsid w:val="00BC50D9"/>
    <w:rsid w:val="00BC52B0"/>
    <w:rsid w:val="00BC52BC"/>
    <w:rsid w:val="00BC54C9"/>
    <w:rsid w:val="00BC54D3"/>
    <w:rsid w:val="00BC556E"/>
    <w:rsid w:val="00BC5592"/>
    <w:rsid w:val="00BC56A0"/>
    <w:rsid w:val="00BC5790"/>
    <w:rsid w:val="00BC59D5"/>
    <w:rsid w:val="00BC5ABF"/>
    <w:rsid w:val="00BC5C2B"/>
    <w:rsid w:val="00BC5CBF"/>
    <w:rsid w:val="00BC5E2D"/>
    <w:rsid w:val="00BC6027"/>
    <w:rsid w:val="00BC61C1"/>
    <w:rsid w:val="00BC6514"/>
    <w:rsid w:val="00BC6634"/>
    <w:rsid w:val="00BC6649"/>
    <w:rsid w:val="00BC6657"/>
    <w:rsid w:val="00BC667C"/>
    <w:rsid w:val="00BC691E"/>
    <w:rsid w:val="00BC69B3"/>
    <w:rsid w:val="00BC6BF1"/>
    <w:rsid w:val="00BC6CE1"/>
    <w:rsid w:val="00BC6D10"/>
    <w:rsid w:val="00BC6D14"/>
    <w:rsid w:val="00BC6E49"/>
    <w:rsid w:val="00BC6EB0"/>
    <w:rsid w:val="00BC6F34"/>
    <w:rsid w:val="00BC6F4E"/>
    <w:rsid w:val="00BC7008"/>
    <w:rsid w:val="00BC7088"/>
    <w:rsid w:val="00BC721E"/>
    <w:rsid w:val="00BC7243"/>
    <w:rsid w:val="00BC73AA"/>
    <w:rsid w:val="00BC73F0"/>
    <w:rsid w:val="00BC7408"/>
    <w:rsid w:val="00BC748C"/>
    <w:rsid w:val="00BC75E5"/>
    <w:rsid w:val="00BC75F0"/>
    <w:rsid w:val="00BC7635"/>
    <w:rsid w:val="00BC770A"/>
    <w:rsid w:val="00BC77C1"/>
    <w:rsid w:val="00BC77E1"/>
    <w:rsid w:val="00BC79FD"/>
    <w:rsid w:val="00BC7AE2"/>
    <w:rsid w:val="00BC7BAA"/>
    <w:rsid w:val="00BC7BBF"/>
    <w:rsid w:val="00BD0184"/>
    <w:rsid w:val="00BD033E"/>
    <w:rsid w:val="00BD041D"/>
    <w:rsid w:val="00BD04F3"/>
    <w:rsid w:val="00BD07AD"/>
    <w:rsid w:val="00BD084F"/>
    <w:rsid w:val="00BD08A5"/>
    <w:rsid w:val="00BD0971"/>
    <w:rsid w:val="00BD0B37"/>
    <w:rsid w:val="00BD0E32"/>
    <w:rsid w:val="00BD0E7A"/>
    <w:rsid w:val="00BD0F01"/>
    <w:rsid w:val="00BD1034"/>
    <w:rsid w:val="00BD107B"/>
    <w:rsid w:val="00BD10F2"/>
    <w:rsid w:val="00BD1180"/>
    <w:rsid w:val="00BD1226"/>
    <w:rsid w:val="00BD1307"/>
    <w:rsid w:val="00BD1463"/>
    <w:rsid w:val="00BD15DA"/>
    <w:rsid w:val="00BD1721"/>
    <w:rsid w:val="00BD19E6"/>
    <w:rsid w:val="00BD19ED"/>
    <w:rsid w:val="00BD1A00"/>
    <w:rsid w:val="00BD1ADB"/>
    <w:rsid w:val="00BD1C59"/>
    <w:rsid w:val="00BD1DF1"/>
    <w:rsid w:val="00BD1EF0"/>
    <w:rsid w:val="00BD20F1"/>
    <w:rsid w:val="00BD2126"/>
    <w:rsid w:val="00BD2161"/>
    <w:rsid w:val="00BD21F7"/>
    <w:rsid w:val="00BD228B"/>
    <w:rsid w:val="00BD228C"/>
    <w:rsid w:val="00BD231A"/>
    <w:rsid w:val="00BD238A"/>
    <w:rsid w:val="00BD2394"/>
    <w:rsid w:val="00BD268D"/>
    <w:rsid w:val="00BD27A3"/>
    <w:rsid w:val="00BD288D"/>
    <w:rsid w:val="00BD29E0"/>
    <w:rsid w:val="00BD2A07"/>
    <w:rsid w:val="00BD2A89"/>
    <w:rsid w:val="00BD2AAA"/>
    <w:rsid w:val="00BD2AE9"/>
    <w:rsid w:val="00BD2B5A"/>
    <w:rsid w:val="00BD2CB0"/>
    <w:rsid w:val="00BD2D65"/>
    <w:rsid w:val="00BD2EF6"/>
    <w:rsid w:val="00BD2EFC"/>
    <w:rsid w:val="00BD305C"/>
    <w:rsid w:val="00BD325E"/>
    <w:rsid w:val="00BD32E7"/>
    <w:rsid w:val="00BD33D9"/>
    <w:rsid w:val="00BD34C7"/>
    <w:rsid w:val="00BD366C"/>
    <w:rsid w:val="00BD383C"/>
    <w:rsid w:val="00BD3843"/>
    <w:rsid w:val="00BD3921"/>
    <w:rsid w:val="00BD392F"/>
    <w:rsid w:val="00BD3A64"/>
    <w:rsid w:val="00BD3A6A"/>
    <w:rsid w:val="00BD3AAA"/>
    <w:rsid w:val="00BD40DD"/>
    <w:rsid w:val="00BD4103"/>
    <w:rsid w:val="00BD445E"/>
    <w:rsid w:val="00BD4492"/>
    <w:rsid w:val="00BD44FA"/>
    <w:rsid w:val="00BD45EC"/>
    <w:rsid w:val="00BD45F9"/>
    <w:rsid w:val="00BD473B"/>
    <w:rsid w:val="00BD48AB"/>
    <w:rsid w:val="00BD48E0"/>
    <w:rsid w:val="00BD4944"/>
    <w:rsid w:val="00BD495E"/>
    <w:rsid w:val="00BD49AC"/>
    <w:rsid w:val="00BD4A49"/>
    <w:rsid w:val="00BD4C9C"/>
    <w:rsid w:val="00BD4CC2"/>
    <w:rsid w:val="00BD4D0A"/>
    <w:rsid w:val="00BD4D77"/>
    <w:rsid w:val="00BD4D8C"/>
    <w:rsid w:val="00BD4F1F"/>
    <w:rsid w:val="00BD4F84"/>
    <w:rsid w:val="00BD4FC7"/>
    <w:rsid w:val="00BD4FD6"/>
    <w:rsid w:val="00BD504D"/>
    <w:rsid w:val="00BD519A"/>
    <w:rsid w:val="00BD52BE"/>
    <w:rsid w:val="00BD5357"/>
    <w:rsid w:val="00BD5487"/>
    <w:rsid w:val="00BD5542"/>
    <w:rsid w:val="00BD5821"/>
    <w:rsid w:val="00BD5931"/>
    <w:rsid w:val="00BD5A3E"/>
    <w:rsid w:val="00BD5D49"/>
    <w:rsid w:val="00BD5D4C"/>
    <w:rsid w:val="00BD5E56"/>
    <w:rsid w:val="00BD5E76"/>
    <w:rsid w:val="00BD5F88"/>
    <w:rsid w:val="00BD5FEF"/>
    <w:rsid w:val="00BD6192"/>
    <w:rsid w:val="00BD61C4"/>
    <w:rsid w:val="00BD6286"/>
    <w:rsid w:val="00BD6288"/>
    <w:rsid w:val="00BD63A2"/>
    <w:rsid w:val="00BD63CD"/>
    <w:rsid w:val="00BD65EB"/>
    <w:rsid w:val="00BD65EC"/>
    <w:rsid w:val="00BD6602"/>
    <w:rsid w:val="00BD6A5B"/>
    <w:rsid w:val="00BD6B00"/>
    <w:rsid w:val="00BD6B50"/>
    <w:rsid w:val="00BD6B57"/>
    <w:rsid w:val="00BD6C35"/>
    <w:rsid w:val="00BD6CF3"/>
    <w:rsid w:val="00BD6E93"/>
    <w:rsid w:val="00BD6ED2"/>
    <w:rsid w:val="00BD6F77"/>
    <w:rsid w:val="00BD6FDB"/>
    <w:rsid w:val="00BD7001"/>
    <w:rsid w:val="00BD7136"/>
    <w:rsid w:val="00BD722E"/>
    <w:rsid w:val="00BD73BE"/>
    <w:rsid w:val="00BD783A"/>
    <w:rsid w:val="00BD78BF"/>
    <w:rsid w:val="00BD78D1"/>
    <w:rsid w:val="00BD79E4"/>
    <w:rsid w:val="00BD7A52"/>
    <w:rsid w:val="00BD7AC6"/>
    <w:rsid w:val="00BD7E50"/>
    <w:rsid w:val="00BD7E6B"/>
    <w:rsid w:val="00BD7EAA"/>
    <w:rsid w:val="00BD7F3C"/>
    <w:rsid w:val="00BE0198"/>
    <w:rsid w:val="00BE01E2"/>
    <w:rsid w:val="00BE02A3"/>
    <w:rsid w:val="00BE031C"/>
    <w:rsid w:val="00BE0544"/>
    <w:rsid w:val="00BE06B1"/>
    <w:rsid w:val="00BE0A01"/>
    <w:rsid w:val="00BE0A79"/>
    <w:rsid w:val="00BE0B7C"/>
    <w:rsid w:val="00BE0C11"/>
    <w:rsid w:val="00BE0D34"/>
    <w:rsid w:val="00BE0D5B"/>
    <w:rsid w:val="00BE0DEF"/>
    <w:rsid w:val="00BE0EFE"/>
    <w:rsid w:val="00BE0F01"/>
    <w:rsid w:val="00BE1054"/>
    <w:rsid w:val="00BE129F"/>
    <w:rsid w:val="00BE14D5"/>
    <w:rsid w:val="00BE1533"/>
    <w:rsid w:val="00BE157C"/>
    <w:rsid w:val="00BE165B"/>
    <w:rsid w:val="00BE17DE"/>
    <w:rsid w:val="00BE18AE"/>
    <w:rsid w:val="00BE18C8"/>
    <w:rsid w:val="00BE1932"/>
    <w:rsid w:val="00BE19AD"/>
    <w:rsid w:val="00BE1BD0"/>
    <w:rsid w:val="00BE1CE3"/>
    <w:rsid w:val="00BE1D52"/>
    <w:rsid w:val="00BE1E35"/>
    <w:rsid w:val="00BE1E37"/>
    <w:rsid w:val="00BE1E49"/>
    <w:rsid w:val="00BE1EC5"/>
    <w:rsid w:val="00BE1F48"/>
    <w:rsid w:val="00BE2018"/>
    <w:rsid w:val="00BE21D7"/>
    <w:rsid w:val="00BE21E0"/>
    <w:rsid w:val="00BE22E2"/>
    <w:rsid w:val="00BE2399"/>
    <w:rsid w:val="00BE2573"/>
    <w:rsid w:val="00BE2616"/>
    <w:rsid w:val="00BE26EB"/>
    <w:rsid w:val="00BE26EF"/>
    <w:rsid w:val="00BE271D"/>
    <w:rsid w:val="00BE2735"/>
    <w:rsid w:val="00BE28C8"/>
    <w:rsid w:val="00BE2905"/>
    <w:rsid w:val="00BE2966"/>
    <w:rsid w:val="00BE29B3"/>
    <w:rsid w:val="00BE29E4"/>
    <w:rsid w:val="00BE2AAF"/>
    <w:rsid w:val="00BE2AFB"/>
    <w:rsid w:val="00BE2C21"/>
    <w:rsid w:val="00BE2C8C"/>
    <w:rsid w:val="00BE2DE4"/>
    <w:rsid w:val="00BE2E4B"/>
    <w:rsid w:val="00BE2E70"/>
    <w:rsid w:val="00BE31DD"/>
    <w:rsid w:val="00BE321D"/>
    <w:rsid w:val="00BE3248"/>
    <w:rsid w:val="00BE324E"/>
    <w:rsid w:val="00BE338E"/>
    <w:rsid w:val="00BE3492"/>
    <w:rsid w:val="00BE361F"/>
    <w:rsid w:val="00BE363F"/>
    <w:rsid w:val="00BE3720"/>
    <w:rsid w:val="00BE3761"/>
    <w:rsid w:val="00BE378E"/>
    <w:rsid w:val="00BE3793"/>
    <w:rsid w:val="00BE38BB"/>
    <w:rsid w:val="00BE3964"/>
    <w:rsid w:val="00BE3BD9"/>
    <w:rsid w:val="00BE3C7C"/>
    <w:rsid w:val="00BE3F3F"/>
    <w:rsid w:val="00BE4050"/>
    <w:rsid w:val="00BE413D"/>
    <w:rsid w:val="00BE41F1"/>
    <w:rsid w:val="00BE44E3"/>
    <w:rsid w:val="00BE45A1"/>
    <w:rsid w:val="00BE4798"/>
    <w:rsid w:val="00BE48D6"/>
    <w:rsid w:val="00BE48DB"/>
    <w:rsid w:val="00BE48EA"/>
    <w:rsid w:val="00BE49A1"/>
    <w:rsid w:val="00BE4A24"/>
    <w:rsid w:val="00BE4D25"/>
    <w:rsid w:val="00BE4D5B"/>
    <w:rsid w:val="00BE4EA0"/>
    <w:rsid w:val="00BE4EDC"/>
    <w:rsid w:val="00BE4FC9"/>
    <w:rsid w:val="00BE5036"/>
    <w:rsid w:val="00BE5046"/>
    <w:rsid w:val="00BE5064"/>
    <w:rsid w:val="00BE50B9"/>
    <w:rsid w:val="00BE525E"/>
    <w:rsid w:val="00BE5337"/>
    <w:rsid w:val="00BE5471"/>
    <w:rsid w:val="00BE54D6"/>
    <w:rsid w:val="00BE5616"/>
    <w:rsid w:val="00BE57E4"/>
    <w:rsid w:val="00BE59B0"/>
    <w:rsid w:val="00BE5C8E"/>
    <w:rsid w:val="00BE5D2A"/>
    <w:rsid w:val="00BE5F25"/>
    <w:rsid w:val="00BE5FF8"/>
    <w:rsid w:val="00BE60D9"/>
    <w:rsid w:val="00BE6199"/>
    <w:rsid w:val="00BE622D"/>
    <w:rsid w:val="00BE6283"/>
    <w:rsid w:val="00BE6334"/>
    <w:rsid w:val="00BE641B"/>
    <w:rsid w:val="00BE64E0"/>
    <w:rsid w:val="00BE6586"/>
    <w:rsid w:val="00BE684E"/>
    <w:rsid w:val="00BE6BAA"/>
    <w:rsid w:val="00BE6C0B"/>
    <w:rsid w:val="00BE6C36"/>
    <w:rsid w:val="00BE6C6D"/>
    <w:rsid w:val="00BE6CAD"/>
    <w:rsid w:val="00BE6D0E"/>
    <w:rsid w:val="00BE6D42"/>
    <w:rsid w:val="00BE6D81"/>
    <w:rsid w:val="00BE6E82"/>
    <w:rsid w:val="00BE6FC1"/>
    <w:rsid w:val="00BE7167"/>
    <w:rsid w:val="00BE7231"/>
    <w:rsid w:val="00BE752B"/>
    <w:rsid w:val="00BE754F"/>
    <w:rsid w:val="00BE75B0"/>
    <w:rsid w:val="00BE76B1"/>
    <w:rsid w:val="00BE7830"/>
    <w:rsid w:val="00BE788D"/>
    <w:rsid w:val="00BE78BF"/>
    <w:rsid w:val="00BE79DF"/>
    <w:rsid w:val="00BE7BB4"/>
    <w:rsid w:val="00BE7BE9"/>
    <w:rsid w:val="00BE7C8B"/>
    <w:rsid w:val="00BE7F45"/>
    <w:rsid w:val="00BF0076"/>
    <w:rsid w:val="00BF009B"/>
    <w:rsid w:val="00BF00A6"/>
    <w:rsid w:val="00BF02BD"/>
    <w:rsid w:val="00BF034F"/>
    <w:rsid w:val="00BF0350"/>
    <w:rsid w:val="00BF03A6"/>
    <w:rsid w:val="00BF03C3"/>
    <w:rsid w:val="00BF0599"/>
    <w:rsid w:val="00BF05AB"/>
    <w:rsid w:val="00BF05E9"/>
    <w:rsid w:val="00BF0650"/>
    <w:rsid w:val="00BF0703"/>
    <w:rsid w:val="00BF0778"/>
    <w:rsid w:val="00BF077C"/>
    <w:rsid w:val="00BF07CB"/>
    <w:rsid w:val="00BF0859"/>
    <w:rsid w:val="00BF08AA"/>
    <w:rsid w:val="00BF08F7"/>
    <w:rsid w:val="00BF0914"/>
    <w:rsid w:val="00BF0959"/>
    <w:rsid w:val="00BF0A16"/>
    <w:rsid w:val="00BF0A4F"/>
    <w:rsid w:val="00BF0AC8"/>
    <w:rsid w:val="00BF0BA1"/>
    <w:rsid w:val="00BF0CE9"/>
    <w:rsid w:val="00BF0D5E"/>
    <w:rsid w:val="00BF0F5C"/>
    <w:rsid w:val="00BF0F7F"/>
    <w:rsid w:val="00BF1041"/>
    <w:rsid w:val="00BF10DA"/>
    <w:rsid w:val="00BF1128"/>
    <w:rsid w:val="00BF1175"/>
    <w:rsid w:val="00BF11AC"/>
    <w:rsid w:val="00BF11DA"/>
    <w:rsid w:val="00BF1282"/>
    <w:rsid w:val="00BF1322"/>
    <w:rsid w:val="00BF13DC"/>
    <w:rsid w:val="00BF13DF"/>
    <w:rsid w:val="00BF1510"/>
    <w:rsid w:val="00BF162C"/>
    <w:rsid w:val="00BF164F"/>
    <w:rsid w:val="00BF16BE"/>
    <w:rsid w:val="00BF187A"/>
    <w:rsid w:val="00BF195D"/>
    <w:rsid w:val="00BF1A19"/>
    <w:rsid w:val="00BF1A7C"/>
    <w:rsid w:val="00BF1AE7"/>
    <w:rsid w:val="00BF1C13"/>
    <w:rsid w:val="00BF1C1D"/>
    <w:rsid w:val="00BF1CCE"/>
    <w:rsid w:val="00BF1D1A"/>
    <w:rsid w:val="00BF1DCB"/>
    <w:rsid w:val="00BF201E"/>
    <w:rsid w:val="00BF2253"/>
    <w:rsid w:val="00BF22DA"/>
    <w:rsid w:val="00BF237C"/>
    <w:rsid w:val="00BF2470"/>
    <w:rsid w:val="00BF25CC"/>
    <w:rsid w:val="00BF2660"/>
    <w:rsid w:val="00BF2723"/>
    <w:rsid w:val="00BF2752"/>
    <w:rsid w:val="00BF295B"/>
    <w:rsid w:val="00BF2962"/>
    <w:rsid w:val="00BF29F1"/>
    <w:rsid w:val="00BF2AA6"/>
    <w:rsid w:val="00BF2B85"/>
    <w:rsid w:val="00BF2CCF"/>
    <w:rsid w:val="00BF2E67"/>
    <w:rsid w:val="00BF31BC"/>
    <w:rsid w:val="00BF3353"/>
    <w:rsid w:val="00BF372C"/>
    <w:rsid w:val="00BF373E"/>
    <w:rsid w:val="00BF38BE"/>
    <w:rsid w:val="00BF38CF"/>
    <w:rsid w:val="00BF3999"/>
    <w:rsid w:val="00BF39F8"/>
    <w:rsid w:val="00BF3A61"/>
    <w:rsid w:val="00BF3B05"/>
    <w:rsid w:val="00BF3B14"/>
    <w:rsid w:val="00BF3B25"/>
    <w:rsid w:val="00BF3B69"/>
    <w:rsid w:val="00BF3BA4"/>
    <w:rsid w:val="00BF3BC5"/>
    <w:rsid w:val="00BF3BED"/>
    <w:rsid w:val="00BF3DC8"/>
    <w:rsid w:val="00BF3DF8"/>
    <w:rsid w:val="00BF3F1F"/>
    <w:rsid w:val="00BF3F69"/>
    <w:rsid w:val="00BF3FA2"/>
    <w:rsid w:val="00BF3FF7"/>
    <w:rsid w:val="00BF416B"/>
    <w:rsid w:val="00BF41AB"/>
    <w:rsid w:val="00BF41C6"/>
    <w:rsid w:val="00BF433C"/>
    <w:rsid w:val="00BF43E2"/>
    <w:rsid w:val="00BF45F0"/>
    <w:rsid w:val="00BF4620"/>
    <w:rsid w:val="00BF4630"/>
    <w:rsid w:val="00BF49CD"/>
    <w:rsid w:val="00BF4AF4"/>
    <w:rsid w:val="00BF4B67"/>
    <w:rsid w:val="00BF4BEF"/>
    <w:rsid w:val="00BF4E30"/>
    <w:rsid w:val="00BF4EFA"/>
    <w:rsid w:val="00BF4F1D"/>
    <w:rsid w:val="00BF5035"/>
    <w:rsid w:val="00BF5188"/>
    <w:rsid w:val="00BF532F"/>
    <w:rsid w:val="00BF53BD"/>
    <w:rsid w:val="00BF5482"/>
    <w:rsid w:val="00BF5583"/>
    <w:rsid w:val="00BF55E5"/>
    <w:rsid w:val="00BF5A38"/>
    <w:rsid w:val="00BF5A84"/>
    <w:rsid w:val="00BF5B4E"/>
    <w:rsid w:val="00BF5C87"/>
    <w:rsid w:val="00BF5CB2"/>
    <w:rsid w:val="00BF5DF3"/>
    <w:rsid w:val="00BF5EF4"/>
    <w:rsid w:val="00BF6165"/>
    <w:rsid w:val="00BF6209"/>
    <w:rsid w:val="00BF62F5"/>
    <w:rsid w:val="00BF631D"/>
    <w:rsid w:val="00BF6664"/>
    <w:rsid w:val="00BF671E"/>
    <w:rsid w:val="00BF6799"/>
    <w:rsid w:val="00BF6893"/>
    <w:rsid w:val="00BF690F"/>
    <w:rsid w:val="00BF6A88"/>
    <w:rsid w:val="00BF6ADD"/>
    <w:rsid w:val="00BF6B8E"/>
    <w:rsid w:val="00BF6BAD"/>
    <w:rsid w:val="00BF6BED"/>
    <w:rsid w:val="00BF6C8E"/>
    <w:rsid w:val="00BF6D42"/>
    <w:rsid w:val="00BF71D5"/>
    <w:rsid w:val="00BF73E8"/>
    <w:rsid w:val="00BF7463"/>
    <w:rsid w:val="00BF74A4"/>
    <w:rsid w:val="00BF7589"/>
    <w:rsid w:val="00BF75D6"/>
    <w:rsid w:val="00BF763B"/>
    <w:rsid w:val="00BF770F"/>
    <w:rsid w:val="00BF77C4"/>
    <w:rsid w:val="00BF7901"/>
    <w:rsid w:val="00BF792C"/>
    <w:rsid w:val="00BF7998"/>
    <w:rsid w:val="00BF799C"/>
    <w:rsid w:val="00BF7A4D"/>
    <w:rsid w:val="00BF7C03"/>
    <w:rsid w:val="00BF7C22"/>
    <w:rsid w:val="00BF7D2E"/>
    <w:rsid w:val="00BF7D61"/>
    <w:rsid w:val="00BF7D6E"/>
    <w:rsid w:val="00BF7E1C"/>
    <w:rsid w:val="00BF7E26"/>
    <w:rsid w:val="00BF7E34"/>
    <w:rsid w:val="00BF7E35"/>
    <w:rsid w:val="00BF7F33"/>
    <w:rsid w:val="00BF7F43"/>
    <w:rsid w:val="00C0006E"/>
    <w:rsid w:val="00C000D7"/>
    <w:rsid w:val="00C000D9"/>
    <w:rsid w:val="00C00164"/>
    <w:rsid w:val="00C001E1"/>
    <w:rsid w:val="00C0027F"/>
    <w:rsid w:val="00C002AD"/>
    <w:rsid w:val="00C00305"/>
    <w:rsid w:val="00C00323"/>
    <w:rsid w:val="00C0032D"/>
    <w:rsid w:val="00C003AC"/>
    <w:rsid w:val="00C0049E"/>
    <w:rsid w:val="00C00556"/>
    <w:rsid w:val="00C00631"/>
    <w:rsid w:val="00C006F0"/>
    <w:rsid w:val="00C0088E"/>
    <w:rsid w:val="00C00B11"/>
    <w:rsid w:val="00C00B3A"/>
    <w:rsid w:val="00C00C3A"/>
    <w:rsid w:val="00C00CD5"/>
    <w:rsid w:val="00C00D05"/>
    <w:rsid w:val="00C00D4F"/>
    <w:rsid w:val="00C00E41"/>
    <w:rsid w:val="00C00E72"/>
    <w:rsid w:val="00C0122F"/>
    <w:rsid w:val="00C0126F"/>
    <w:rsid w:val="00C015C3"/>
    <w:rsid w:val="00C015EE"/>
    <w:rsid w:val="00C017AC"/>
    <w:rsid w:val="00C01900"/>
    <w:rsid w:val="00C01A58"/>
    <w:rsid w:val="00C01BC5"/>
    <w:rsid w:val="00C01C75"/>
    <w:rsid w:val="00C01DD3"/>
    <w:rsid w:val="00C01F7E"/>
    <w:rsid w:val="00C01F86"/>
    <w:rsid w:val="00C021BA"/>
    <w:rsid w:val="00C02240"/>
    <w:rsid w:val="00C022CB"/>
    <w:rsid w:val="00C02337"/>
    <w:rsid w:val="00C0237A"/>
    <w:rsid w:val="00C02496"/>
    <w:rsid w:val="00C0255A"/>
    <w:rsid w:val="00C02765"/>
    <w:rsid w:val="00C0277B"/>
    <w:rsid w:val="00C0287B"/>
    <w:rsid w:val="00C029AA"/>
    <w:rsid w:val="00C029FD"/>
    <w:rsid w:val="00C02B44"/>
    <w:rsid w:val="00C02B4C"/>
    <w:rsid w:val="00C02C2A"/>
    <w:rsid w:val="00C02E72"/>
    <w:rsid w:val="00C02EF5"/>
    <w:rsid w:val="00C03086"/>
    <w:rsid w:val="00C031EF"/>
    <w:rsid w:val="00C03246"/>
    <w:rsid w:val="00C032AE"/>
    <w:rsid w:val="00C03354"/>
    <w:rsid w:val="00C03370"/>
    <w:rsid w:val="00C0339F"/>
    <w:rsid w:val="00C035E6"/>
    <w:rsid w:val="00C0370F"/>
    <w:rsid w:val="00C03785"/>
    <w:rsid w:val="00C03811"/>
    <w:rsid w:val="00C03A4A"/>
    <w:rsid w:val="00C03ACC"/>
    <w:rsid w:val="00C03B0D"/>
    <w:rsid w:val="00C03B3C"/>
    <w:rsid w:val="00C03C04"/>
    <w:rsid w:val="00C03C14"/>
    <w:rsid w:val="00C03CAD"/>
    <w:rsid w:val="00C03EB1"/>
    <w:rsid w:val="00C03FD6"/>
    <w:rsid w:val="00C04004"/>
    <w:rsid w:val="00C04019"/>
    <w:rsid w:val="00C04048"/>
    <w:rsid w:val="00C04053"/>
    <w:rsid w:val="00C041B6"/>
    <w:rsid w:val="00C04203"/>
    <w:rsid w:val="00C04493"/>
    <w:rsid w:val="00C04502"/>
    <w:rsid w:val="00C0451E"/>
    <w:rsid w:val="00C04560"/>
    <w:rsid w:val="00C0462C"/>
    <w:rsid w:val="00C047D0"/>
    <w:rsid w:val="00C0493A"/>
    <w:rsid w:val="00C04BEA"/>
    <w:rsid w:val="00C04C9A"/>
    <w:rsid w:val="00C04CC2"/>
    <w:rsid w:val="00C04F2A"/>
    <w:rsid w:val="00C05063"/>
    <w:rsid w:val="00C05197"/>
    <w:rsid w:val="00C0549D"/>
    <w:rsid w:val="00C05578"/>
    <w:rsid w:val="00C055CC"/>
    <w:rsid w:val="00C055EF"/>
    <w:rsid w:val="00C0577E"/>
    <w:rsid w:val="00C05A0E"/>
    <w:rsid w:val="00C05A47"/>
    <w:rsid w:val="00C05AAB"/>
    <w:rsid w:val="00C05AC2"/>
    <w:rsid w:val="00C05AED"/>
    <w:rsid w:val="00C05BC4"/>
    <w:rsid w:val="00C05C67"/>
    <w:rsid w:val="00C05D49"/>
    <w:rsid w:val="00C060C3"/>
    <w:rsid w:val="00C06112"/>
    <w:rsid w:val="00C0611F"/>
    <w:rsid w:val="00C06126"/>
    <w:rsid w:val="00C0616A"/>
    <w:rsid w:val="00C0619F"/>
    <w:rsid w:val="00C061E5"/>
    <w:rsid w:val="00C06253"/>
    <w:rsid w:val="00C06257"/>
    <w:rsid w:val="00C0627D"/>
    <w:rsid w:val="00C0632C"/>
    <w:rsid w:val="00C06398"/>
    <w:rsid w:val="00C0649A"/>
    <w:rsid w:val="00C064B7"/>
    <w:rsid w:val="00C06603"/>
    <w:rsid w:val="00C06723"/>
    <w:rsid w:val="00C0673E"/>
    <w:rsid w:val="00C067C5"/>
    <w:rsid w:val="00C068EE"/>
    <w:rsid w:val="00C06915"/>
    <w:rsid w:val="00C06984"/>
    <w:rsid w:val="00C06AB5"/>
    <w:rsid w:val="00C06AE6"/>
    <w:rsid w:val="00C06BFC"/>
    <w:rsid w:val="00C06E7A"/>
    <w:rsid w:val="00C06ED1"/>
    <w:rsid w:val="00C06F36"/>
    <w:rsid w:val="00C06FA8"/>
    <w:rsid w:val="00C070F0"/>
    <w:rsid w:val="00C07216"/>
    <w:rsid w:val="00C0727C"/>
    <w:rsid w:val="00C07304"/>
    <w:rsid w:val="00C073FA"/>
    <w:rsid w:val="00C0741F"/>
    <w:rsid w:val="00C07457"/>
    <w:rsid w:val="00C074A9"/>
    <w:rsid w:val="00C076EE"/>
    <w:rsid w:val="00C0782E"/>
    <w:rsid w:val="00C07A56"/>
    <w:rsid w:val="00C07C54"/>
    <w:rsid w:val="00C07DFD"/>
    <w:rsid w:val="00C07FAD"/>
    <w:rsid w:val="00C07FFA"/>
    <w:rsid w:val="00C1025A"/>
    <w:rsid w:val="00C104D8"/>
    <w:rsid w:val="00C104DF"/>
    <w:rsid w:val="00C10599"/>
    <w:rsid w:val="00C10720"/>
    <w:rsid w:val="00C10742"/>
    <w:rsid w:val="00C107F0"/>
    <w:rsid w:val="00C10825"/>
    <w:rsid w:val="00C10937"/>
    <w:rsid w:val="00C10B84"/>
    <w:rsid w:val="00C10D9C"/>
    <w:rsid w:val="00C10E07"/>
    <w:rsid w:val="00C10EAC"/>
    <w:rsid w:val="00C11402"/>
    <w:rsid w:val="00C11429"/>
    <w:rsid w:val="00C11450"/>
    <w:rsid w:val="00C114D5"/>
    <w:rsid w:val="00C11550"/>
    <w:rsid w:val="00C116B5"/>
    <w:rsid w:val="00C116B8"/>
    <w:rsid w:val="00C116CA"/>
    <w:rsid w:val="00C116E9"/>
    <w:rsid w:val="00C11726"/>
    <w:rsid w:val="00C117B2"/>
    <w:rsid w:val="00C118A8"/>
    <w:rsid w:val="00C118CF"/>
    <w:rsid w:val="00C119F7"/>
    <w:rsid w:val="00C11A1D"/>
    <w:rsid w:val="00C11B35"/>
    <w:rsid w:val="00C11B6B"/>
    <w:rsid w:val="00C11C24"/>
    <w:rsid w:val="00C11D66"/>
    <w:rsid w:val="00C11EC6"/>
    <w:rsid w:val="00C11F4E"/>
    <w:rsid w:val="00C11FFF"/>
    <w:rsid w:val="00C1202B"/>
    <w:rsid w:val="00C12286"/>
    <w:rsid w:val="00C122AF"/>
    <w:rsid w:val="00C122F5"/>
    <w:rsid w:val="00C1230F"/>
    <w:rsid w:val="00C12452"/>
    <w:rsid w:val="00C12522"/>
    <w:rsid w:val="00C12564"/>
    <w:rsid w:val="00C126C4"/>
    <w:rsid w:val="00C12822"/>
    <w:rsid w:val="00C1284A"/>
    <w:rsid w:val="00C12851"/>
    <w:rsid w:val="00C128B7"/>
    <w:rsid w:val="00C12902"/>
    <w:rsid w:val="00C12A80"/>
    <w:rsid w:val="00C12A8D"/>
    <w:rsid w:val="00C12ACD"/>
    <w:rsid w:val="00C12B73"/>
    <w:rsid w:val="00C12B7B"/>
    <w:rsid w:val="00C12B8C"/>
    <w:rsid w:val="00C12BFB"/>
    <w:rsid w:val="00C12CD7"/>
    <w:rsid w:val="00C12CE7"/>
    <w:rsid w:val="00C12F9E"/>
    <w:rsid w:val="00C12FE8"/>
    <w:rsid w:val="00C132EC"/>
    <w:rsid w:val="00C13363"/>
    <w:rsid w:val="00C133DF"/>
    <w:rsid w:val="00C134BA"/>
    <w:rsid w:val="00C1359C"/>
    <w:rsid w:val="00C137C7"/>
    <w:rsid w:val="00C137C8"/>
    <w:rsid w:val="00C137F6"/>
    <w:rsid w:val="00C139A9"/>
    <w:rsid w:val="00C139C2"/>
    <w:rsid w:val="00C13CC7"/>
    <w:rsid w:val="00C13CF1"/>
    <w:rsid w:val="00C13F5A"/>
    <w:rsid w:val="00C13FF6"/>
    <w:rsid w:val="00C14123"/>
    <w:rsid w:val="00C14164"/>
    <w:rsid w:val="00C1418F"/>
    <w:rsid w:val="00C14360"/>
    <w:rsid w:val="00C143A7"/>
    <w:rsid w:val="00C143DC"/>
    <w:rsid w:val="00C14467"/>
    <w:rsid w:val="00C146A3"/>
    <w:rsid w:val="00C146F3"/>
    <w:rsid w:val="00C14747"/>
    <w:rsid w:val="00C147AB"/>
    <w:rsid w:val="00C1492A"/>
    <w:rsid w:val="00C14A32"/>
    <w:rsid w:val="00C14AD2"/>
    <w:rsid w:val="00C14B7C"/>
    <w:rsid w:val="00C14BC9"/>
    <w:rsid w:val="00C14BEE"/>
    <w:rsid w:val="00C14E1D"/>
    <w:rsid w:val="00C14EA1"/>
    <w:rsid w:val="00C1514F"/>
    <w:rsid w:val="00C153A7"/>
    <w:rsid w:val="00C15472"/>
    <w:rsid w:val="00C154ED"/>
    <w:rsid w:val="00C15506"/>
    <w:rsid w:val="00C1560F"/>
    <w:rsid w:val="00C15694"/>
    <w:rsid w:val="00C1575A"/>
    <w:rsid w:val="00C1578F"/>
    <w:rsid w:val="00C157FC"/>
    <w:rsid w:val="00C15A57"/>
    <w:rsid w:val="00C15B0B"/>
    <w:rsid w:val="00C15BFF"/>
    <w:rsid w:val="00C15D24"/>
    <w:rsid w:val="00C15DA3"/>
    <w:rsid w:val="00C15E7B"/>
    <w:rsid w:val="00C15F55"/>
    <w:rsid w:val="00C15FB4"/>
    <w:rsid w:val="00C16091"/>
    <w:rsid w:val="00C16195"/>
    <w:rsid w:val="00C161CE"/>
    <w:rsid w:val="00C163EC"/>
    <w:rsid w:val="00C164CC"/>
    <w:rsid w:val="00C1650C"/>
    <w:rsid w:val="00C1675E"/>
    <w:rsid w:val="00C168B7"/>
    <w:rsid w:val="00C16ABC"/>
    <w:rsid w:val="00C16B1C"/>
    <w:rsid w:val="00C16B62"/>
    <w:rsid w:val="00C16BB2"/>
    <w:rsid w:val="00C16BFB"/>
    <w:rsid w:val="00C16C23"/>
    <w:rsid w:val="00C16C25"/>
    <w:rsid w:val="00C16D3F"/>
    <w:rsid w:val="00C16F6E"/>
    <w:rsid w:val="00C1702A"/>
    <w:rsid w:val="00C170C3"/>
    <w:rsid w:val="00C170F9"/>
    <w:rsid w:val="00C171EA"/>
    <w:rsid w:val="00C17336"/>
    <w:rsid w:val="00C173F5"/>
    <w:rsid w:val="00C17417"/>
    <w:rsid w:val="00C17590"/>
    <w:rsid w:val="00C17613"/>
    <w:rsid w:val="00C17628"/>
    <w:rsid w:val="00C17663"/>
    <w:rsid w:val="00C17712"/>
    <w:rsid w:val="00C17832"/>
    <w:rsid w:val="00C17C44"/>
    <w:rsid w:val="00C17C53"/>
    <w:rsid w:val="00C17CC7"/>
    <w:rsid w:val="00C17CEF"/>
    <w:rsid w:val="00C17FB6"/>
    <w:rsid w:val="00C200EF"/>
    <w:rsid w:val="00C2011C"/>
    <w:rsid w:val="00C2016A"/>
    <w:rsid w:val="00C202CD"/>
    <w:rsid w:val="00C202D3"/>
    <w:rsid w:val="00C2043F"/>
    <w:rsid w:val="00C2045B"/>
    <w:rsid w:val="00C204E1"/>
    <w:rsid w:val="00C205EB"/>
    <w:rsid w:val="00C20628"/>
    <w:rsid w:val="00C20668"/>
    <w:rsid w:val="00C20689"/>
    <w:rsid w:val="00C20696"/>
    <w:rsid w:val="00C206AC"/>
    <w:rsid w:val="00C2071B"/>
    <w:rsid w:val="00C20A02"/>
    <w:rsid w:val="00C20A33"/>
    <w:rsid w:val="00C20A4F"/>
    <w:rsid w:val="00C20A97"/>
    <w:rsid w:val="00C20B40"/>
    <w:rsid w:val="00C20BC2"/>
    <w:rsid w:val="00C20BCD"/>
    <w:rsid w:val="00C20D68"/>
    <w:rsid w:val="00C20D70"/>
    <w:rsid w:val="00C20E43"/>
    <w:rsid w:val="00C20E9C"/>
    <w:rsid w:val="00C20F51"/>
    <w:rsid w:val="00C20F69"/>
    <w:rsid w:val="00C20FAA"/>
    <w:rsid w:val="00C21136"/>
    <w:rsid w:val="00C2118F"/>
    <w:rsid w:val="00C2123A"/>
    <w:rsid w:val="00C21297"/>
    <w:rsid w:val="00C21439"/>
    <w:rsid w:val="00C214D5"/>
    <w:rsid w:val="00C2159D"/>
    <w:rsid w:val="00C215E8"/>
    <w:rsid w:val="00C21624"/>
    <w:rsid w:val="00C2163F"/>
    <w:rsid w:val="00C216A7"/>
    <w:rsid w:val="00C216ED"/>
    <w:rsid w:val="00C216FD"/>
    <w:rsid w:val="00C21790"/>
    <w:rsid w:val="00C21827"/>
    <w:rsid w:val="00C21859"/>
    <w:rsid w:val="00C218EB"/>
    <w:rsid w:val="00C219BB"/>
    <w:rsid w:val="00C21A9D"/>
    <w:rsid w:val="00C21B20"/>
    <w:rsid w:val="00C21B9B"/>
    <w:rsid w:val="00C21CB7"/>
    <w:rsid w:val="00C21DAA"/>
    <w:rsid w:val="00C21EDE"/>
    <w:rsid w:val="00C21F48"/>
    <w:rsid w:val="00C221A0"/>
    <w:rsid w:val="00C222A2"/>
    <w:rsid w:val="00C222F7"/>
    <w:rsid w:val="00C223F5"/>
    <w:rsid w:val="00C22585"/>
    <w:rsid w:val="00C2265C"/>
    <w:rsid w:val="00C22678"/>
    <w:rsid w:val="00C22952"/>
    <w:rsid w:val="00C2298C"/>
    <w:rsid w:val="00C22A3E"/>
    <w:rsid w:val="00C22D15"/>
    <w:rsid w:val="00C22E99"/>
    <w:rsid w:val="00C22EAA"/>
    <w:rsid w:val="00C22F56"/>
    <w:rsid w:val="00C23081"/>
    <w:rsid w:val="00C23088"/>
    <w:rsid w:val="00C231EA"/>
    <w:rsid w:val="00C23254"/>
    <w:rsid w:val="00C232D2"/>
    <w:rsid w:val="00C23350"/>
    <w:rsid w:val="00C233AD"/>
    <w:rsid w:val="00C234D3"/>
    <w:rsid w:val="00C23570"/>
    <w:rsid w:val="00C23909"/>
    <w:rsid w:val="00C23A96"/>
    <w:rsid w:val="00C23B7B"/>
    <w:rsid w:val="00C23B84"/>
    <w:rsid w:val="00C23D40"/>
    <w:rsid w:val="00C23D51"/>
    <w:rsid w:val="00C23E8E"/>
    <w:rsid w:val="00C23E9F"/>
    <w:rsid w:val="00C23F0F"/>
    <w:rsid w:val="00C24158"/>
    <w:rsid w:val="00C24194"/>
    <w:rsid w:val="00C24328"/>
    <w:rsid w:val="00C245BE"/>
    <w:rsid w:val="00C24649"/>
    <w:rsid w:val="00C2464D"/>
    <w:rsid w:val="00C24723"/>
    <w:rsid w:val="00C24907"/>
    <w:rsid w:val="00C249CE"/>
    <w:rsid w:val="00C24FE1"/>
    <w:rsid w:val="00C25047"/>
    <w:rsid w:val="00C250E1"/>
    <w:rsid w:val="00C25172"/>
    <w:rsid w:val="00C25492"/>
    <w:rsid w:val="00C25516"/>
    <w:rsid w:val="00C2560C"/>
    <w:rsid w:val="00C256D5"/>
    <w:rsid w:val="00C257BB"/>
    <w:rsid w:val="00C257E6"/>
    <w:rsid w:val="00C25954"/>
    <w:rsid w:val="00C25961"/>
    <w:rsid w:val="00C25A1C"/>
    <w:rsid w:val="00C25C15"/>
    <w:rsid w:val="00C25DB7"/>
    <w:rsid w:val="00C25EC3"/>
    <w:rsid w:val="00C26082"/>
    <w:rsid w:val="00C26100"/>
    <w:rsid w:val="00C26118"/>
    <w:rsid w:val="00C26319"/>
    <w:rsid w:val="00C2651E"/>
    <w:rsid w:val="00C2653B"/>
    <w:rsid w:val="00C265C0"/>
    <w:rsid w:val="00C265CC"/>
    <w:rsid w:val="00C266AC"/>
    <w:rsid w:val="00C2675A"/>
    <w:rsid w:val="00C267AE"/>
    <w:rsid w:val="00C2690B"/>
    <w:rsid w:val="00C26912"/>
    <w:rsid w:val="00C26AA0"/>
    <w:rsid w:val="00C26C85"/>
    <w:rsid w:val="00C26DAF"/>
    <w:rsid w:val="00C27018"/>
    <w:rsid w:val="00C27102"/>
    <w:rsid w:val="00C2721A"/>
    <w:rsid w:val="00C2725B"/>
    <w:rsid w:val="00C27343"/>
    <w:rsid w:val="00C27856"/>
    <w:rsid w:val="00C279F4"/>
    <w:rsid w:val="00C27B14"/>
    <w:rsid w:val="00C27B85"/>
    <w:rsid w:val="00C27BBE"/>
    <w:rsid w:val="00C27CEA"/>
    <w:rsid w:val="00C27D36"/>
    <w:rsid w:val="00C27D54"/>
    <w:rsid w:val="00C27E55"/>
    <w:rsid w:val="00C27E87"/>
    <w:rsid w:val="00C27EC3"/>
    <w:rsid w:val="00C27F77"/>
    <w:rsid w:val="00C30079"/>
    <w:rsid w:val="00C30102"/>
    <w:rsid w:val="00C3011B"/>
    <w:rsid w:val="00C30190"/>
    <w:rsid w:val="00C30224"/>
    <w:rsid w:val="00C30526"/>
    <w:rsid w:val="00C3076A"/>
    <w:rsid w:val="00C30810"/>
    <w:rsid w:val="00C30897"/>
    <w:rsid w:val="00C30C90"/>
    <w:rsid w:val="00C30EA5"/>
    <w:rsid w:val="00C30EEA"/>
    <w:rsid w:val="00C310B6"/>
    <w:rsid w:val="00C31130"/>
    <w:rsid w:val="00C31376"/>
    <w:rsid w:val="00C3159C"/>
    <w:rsid w:val="00C317D8"/>
    <w:rsid w:val="00C318E5"/>
    <w:rsid w:val="00C318E8"/>
    <w:rsid w:val="00C31986"/>
    <w:rsid w:val="00C31B2F"/>
    <w:rsid w:val="00C31D53"/>
    <w:rsid w:val="00C31D81"/>
    <w:rsid w:val="00C31E06"/>
    <w:rsid w:val="00C31E21"/>
    <w:rsid w:val="00C31F82"/>
    <w:rsid w:val="00C31FB0"/>
    <w:rsid w:val="00C32127"/>
    <w:rsid w:val="00C32234"/>
    <w:rsid w:val="00C32251"/>
    <w:rsid w:val="00C323F4"/>
    <w:rsid w:val="00C3246F"/>
    <w:rsid w:val="00C325A5"/>
    <w:rsid w:val="00C325C1"/>
    <w:rsid w:val="00C32611"/>
    <w:rsid w:val="00C32624"/>
    <w:rsid w:val="00C32630"/>
    <w:rsid w:val="00C32770"/>
    <w:rsid w:val="00C327A6"/>
    <w:rsid w:val="00C32883"/>
    <w:rsid w:val="00C328BF"/>
    <w:rsid w:val="00C328EE"/>
    <w:rsid w:val="00C32AA0"/>
    <w:rsid w:val="00C32E95"/>
    <w:rsid w:val="00C32ED9"/>
    <w:rsid w:val="00C32FD0"/>
    <w:rsid w:val="00C33250"/>
    <w:rsid w:val="00C3333E"/>
    <w:rsid w:val="00C3348F"/>
    <w:rsid w:val="00C3361D"/>
    <w:rsid w:val="00C3362E"/>
    <w:rsid w:val="00C33672"/>
    <w:rsid w:val="00C33862"/>
    <w:rsid w:val="00C3386D"/>
    <w:rsid w:val="00C338CE"/>
    <w:rsid w:val="00C3394F"/>
    <w:rsid w:val="00C33B64"/>
    <w:rsid w:val="00C33BB0"/>
    <w:rsid w:val="00C33C16"/>
    <w:rsid w:val="00C33CA4"/>
    <w:rsid w:val="00C33D1C"/>
    <w:rsid w:val="00C33DB3"/>
    <w:rsid w:val="00C33DF2"/>
    <w:rsid w:val="00C33E94"/>
    <w:rsid w:val="00C33F04"/>
    <w:rsid w:val="00C33F43"/>
    <w:rsid w:val="00C33F99"/>
    <w:rsid w:val="00C3407F"/>
    <w:rsid w:val="00C34178"/>
    <w:rsid w:val="00C34341"/>
    <w:rsid w:val="00C34410"/>
    <w:rsid w:val="00C344B7"/>
    <w:rsid w:val="00C347F2"/>
    <w:rsid w:val="00C3488C"/>
    <w:rsid w:val="00C34AD6"/>
    <w:rsid w:val="00C34C1F"/>
    <w:rsid w:val="00C34C83"/>
    <w:rsid w:val="00C34D29"/>
    <w:rsid w:val="00C34DB5"/>
    <w:rsid w:val="00C34DDF"/>
    <w:rsid w:val="00C34EE8"/>
    <w:rsid w:val="00C35114"/>
    <w:rsid w:val="00C35243"/>
    <w:rsid w:val="00C35468"/>
    <w:rsid w:val="00C3567F"/>
    <w:rsid w:val="00C356C1"/>
    <w:rsid w:val="00C3578C"/>
    <w:rsid w:val="00C35805"/>
    <w:rsid w:val="00C359D4"/>
    <w:rsid w:val="00C35A6C"/>
    <w:rsid w:val="00C35AEC"/>
    <w:rsid w:val="00C35DC7"/>
    <w:rsid w:val="00C35E93"/>
    <w:rsid w:val="00C35F5C"/>
    <w:rsid w:val="00C360EC"/>
    <w:rsid w:val="00C361F8"/>
    <w:rsid w:val="00C3637D"/>
    <w:rsid w:val="00C363CA"/>
    <w:rsid w:val="00C36643"/>
    <w:rsid w:val="00C36667"/>
    <w:rsid w:val="00C3669B"/>
    <w:rsid w:val="00C36861"/>
    <w:rsid w:val="00C3694D"/>
    <w:rsid w:val="00C36AC3"/>
    <w:rsid w:val="00C36AE6"/>
    <w:rsid w:val="00C36C14"/>
    <w:rsid w:val="00C36DD2"/>
    <w:rsid w:val="00C370B3"/>
    <w:rsid w:val="00C373B6"/>
    <w:rsid w:val="00C373E9"/>
    <w:rsid w:val="00C37475"/>
    <w:rsid w:val="00C375D6"/>
    <w:rsid w:val="00C376D5"/>
    <w:rsid w:val="00C376F9"/>
    <w:rsid w:val="00C37773"/>
    <w:rsid w:val="00C377AA"/>
    <w:rsid w:val="00C37994"/>
    <w:rsid w:val="00C37A26"/>
    <w:rsid w:val="00C37CD0"/>
    <w:rsid w:val="00C37CDE"/>
    <w:rsid w:val="00C37CE3"/>
    <w:rsid w:val="00C37EE6"/>
    <w:rsid w:val="00C37F10"/>
    <w:rsid w:val="00C37F6F"/>
    <w:rsid w:val="00C40354"/>
    <w:rsid w:val="00C403FC"/>
    <w:rsid w:val="00C404C5"/>
    <w:rsid w:val="00C404C8"/>
    <w:rsid w:val="00C40513"/>
    <w:rsid w:val="00C40670"/>
    <w:rsid w:val="00C408BA"/>
    <w:rsid w:val="00C40965"/>
    <w:rsid w:val="00C40A58"/>
    <w:rsid w:val="00C40AE5"/>
    <w:rsid w:val="00C40B66"/>
    <w:rsid w:val="00C40BAC"/>
    <w:rsid w:val="00C40C14"/>
    <w:rsid w:val="00C40C82"/>
    <w:rsid w:val="00C40D22"/>
    <w:rsid w:val="00C40DBF"/>
    <w:rsid w:val="00C40E3E"/>
    <w:rsid w:val="00C40E96"/>
    <w:rsid w:val="00C40EBC"/>
    <w:rsid w:val="00C40EE9"/>
    <w:rsid w:val="00C40F03"/>
    <w:rsid w:val="00C40F64"/>
    <w:rsid w:val="00C41416"/>
    <w:rsid w:val="00C41457"/>
    <w:rsid w:val="00C4151E"/>
    <w:rsid w:val="00C4160C"/>
    <w:rsid w:val="00C41652"/>
    <w:rsid w:val="00C41685"/>
    <w:rsid w:val="00C4168F"/>
    <w:rsid w:val="00C4173A"/>
    <w:rsid w:val="00C417FF"/>
    <w:rsid w:val="00C4185A"/>
    <w:rsid w:val="00C41872"/>
    <w:rsid w:val="00C41879"/>
    <w:rsid w:val="00C418CD"/>
    <w:rsid w:val="00C418FA"/>
    <w:rsid w:val="00C418FE"/>
    <w:rsid w:val="00C419D1"/>
    <w:rsid w:val="00C419EC"/>
    <w:rsid w:val="00C41A79"/>
    <w:rsid w:val="00C41A89"/>
    <w:rsid w:val="00C41ABF"/>
    <w:rsid w:val="00C41C97"/>
    <w:rsid w:val="00C41CEE"/>
    <w:rsid w:val="00C41D1D"/>
    <w:rsid w:val="00C41D63"/>
    <w:rsid w:val="00C4210D"/>
    <w:rsid w:val="00C4214A"/>
    <w:rsid w:val="00C42230"/>
    <w:rsid w:val="00C42287"/>
    <w:rsid w:val="00C422DA"/>
    <w:rsid w:val="00C4238F"/>
    <w:rsid w:val="00C423B4"/>
    <w:rsid w:val="00C423E7"/>
    <w:rsid w:val="00C424B1"/>
    <w:rsid w:val="00C42590"/>
    <w:rsid w:val="00C42684"/>
    <w:rsid w:val="00C42759"/>
    <w:rsid w:val="00C42A7E"/>
    <w:rsid w:val="00C42B59"/>
    <w:rsid w:val="00C42CDE"/>
    <w:rsid w:val="00C42E93"/>
    <w:rsid w:val="00C42EE4"/>
    <w:rsid w:val="00C42F32"/>
    <w:rsid w:val="00C42F70"/>
    <w:rsid w:val="00C42FB3"/>
    <w:rsid w:val="00C4307E"/>
    <w:rsid w:val="00C430C3"/>
    <w:rsid w:val="00C43249"/>
    <w:rsid w:val="00C432C3"/>
    <w:rsid w:val="00C432EF"/>
    <w:rsid w:val="00C43373"/>
    <w:rsid w:val="00C43466"/>
    <w:rsid w:val="00C434CF"/>
    <w:rsid w:val="00C43505"/>
    <w:rsid w:val="00C435D1"/>
    <w:rsid w:val="00C4364C"/>
    <w:rsid w:val="00C436BE"/>
    <w:rsid w:val="00C436C1"/>
    <w:rsid w:val="00C43977"/>
    <w:rsid w:val="00C4398F"/>
    <w:rsid w:val="00C43AA0"/>
    <w:rsid w:val="00C43ADA"/>
    <w:rsid w:val="00C43AEA"/>
    <w:rsid w:val="00C43B37"/>
    <w:rsid w:val="00C43C9D"/>
    <w:rsid w:val="00C43CCC"/>
    <w:rsid w:val="00C43E6E"/>
    <w:rsid w:val="00C44073"/>
    <w:rsid w:val="00C44173"/>
    <w:rsid w:val="00C4419A"/>
    <w:rsid w:val="00C442E1"/>
    <w:rsid w:val="00C443C3"/>
    <w:rsid w:val="00C44404"/>
    <w:rsid w:val="00C44438"/>
    <w:rsid w:val="00C44865"/>
    <w:rsid w:val="00C44878"/>
    <w:rsid w:val="00C44AFB"/>
    <w:rsid w:val="00C44B3A"/>
    <w:rsid w:val="00C44B5D"/>
    <w:rsid w:val="00C44C52"/>
    <w:rsid w:val="00C44CDC"/>
    <w:rsid w:val="00C44DBF"/>
    <w:rsid w:val="00C44F57"/>
    <w:rsid w:val="00C44F91"/>
    <w:rsid w:val="00C4515D"/>
    <w:rsid w:val="00C45196"/>
    <w:rsid w:val="00C45293"/>
    <w:rsid w:val="00C4536A"/>
    <w:rsid w:val="00C453D2"/>
    <w:rsid w:val="00C454EB"/>
    <w:rsid w:val="00C45616"/>
    <w:rsid w:val="00C456D0"/>
    <w:rsid w:val="00C457EB"/>
    <w:rsid w:val="00C45903"/>
    <w:rsid w:val="00C4595B"/>
    <w:rsid w:val="00C459DB"/>
    <w:rsid w:val="00C45CB6"/>
    <w:rsid w:val="00C45D92"/>
    <w:rsid w:val="00C45EC9"/>
    <w:rsid w:val="00C460C1"/>
    <w:rsid w:val="00C46167"/>
    <w:rsid w:val="00C46181"/>
    <w:rsid w:val="00C46241"/>
    <w:rsid w:val="00C463D2"/>
    <w:rsid w:val="00C464E6"/>
    <w:rsid w:val="00C4666C"/>
    <w:rsid w:val="00C46749"/>
    <w:rsid w:val="00C467AC"/>
    <w:rsid w:val="00C467BF"/>
    <w:rsid w:val="00C468B5"/>
    <w:rsid w:val="00C4695F"/>
    <w:rsid w:val="00C46BA8"/>
    <w:rsid w:val="00C46C04"/>
    <w:rsid w:val="00C46C4B"/>
    <w:rsid w:val="00C46C76"/>
    <w:rsid w:val="00C46D1E"/>
    <w:rsid w:val="00C46D58"/>
    <w:rsid w:val="00C46DAF"/>
    <w:rsid w:val="00C46DF8"/>
    <w:rsid w:val="00C46EA6"/>
    <w:rsid w:val="00C46F1B"/>
    <w:rsid w:val="00C4704D"/>
    <w:rsid w:val="00C470A0"/>
    <w:rsid w:val="00C470D7"/>
    <w:rsid w:val="00C47180"/>
    <w:rsid w:val="00C47190"/>
    <w:rsid w:val="00C471B0"/>
    <w:rsid w:val="00C471FA"/>
    <w:rsid w:val="00C47299"/>
    <w:rsid w:val="00C472BD"/>
    <w:rsid w:val="00C472C6"/>
    <w:rsid w:val="00C4730C"/>
    <w:rsid w:val="00C47407"/>
    <w:rsid w:val="00C474E8"/>
    <w:rsid w:val="00C476DC"/>
    <w:rsid w:val="00C477FA"/>
    <w:rsid w:val="00C47869"/>
    <w:rsid w:val="00C47940"/>
    <w:rsid w:val="00C4799D"/>
    <w:rsid w:val="00C479BE"/>
    <w:rsid w:val="00C47BD3"/>
    <w:rsid w:val="00C47BEB"/>
    <w:rsid w:val="00C47D80"/>
    <w:rsid w:val="00C47ECC"/>
    <w:rsid w:val="00C50163"/>
    <w:rsid w:val="00C501BE"/>
    <w:rsid w:val="00C50302"/>
    <w:rsid w:val="00C50324"/>
    <w:rsid w:val="00C50327"/>
    <w:rsid w:val="00C50399"/>
    <w:rsid w:val="00C504D1"/>
    <w:rsid w:val="00C5057E"/>
    <w:rsid w:val="00C505E1"/>
    <w:rsid w:val="00C505ED"/>
    <w:rsid w:val="00C506AF"/>
    <w:rsid w:val="00C506C9"/>
    <w:rsid w:val="00C50791"/>
    <w:rsid w:val="00C507A1"/>
    <w:rsid w:val="00C507D4"/>
    <w:rsid w:val="00C507EE"/>
    <w:rsid w:val="00C508C2"/>
    <w:rsid w:val="00C50AD5"/>
    <w:rsid w:val="00C50ADD"/>
    <w:rsid w:val="00C50B69"/>
    <w:rsid w:val="00C50B7E"/>
    <w:rsid w:val="00C50BFA"/>
    <w:rsid w:val="00C50C35"/>
    <w:rsid w:val="00C50CED"/>
    <w:rsid w:val="00C50D0B"/>
    <w:rsid w:val="00C50DF2"/>
    <w:rsid w:val="00C50DF9"/>
    <w:rsid w:val="00C50E90"/>
    <w:rsid w:val="00C50F18"/>
    <w:rsid w:val="00C50F25"/>
    <w:rsid w:val="00C50F59"/>
    <w:rsid w:val="00C50F7E"/>
    <w:rsid w:val="00C50F9D"/>
    <w:rsid w:val="00C50FD7"/>
    <w:rsid w:val="00C5109B"/>
    <w:rsid w:val="00C5114A"/>
    <w:rsid w:val="00C5130B"/>
    <w:rsid w:val="00C514CD"/>
    <w:rsid w:val="00C51514"/>
    <w:rsid w:val="00C5161A"/>
    <w:rsid w:val="00C51648"/>
    <w:rsid w:val="00C51734"/>
    <w:rsid w:val="00C51778"/>
    <w:rsid w:val="00C518B1"/>
    <w:rsid w:val="00C51A00"/>
    <w:rsid w:val="00C51B30"/>
    <w:rsid w:val="00C51B34"/>
    <w:rsid w:val="00C51BC1"/>
    <w:rsid w:val="00C51C73"/>
    <w:rsid w:val="00C51C8D"/>
    <w:rsid w:val="00C51CCB"/>
    <w:rsid w:val="00C51D1B"/>
    <w:rsid w:val="00C51F3E"/>
    <w:rsid w:val="00C5209B"/>
    <w:rsid w:val="00C522A3"/>
    <w:rsid w:val="00C522B0"/>
    <w:rsid w:val="00C522FC"/>
    <w:rsid w:val="00C52441"/>
    <w:rsid w:val="00C52514"/>
    <w:rsid w:val="00C52539"/>
    <w:rsid w:val="00C52603"/>
    <w:rsid w:val="00C5268C"/>
    <w:rsid w:val="00C52855"/>
    <w:rsid w:val="00C528AA"/>
    <w:rsid w:val="00C528D6"/>
    <w:rsid w:val="00C52902"/>
    <w:rsid w:val="00C52938"/>
    <w:rsid w:val="00C52A54"/>
    <w:rsid w:val="00C52C1C"/>
    <w:rsid w:val="00C52D1B"/>
    <w:rsid w:val="00C52D9A"/>
    <w:rsid w:val="00C52DBB"/>
    <w:rsid w:val="00C52E9B"/>
    <w:rsid w:val="00C5301A"/>
    <w:rsid w:val="00C5305F"/>
    <w:rsid w:val="00C53184"/>
    <w:rsid w:val="00C53436"/>
    <w:rsid w:val="00C5356B"/>
    <w:rsid w:val="00C5359A"/>
    <w:rsid w:val="00C53691"/>
    <w:rsid w:val="00C537AD"/>
    <w:rsid w:val="00C53977"/>
    <w:rsid w:val="00C53B46"/>
    <w:rsid w:val="00C53BEB"/>
    <w:rsid w:val="00C53CBD"/>
    <w:rsid w:val="00C53DAB"/>
    <w:rsid w:val="00C53EFE"/>
    <w:rsid w:val="00C53F97"/>
    <w:rsid w:val="00C53FCC"/>
    <w:rsid w:val="00C5411B"/>
    <w:rsid w:val="00C5412A"/>
    <w:rsid w:val="00C5426D"/>
    <w:rsid w:val="00C54348"/>
    <w:rsid w:val="00C54456"/>
    <w:rsid w:val="00C54566"/>
    <w:rsid w:val="00C545B4"/>
    <w:rsid w:val="00C546AF"/>
    <w:rsid w:val="00C547DF"/>
    <w:rsid w:val="00C54862"/>
    <w:rsid w:val="00C5486B"/>
    <w:rsid w:val="00C548B6"/>
    <w:rsid w:val="00C54944"/>
    <w:rsid w:val="00C54A2A"/>
    <w:rsid w:val="00C54BC2"/>
    <w:rsid w:val="00C54C3D"/>
    <w:rsid w:val="00C54E19"/>
    <w:rsid w:val="00C54F6F"/>
    <w:rsid w:val="00C54F81"/>
    <w:rsid w:val="00C550EE"/>
    <w:rsid w:val="00C5529E"/>
    <w:rsid w:val="00C552CA"/>
    <w:rsid w:val="00C552F6"/>
    <w:rsid w:val="00C5557C"/>
    <w:rsid w:val="00C555DE"/>
    <w:rsid w:val="00C555EB"/>
    <w:rsid w:val="00C55849"/>
    <w:rsid w:val="00C5589E"/>
    <w:rsid w:val="00C5591B"/>
    <w:rsid w:val="00C55A14"/>
    <w:rsid w:val="00C55A98"/>
    <w:rsid w:val="00C55C8F"/>
    <w:rsid w:val="00C55D7A"/>
    <w:rsid w:val="00C55D7C"/>
    <w:rsid w:val="00C55F1A"/>
    <w:rsid w:val="00C55F88"/>
    <w:rsid w:val="00C5604B"/>
    <w:rsid w:val="00C560CA"/>
    <w:rsid w:val="00C560CD"/>
    <w:rsid w:val="00C56294"/>
    <w:rsid w:val="00C56301"/>
    <w:rsid w:val="00C56529"/>
    <w:rsid w:val="00C56563"/>
    <w:rsid w:val="00C5663A"/>
    <w:rsid w:val="00C56714"/>
    <w:rsid w:val="00C56734"/>
    <w:rsid w:val="00C56735"/>
    <w:rsid w:val="00C56780"/>
    <w:rsid w:val="00C5679D"/>
    <w:rsid w:val="00C567DA"/>
    <w:rsid w:val="00C5698B"/>
    <w:rsid w:val="00C56A67"/>
    <w:rsid w:val="00C56C70"/>
    <w:rsid w:val="00C56EA9"/>
    <w:rsid w:val="00C56ECA"/>
    <w:rsid w:val="00C570C0"/>
    <w:rsid w:val="00C5716B"/>
    <w:rsid w:val="00C571FF"/>
    <w:rsid w:val="00C5770E"/>
    <w:rsid w:val="00C577C1"/>
    <w:rsid w:val="00C577D0"/>
    <w:rsid w:val="00C5780E"/>
    <w:rsid w:val="00C5785C"/>
    <w:rsid w:val="00C57920"/>
    <w:rsid w:val="00C57AE3"/>
    <w:rsid w:val="00C57AEC"/>
    <w:rsid w:val="00C57C1F"/>
    <w:rsid w:val="00C57CB3"/>
    <w:rsid w:val="00C57D7B"/>
    <w:rsid w:val="00C57D9C"/>
    <w:rsid w:val="00C57E46"/>
    <w:rsid w:val="00C57E92"/>
    <w:rsid w:val="00C57EE8"/>
    <w:rsid w:val="00C57EEE"/>
    <w:rsid w:val="00C57FA6"/>
    <w:rsid w:val="00C57FBE"/>
    <w:rsid w:val="00C60088"/>
    <w:rsid w:val="00C600CD"/>
    <w:rsid w:val="00C6021B"/>
    <w:rsid w:val="00C602FE"/>
    <w:rsid w:val="00C60634"/>
    <w:rsid w:val="00C60650"/>
    <w:rsid w:val="00C60800"/>
    <w:rsid w:val="00C608B0"/>
    <w:rsid w:val="00C60A59"/>
    <w:rsid w:val="00C60BB7"/>
    <w:rsid w:val="00C6118D"/>
    <w:rsid w:val="00C611BA"/>
    <w:rsid w:val="00C61284"/>
    <w:rsid w:val="00C613C2"/>
    <w:rsid w:val="00C61406"/>
    <w:rsid w:val="00C6145E"/>
    <w:rsid w:val="00C61507"/>
    <w:rsid w:val="00C61579"/>
    <w:rsid w:val="00C615F3"/>
    <w:rsid w:val="00C617E2"/>
    <w:rsid w:val="00C6186C"/>
    <w:rsid w:val="00C61896"/>
    <w:rsid w:val="00C618FD"/>
    <w:rsid w:val="00C6192F"/>
    <w:rsid w:val="00C619CC"/>
    <w:rsid w:val="00C61A15"/>
    <w:rsid w:val="00C61E22"/>
    <w:rsid w:val="00C61E2D"/>
    <w:rsid w:val="00C62057"/>
    <w:rsid w:val="00C624D1"/>
    <w:rsid w:val="00C62781"/>
    <w:rsid w:val="00C627CD"/>
    <w:rsid w:val="00C628BF"/>
    <w:rsid w:val="00C62952"/>
    <w:rsid w:val="00C62A9B"/>
    <w:rsid w:val="00C62AB7"/>
    <w:rsid w:val="00C62ACA"/>
    <w:rsid w:val="00C62ADA"/>
    <w:rsid w:val="00C62B7C"/>
    <w:rsid w:val="00C62BA6"/>
    <w:rsid w:val="00C62C3A"/>
    <w:rsid w:val="00C62C8E"/>
    <w:rsid w:val="00C62DE3"/>
    <w:rsid w:val="00C62FB3"/>
    <w:rsid w:val="00C62FC2"/>
    <w:rsid w:val="00C630BE"/>
    <w:rsid w:val="00C631C4"/>
    <w:rsid w:val="00C631E7"/>
    <w:rsid w:val="00C631F8"/>
    <w:rsid w:val="00C63254"/>
    <w:rsid w:val="00C63342"/>
    <w:rsid w:val="00C63516"/>
    <w:rsid w:val="00C63583"/>
    <w:rsid w:val="00C6379D"/>
    <w:rsid w:val="00C63849"/>
    <w:rsid w:val="00C638AE"/>
    <w:rsid w:val="00C6399D"/>
    <w:rsid w:val="00C63A37"/>
    <w:rsid w:val="00C63B37"/>
    <w:rsid w:val="00C63B66"/>
    <w:rsid w:val="00C63B68"/>
    <w:rsid w:val="00C63C00"/>
    <w:rsid w:val="00C63C04"/>
    <w:rsid w:val="00C63D3D"/>
    <w:rsid w:val="00C63D81"/>
    <w:rsid w:val="00C63DA0"/>
    <w:rsid w:val="00C63DC6"/>
    <w:rsid w:val="00C63EDB"/>
    <w:rsid w:val="00C63F3F"/>
    <w:rsid w:val="00C64240"/>
    <w:rsid w:val="00C643EE"/>
    <w:rsid w:val="00C64486"/>
    <w:rsid w:val="00C6448F"/>
    <w:rsid w:val="00C6469E"/>
    <w:rsid w:val="00C64767"/>
    <w:rsid w:val="00C648C7"/>
    <w:rsid w:val="00C6494A"/>
    <w:rsid w:val="00C64A03"/>
    <w:rsid w:val="00C64A64"/>
    <w:rsid w:val="00C64A78"/>
    <w:rsid w:val="00C64ADF"/>
    <w:rsid w:val="00C64B72"/>
    <w:rsid w:val="00C64C36"/>
    <w:rsid w:val="00C64EBC"/>
    <w:rsid w:val="00C64FE4"/>
    <w:rsid w:val="00C65144"/>
    <w:rsid w:val="00C65186"/>
    <w:rsid w:val="00C6524D"/>
    <w:rsid w:val="00C6527F"/>
    <w:rsid w:val="00C652CF"/>
    <w:rsid w:val="00C65317"/>
    <w:rsid w:val="00C6531B"/>
    <w:rsid w:val="00C65475"/>
    <w:rsid w:val="00C6554E"/>
    <w:rsid w:val="00C655CD"/>
    <w:rsid w:val="00C656EB"/>
    <w:rsid w:val="00C65768"/>
    <w:rsid w:val="00C65834"/>
    <w:rsid w:val="00C6592F"/>
    <w:rsid w:val="00C659DD"/>
    <w:rsid w:val="00C65A21"/>
    <w:rsid w:val="00C65B75"/>
    <w:rsid w:val="00C65BFB"/>
    <w:rsid w:val="00C65CF1"/>
    <w:rsid w:val="00C65D1A"/>
    <w:rsid w:val="00C65D5B"/>
    <w:rsid w:val="00C65DED"/>
    <w:rsid w:val="00C65E5D"/>
    <w:rsid w:val="00C6606B"/>
    <w:rsid w:val="00C661AE"/>
    <w:rsid w:val="00C661BF"/>
    <w:rsid w:val="00C6627D"/>
    <w:rsid w:val="00C66380"/>
    <w:rsid w:val="00C6643E"/>
    <w:rsid w:val="00C6660D"/>
    <w:rsid w:val="00C66636"/>
    <w:rsid w:val="00C667B1"/>
    <w:rsid w:val="00C667F3"/>
    <w:rsid w:val="00C66807"/>
    <w:rsid w:val="00C66847"/>
    <w:rsid w:val="00C668CB"/>
    <w:rsid w:val="00C669F3"/>
    <w:rsid w:val="00C66B9E"/>
    <w:rsid w:val="00C66CB8"/>
    <w:rsid w:val="00C66CC8"/>
    <w:rsid w:val="00C6704E"/>
    <w:rsid w:val="00C670D2"/>
    <w:rsid w:val="00C67134"/>
    <w:rsid w:val="00C67142"/>
    <w:rsid w:val="00C6764A"/>
    <w:rsid w:val="00C6765C"/>
    <w:rsid w:val="00C676E3"/>
    <w:rsid w:val="00C6775C"/>
    <w:rsid w:val="00C678CC"/>
    <w:rsid w:val="00C678D1"/>
    <w:rsid w:val="00C679D6"/>
    <w:rsid w:val="00C67A23"/>
    <w:rsid w:val="00C67A28"/>
    <w:rsid w:val="00C67A69"/>
    <w:rsid w:val="00C67AA1"/>
    <w:rsid w:val="00C67B22"/>
    <w:rsid w:val="00C67BA9"/>
    <w:rsid w:val="00C67C5C"/>
    <w:rsid w:val="00C67C77"/>
    <w:rsid w:val="00C67C92"/>
    <w:rsid w:val="00C67D32"/>
    <w:rsid w:val="00C67E6E"/>
    <w:rsid w:val="00C67F51"/>
    <w:rsid w:val="00C67FF5"/>
    <w:rsid w:val="00C700CB"/>
    <w:rsid w:val="00C70170"/>
    <w:rsid w:val="00C70228"/>
    <w:rsid w:val="00C70637"/>
    <w:rsid w:val="00C70710"/>
    <w:rsid w:val="00C7072B"/>
    <w:rsid w:val="00C7076B"/>
    <w:rsid w:val="00C707B6"/>
    <w:rsid w:val="00C707BD"/>
    <w:rsid w:val="00C707C8"/>
    <w:rsid w:val="00C70857"/>
    <w:rsid w:val="00C70B8E"/>
    <w:rsid w:val="00C70C40"/>
    <w:rsid w:val="00C70CD3"/>
    <w:rsid w:val="00C70FC2"/>
    <w:rsid w:val="00C70FDF"/>
    <w:rsid w:val="00C7101E"/>
    <w:rsid w:val="00C711FD"/>
    <w:rsid w:val="00C71230"/>
    <w:rsid w:val="00C712E5"/>
    <w:rsid w:val="00C7134C"/>
    <w:rsid w:val="00C71466"/>
    <w:rsid w:val="00C7148E"/>
    <w:rsid w:val="00C7158D"/>
    <w:rsid w:val="00C715D9"/>
    <w:rsid w:val="00C7163F"/>
    <w:rsid w:val="00C7164E"/>
    <w:rsid w:val="00C71716"/>
    <w:rsid w:val="00C717D3"/>
    <w:rsid w:val="00C718F0"/>
    <w:rsid w:val="00C71A66"/>
    <w:rsid w:val="00C71BC9"/>
    <w:rsid w:val="00C71D26"/>
    <w:rsid w:val="00C71D48"/>
    <w:rsid w:val="00C71DB7"/>
    <w:rsid w:val="00C71E60"/>
    <w:rsid w:val="00C71E64"/>
    <w:rsid w:val="00C71F5D"/>
    <w:rsid w:val="00C723A9"/>
    <w:rsid w:val="00C723B3"/>
    <w:rsid w:val="00C72416"/>
    <w:rsid w:val="00C724C4"/>
    <w:rsid w:val="00C72536"/>
    <w:rsid w:val="00C72615"/>
    <w:rsid w:val="00C726B5"/>
    <w:rsid w:val="00C726F9"/>
    <w:rsid w:val="00C72A61"/>
    <w:rsid w:val="00C72E34"/>
    <w:rsid w:val="00C72F0A"/>
    <w:rsid w:val="00C730B7"/>
    <w:rsid w:val="00C730D0"/>
    <w:rsid w:val="00C7349A"/>
    <w:rsid w:val="00C7351A"/>
    <w:rsid w:val="00C73824"/>
    <w:rsid w:val="00C73876"/>
    <w:rsid w:val="00C7390E"/>
    <w:rsid w:val="00C73994"/>
    <w:rsid w:val="00C739B0"/>
    <w:rsid w:val="00C73A8C"/>
    <w:rsid w:val="00C73A9F"/>
    <w:rsid w:val="00C73B9B"/>
    <w:rsid w:val="00C73BE5"/>
    <w:rsid w:val="00C73CB3"/>
    <w:rsid w:val="00C73CCD"/>
    <w:rsid w:val="00C73D32"/>
    <w:rsid w:val="00C73D72"/>
    <w:rsid w:val="00C73E1B"/>
    <w:rsid w:val="00C73EC0"/>
    <w:rsid w:val="00C7405E"/>
    <w:rsid w:val="00C7407E"/>
    <w:rsid w:val="00C74097"/>
    <w:rsid w:val="00C7430D"/>
    <w:rsid w:val="00C745BC"/>
    <w:rsid w:val="00C74665"/>
    <w:rsid w:val="00C74727"/>
    <w:rsid w:val="00C747E0"/>
    <w:rsid w:val="00C74830"/>
    <w:rsid w:val="00C748D2"/>
    <w:rsid w:val="00C7490D"/>
    <w:rsid w:val="00C74937"/>
    <w:rsid w:val="00C74A21"/>
    <w:rsid w:val="00C74A86"/>
    <w:rsid w:val="00C74AA7"/>
    <w:rsid w:val="00C74B39"/>
    <w:rsid w:val="00C74B4F"/>
    <w:rsid w:val="00C74BE2"/>
    <w:rsid w:val="00C74BF1"/>
    <w:rsid w:val="00C74C8A"/>
    <w:rsid w:val="00C74C9A"/>
    <w:rsid w:val="00C74CA7"/>
    <w:rsid w:val="00C74D9E"/>
    <w:rsid w:val="00C74F51"/>
    <w:rsid w:val="00C74FB1"/>
    <w:rsid w:val="00C750BA"/>
    <w:rsid w:val="00C7510E"/>
    <w:rsid w:val="00C754BF"/>
    <w:rsid w:val="00C754C1"/>
    <w:rsid w:val="00C75542"/>
    <w:rsid w:val="00C75641"/>
    <w:rsid w:val="00C75668"/>
    <w:rsid w:val="00C75688"/>
    <w:rsid w:val="00C75744"/>
    <w:rsid w:val="00C75B69"/>
    <w:rsid w:val="00C75CA0"/>
    <w:rsid w:val="00C75EB6"/>
    <w:rsid w:val="00C76041"/>
    <w:rsid w:val="00C76102"/>
    <w:rsid w:val="00C761D7"/>
    <w:rsid w:val="00C762A5"/>
    <w:rsid w:val="00C762C3"/>
    <w:rsid w:val="00C76365"/>
    <w:rsid w:val="00C76584"/>
    <w:rsid w:val="00C76593"/>
    <w:rsid w:val="00C76646"/>
    <w:rsid w:val="00C7671F"/>
    <w:rsid w:val="00C76729"/>
    <w:rsid w:val="00C767F6"/>
    <w:rsid w:val="00C76816"/>
    <w:rsid w:val="00C76949"/>
    <w:rsid w:val="00C76A48"/>
    <w:rsid w:val="00C76AE8"/>
    <w:rsid w:val="00C76C96"/>
    <w:rsid w:val="00C76CFB"/>
    <w:rsid w:val="00C76D44"/>
    <w:rsid w:val="00C76DCA"/>
    <w:rsid w:val="00C76EFE"/>
    <w:rsid w:val="00C76F98"/>
    <w:rsid w:val="00C76FA8"/>
    <w:rsid w:val="00C7701C"/>
    <w:rsid w:val="00C77098"/>
    <w:rsid w:val="00C770EB"/>
    <w:rsid w:val="00C7713F"/>
    <w:rsid w:val="00C77141"/>
    <w:rsid w:val="00C77163"/>
    <w:rsid w:val="00C7722D"/>
    <w:rsid w:val="00C772E3"/>
    <w:rsid w:val="00C77368"/>
    <w:rsid w:val="00C773EE"/>
    <w:rsid w:val="00C7766A"/>
    <w:rsid w:val="00C777D5"/>
    <w:rsid w:val="00C77840"/>
    <w:rsid w:val="00C77CAB"/>
    <w:rsid w:val="00C77D63"/>
    <w:rsid w:val="00C77FEB"/>
    <w:rsid w:val="00C8003C"/>
    <w:rsid w:val="00C8009E"/>
    <w:rsid w:val="00C801B8"/>
    <w:rsid w:val="00C80262"/>
    <w:rsid w:val="00C80362"/>
    <w:rsid w:val="00C80396"/>
    <w:rsid w:val="00C80552"/>
    <w:rsid w:val="00C8066C"/>
    <w:rsid w:val="00C806E0"/>
    <w:rsid w:val="00C8072D"/>
    <w:rsid w:val="00C807F1"/>
    <w:rsid w:val="00C80821"/>
    <w:rsid w:val="00C80B61"/>
    <w:rsid w:val="00C80BDA"/>
    <w:rsid w:val="00C80C31"/>
    <w:rsid w:val="00C80DB7"/>
    <w:rsid w:val="00C80DE4"/>
    <w:rsid w:val="00C80F6A"/>
    <w:rsid w:val="00C8105E"/>
    <w:rsid w:val="00C81127"/>
    <w:rsid w:val="00C811D7"/>
    <w:rsid w:val="00C8122F"/>
    <w:rsid w:val="00C812E1"/>
    <w:rsid w:val="00C81312"/>
    <w:rsid w:val="00C81330"/>
    <w:rsid w:val="00C813CD"/>
    <w:rsid w:val="00C8140F"/>
    <w:rsid w:val="00C81429"/>
    <w:rsid w:val="00C814F2"/>
    <w:rsid w:val="00C81630"/>
    <w:rsid w:val="00C816D8"/>
    <w:rsid w:val="00C81791"/>
    <w:rsid w:val="00C8195F"/>
    <w:rsid w:val="00C81A8C"/>
    <w:rsid w:val="00C81AEB"/>
    <w:rsid w:val="00C81B3E"/>
    <w:rsid w:val="00C81C57"/>
    <w:rsid w:val="00C81CF5"/>
    <w:rsid w:val="00C81DC7"/>
    <w:rsid w:val="00C81F0F"/>
    <w:rsid w:val="00C82061"/>
    <w:rsid w:val="00C82159"/>
    <w:rsid w:val="00C82214"/>
    <w:rsid w:val="00C82247"/>
    <w:rsid w:val="00C82256"/>
    <w:rsid w:val="00C822E9"/>
    <w:rsid w:val="00C8238C"/>
    <w:rsid w:val="00C823CD"/>
    <w:rsid w:val="00C82753"/>
    <w:rsid w:val="00C82A2E"/>
    <w:rsid w:val="00C82CFF"/>
    <w:rsid w:val="00C82DA1"/>
    <w:rsid w:val="00C82F95"/>
    <w:rsid w:val="00C82FD2"/>
    <w:rsid w:val="00C82FF6"/>
    <w:rsid w:val="00C83000"/>
    <w:rsid w:val="00C830AC"/>
    <w:rsid w:val="00C83314"/>
    <w:rsid w:val="00C834E4"/>
    <w:rsid w:val="00C83527"/>
    <w:rsid w:val="00C83663"/>
    <w:rsid w:val="00C83665"/>
    <w:rsid w:val="00C83704"/>
    <w:rsid w:val="00C83804"/>
    <w:rsid w:val="00C83808"/>
    <w:rsid w:val="00C83A17"/>
    <w:rsid w:val="00C83AC6"/>
    <w:rsid w:val="00C83B3F"/>
    <w:rsid w:val="00C83BDB"/>
    <w:rsid w:val="00C83C12"/>
    <w:rsid w:val="00C83C74"/>
    <w:rsid w:val="00C83CB0"/>
    <w:rsid w:val="00C83E0D"/>
    <w:rsid w:val="00C83EB4"/>
    <w:rsid w:val="00C840A1"/>
    <w:rsid w:val="00C840B4"/>
    <w:rsid w:val="00C840F3"/>
    <w:rsid w:val="00C8429A"/>
    <w:rsid w:val="00C843FB"/>
    <w:rsid w:val="00C84422"/>
    <w:rsid w:val="00C84461"/>
    <w:rsid w:val="00C84503"/>
    <w:rsid w:val="00C84655"/>
    <w:rsid w:val="00C84859"/>
    <w:rsid w:val="00C8486E"/>
    <w:rsid w:val="00C84ACD"/>
    <w:rsid w:val="00C84C5D"/>
    <w:rsid w:val="00C84D24"/>
    <w:rsid w:val="00C84D2C"/>
    <w:rsid w:val="00C84DBD"/>
    <w:rsid w:val="00C84EBC"/>
    <w:rsid w:val="00C84ECB"/>
    <w:rsid w:val="00C85072"/>
    <w:rsid w:val="00C85081"/>
    <w:rsid w:val="00C8508F"/>
    <w:rsid w:val="00C85183"/>
    <w:rsid w:val="00C851F9"/>
    <w:rsid w:val="00C85202"/>
    <w:rsid w:val="00C852A4"/>
    <w:rsid w:val="00C852D6"/>
    <w:rsid w:val="00C8542B"/>
    <w:rsid w:val="00C8543A"/>
    <w:rsid w:val="00C85484"/>
    <w:rsid w:val="00C85513"/>
    <w:rsid w:val="00C8553C"/>
    <w:rsid w:val="00C855E7"/>
    <w:rsid w:val="00C85742"/>
    <w:rsid w:val="00C85977"/>
    <w:rsid w:val="00C85A32"/>
    <w:rsid w:val="00C85AE3"/>
    <w:rsid w:val="00C85B5C"/>
    <w:rsid w:val="00C85D9A"/>
    <w:rsid w:val="00C85E61"/>
    <w:rsid w:val="00C85F52"/>
    <w:rsid w:val="00C860BF"/>
    <w:rsid w:val="00C86125"/>
    <w:rsid w:val="00C86382"/>
    <w:rsid w:val="00C8645E"/>
    <w:rsid w:val="00C864B9"/>
    <w:rsid w:val="00C86736"/>
    <w:rsid w:val="00C868B0"/>
    <w:rsid w:val="00C86986"/>
    <w:rsid w:val="00C869C5"/>
    <w:rsid w:val="00C86B32"/>
    <w:rsid w:val="00C86C5B"/>
    <w:rsid w:val="00C86CC0"/>
    <w:rsid w:val="00C86D56"/>
    <w:rsid w:val="00C86EE7"/>
    <w:rsid w:val="00C86F94"/>
    <w:rsid w:val="00C86FFE"/>
    <w:rsid w:val="00C870E9"/>
    <w:rsid w:val="00C870FE"/>
    <w:rsid w:val="00C87102"/>
    <w:rsid w:val="00C87326"/>
    <w:rsid w:val="00C87382"/>
    <w:rsid w:val="00C875C0"/>
    <w:rsid w:val="00C876A8"/>
    <w:rsid w:val="00C876EA"/>
    <w:rsid w:val="00C877C9"/>
    <w:rsid w:val="00C87971"/>
    <w:rsid w:val="00C87993"/>
    <w:rsid w:val="00C879AB"/>
    <w:rsid w:val="00C879D8"/>
    <w:rsid w:val="00C87A60"/>
    <w:rsid w:val="00C87B2C"/>
    <w:rsid w:val="00C87B55"/>
    <w:rsid w:val="00C87BC3"/>
    <w:rsid w:val="00C87C56"/>
    <w:rsid w:val="00C87C73"/>
    <w:rsid w:val="00C87CC1"/>
    <w:rsid w:val="00C87CDF"/>
    <w:rsid w:val="00C87CE3"/>
    <w:rsid w:val="00C87D04"/>
    <w:rsid w:val="00C87DA8"/>
    <w:rsid w:val="00C87DB8"/>
    <w:rsid w:val="00C87EA0"/>
    <w:rsid w:val="00C87ED7"/>
    <w:rsid w:val="00C87EF6"/>
    <w:rsid w:val="00C87FE9"/>
    <w:rsid w:val="00C87FF0"/>
    <w:rsid w:val="00C87FF5"/>
    <w:rsid w:val="00C90058"/>
    <w:rsid w:val="00C90084"/>
    <w:rsid w:val="00C90232"/>
    <w:rsid w:val="00C902A8"/>
    <w:rsid w:val="00C904CD"/>
    <w:rsid w:val="00C904F4"/>
    <w:rsid w:val="00C90774"/>
    <w:rsid w:val="00C9078D"/>
    <w:rsid w:val="00C90B99"/>
    <w:rsid w:val="00C90BE5"/>
    <w:rsid w:val="00C90C6A"/>
    <w:rsid w:val="00C90D5E"/>
    <w:rsid w:val="00C90D8E"/>
    <w:rsid w:val="00C90E42"/>
    <w:rsid w:val="00C90E81"/>
    <w:rsid w:val="00C90F4B"/>
    <w:rsid w:val="00C90FF0"/>
    <w:rsid w:val="00C91047"/>
    <w:rsid w:val="00C91159"/>
    <w:rsid w:val="00C911BE"/>
    <w:rsid w:val="00C911F1"/>
    <w:rsid w:val="00C912AD"/>
    <w:rsid w:val="00C9142B"/>
    <w:rsid w:val="00C9170E"/>
    <w:rsid w:val="00C91748"/>
    <w:rsid w:val="00C918F8"/>
    <w:rsid w:val="00C91A31"/>
    <w:rsid w:val="00C91A77"/>
    <w:rsid w:val="00C91B20"/>
    <w:rsid w:val="00C91B28"/>
    <w:rsid w:val="00C91BA7"/>
    <w:rsid w:val="00C91C1C"/>
    <w:rsid w:val="00C91CF2"/>
    <w:rsid w:val="00C91D7B"/>
    <w:rsid w:val="00C91D84"/>
    <w:rsid w:val="00C91FE9"/>
    <w:rsid w:val="00C921C3"/>
    <w:rsid w:val="00C922A2"/>
    <w:rsid w:val="00C922C1"/>
    <w:rsid w:val="00C9232D"/>
    <w:rsid w:val="00C92345"/>
    <w:rsid w:val="00C92476"/>
    <w:rsid w:val="00C924C8"/>
    <w:rsid w:val="00C924CB"/>
    <w:rsid w:val="00C924D7"/>
    <w:rsid w:val="00C92537"/>
    <w:rsid w:val="00C9259C"/>
    <w:rsid w:val="00C92721"/>
    <w:rsid w:val="00C9278C"/>
    <w:rsid w:val="00C9283F"/>
    <w:rsid w:val="00C92A45"/>
    <w:rsid w:val="00C92CEC"/>
    <w:rsid w:val="00C92D5A"/>
    <w:rsid w:val="00C92F42"/>
    <w:rsid w:val="00C9322F"/>
    <w:rsid w:val="00C9338E"/>
    <w:rsid w:val="00C933C7"/>
    <w:rsid w:val="00C9345F"/>
    <w:rsid w:val="00C938F2"/>
    <w:rsid w:val="00C93939"/>
    <w:rsid w:val="00C939D9"/>
    <w:rsid w:val="00C93BCD"/>
    <w:rsid w:val="00C93E39"/>
    <w:rsid w:val="00C94212"/>
    <w:rsid w:val="00C9427F"/>
    <w:rsid w:val="00C94308"/>
    <w:rsid w:val="00C94371"/>
    <w:rsid w:val="00C94412"/>
    <w:rsid w:val="00C94447"/>
    <w:rsid w:val="00C94490"/>
    <w:rsid w:val="00C9452B"/>
    <w:rsid w:val="00C94533"/>
    <w:rsid w:val="00C94727"/>
    <w:rsid w:val="00C9472F"/>
    <w:rsid w:val="00C94749"/>
    <w:rsid w:val="00C9474A"/>
    <w:rsid w:val="00C9483E"/>
    <w:rsid w:val="00C94923"/>
    <w:rsid w:val="00C94968"/>
    <w:rsid w:val="00C94A33"/>
    <w:rsid w:val="00C94AAB"/>
    <w:rsid w:val="00C94B00"/>
    <w:rsid w:val="00C94CD2"/>
    <w:rsid w:val="00C94E13"/>
    <w:rsid w:val="00C95041"/>
    <w:rsid w:val="00C95074"/>
    <w:rsid w:val="00C95086"/>
    <w:rsid w:val="00C95089"/>
    <w:rsid w:val="00C95108"/>
    <w:rsid w:val="00C95201"/>
    <w:rsid w:val="00C9521D"/>
    <w:rsid w:val="00C952D9"/>
    <w:rsid w:val="00C9530B"/>
    <w:rsid w:val="00C954A2"/>
    <w:rsid w:val="00C95685"/>
    <w:rsid w:val="00C95842"/>
    <w:rsid w:val="00C958B3"/>
    <w:rsid w:val="00C95969"/>
    <w:rsid w:val="00C95B5F"/>
    <w:rsid w:val="00C95E48"/>
    <w:rsid w:val="00C95ED6"/>
    <w:rsid w:val="00C960EF"/>
    <w:rsid w:val="00C9620F"/>
    <w:rsid w:val="00C96321"/>
    <w:rsid w:val="00C9634F"/>
    <w:rsid w:val="00C964B9"/>
    <w:rsid w:val="00C96654"/>
    <w:rsid w:val="00C9692D"/>
    <w:rsid w:val="00C9694D"/>
    <w:rsid w:val="00C96B6C"/>
    <w:rsid w:val="00C96B95"/>
    <w:rsid w:val="00C96BB6"/>
    <w:rsid w:val="00C96F3D"/>
    <w:rsid w:val="00C97389"/>
    <w:rsid w:val="00C974EC"/>
    <w:rsid w:val="00C97513"/>
    <w:rsid w:val="00C97553"/>
    <w:rsid w:val="00C9762A"/>
    <w:rsid w:val="00C97699"/>
    <w:rsid w:val="00C97752"/>
    <w:rsid w:val="00C977B3"/>
    <w:rsid w:val="00C97850"/>
    <w:rsid w:val="00C979EB"/>
    <w:rsid w:val="00C97BA3"/>
    <w:rsid w:val="00C97FA6"/>
    <w:rsid w:val="00CA0247"/>
    <w:rsid w:val="00CA026C"/>
    <w:rsid w:val="00CA029F"/>
    <w:rsid w:val="00CA034A"/>
    <w:rsid w:val="00CA0392"/>
    <w:rsid w:val="00CA03A9"/>
    <w:rsid w:val="00CA0491"/>
    <w:rsid w:val="00CA0688"/>
    <w:rsid w:val="00CA06A8"/>
    <w:rsid w:val="00CA074D"/>
    <w:rsid w:val="00CA078E"/>
    <w:rsid w:val="00CA07D4"/>
    <w:rsid w:val="00CA0909"/>
    <w:rsid w:val="00CA0BB7"/>
    <w:rsid w:val="00CA0F0D"/>
    <w:rsid w:val="00CA1105"/>
    <w:rsid w:val="00CA12E4"/>
    <w:rsid w:val="00CA131A"/>
    <w:rsid w:val="00CA1442"/>
    <w:rsid w:val="00CA152A"/>
    <w:rsid w:val="00CA157A"/>
    <w:rsid w:val="00CA16BC"/>
    <w:rsid w:val="00CA172B"/>
    <w:rsid w:val="00CA17BE"/>
    <w:rsid w:val="00CA1882"/>
    <w:rsid w:val="00CA18D9"/>
    <w:rsid w:val="00CA19A3"/>
    <w:rsid w:val="00CA19BD"/>
    <w:rsid w:val="00CA1B38"/>
    <w:rsid w:val="00CA1D52"/>
    <w:rsid w:val="00CA1EF8"/>
    <w:rsid w:val="00CA1F23"/>
    <w:rsid w:val="00CA1FD8"/>
    <w:rsid w:val="00CA2085"/>
    <w:rsid w:val="00CA20E1"/>
    <w:rsid w:val="00CA20F9"/>
    <w:rsid w:val="00CA2193"/>
    <w:rsid w:val="00CA219E"/>
    <w:rsid w:val="00CA21EB"/>
    <w:rsid w:val="00CA22E8"/>
    <w:rsid w:val="00CA2333"/>
    <w:rsid w:val="00CA2372"/>
    <w:rsid w:val="00CA249E"/>
    <w:rsid w:val="00CA24EA"/>
    <w:rsid w:val="00CA2541"/>
    <w:rsid w:val="00CA2666"/>
    <w:rsid w:val="00CA271C"/>
    <w:rsid w:val="00CA27CB"/>
    <w:rsid w:val="00CA27F7"/>
    <w:rsid w:val="00CA282D"/>
    <w:rsid w:val="00CA2A1A"/>
    <w:rsid w:val="00CA2A3D"/>
    <w:rsid w:val="00CA2B17"/>
    <w:rsid w:val="00CA2B19"/>
    <w:rsid w:val="00CA2DCE"/>
    <w:rsid w:val="00CA2DE1"/>
    <w:rsid w:val="00CA2DE7"/>
    <w:rsid w:val="00CA2F19"/>
    <w:rsid w:val="00CA3049"/>
    <w:rsid w:val="00CA30D0"/>
    <w:rsid w:val="00CA31EF"/>
    <w:rsid w:val="00CA341E"/>
    <w:rsid w:val="00CA3543"/>
    <w:rsid w:val="00CA368F"/>
    <w:rsid w:val="00CA36AA"/>
    <w:rsid w:val="00CA36CF"/>
    <w:rsid w:val="00CA3728"/>
    <w:rsid w:val="00CA382A"/>
    <w:rsid w:val="00CA38C8"/>
    <w:rsid w:val="00CA396B"/>
    <w:rsid w:val="00CA3B63"/>
    <w:rsid w:val="00CA3B78"/>
    <w:rsid w:val="00CA3C00"/>
    <w:rsid w:val="00CA3C2D"/>
    <w:rsid w:val="00CA3C67"/>
    <w:rsid w:val="00CA3DC4"/>
    <w:rsid w:val="00CA3E55"/>
    <w:rsid w:val="00CA3ECD"/>
    <w:rsid w:val="00CA3FDE"/>
    <w:rsid w:val="00CA41F5"/>
    <w:rsid w:val="00CA4242"/>
    <w:rsid w:val="00CA4358"/>
    <w:rsid w:val="00CA443B"/>
    <w:rsid w:val="00CA443C"/>
    <w:rsid w:val="00CA444A"/>
    <w:rsid w:val="00CA4522"/>
    <w:rsid w:val="00CA4530"/>
    <w:rsid w:val="00CA4677"/>
    <w:rsid w:val="00CA4743"/>
    <w:rsid w:val="00CA47E6"/>
    <w:rsid w:val="00CA483C"/>
    <w:rsid w:val="00CA48DD"/>
    <w:rsid w:val="00CA4902"/>
    <w:rsid w:val="00CA4958"/>
    <w:rsid w:val="00CA4B50"/>
    <w:rsid w:val="00CA4BC3"/>
    <w:rsid w:val="00CA4C0A"/>
    <w:rsid w:val="00CA4F01"/>
    <w:rsid w:val="00CA5022"/>
    <w:rsid w:val="00CA509D"/>
    <w:rsid w:val="00CA50BF"/>
    <w:rsid w:val="00CA50ED"/>
    <w:rsid w:val="00CA5116"/>
    <w:rsid w:val="00CA513F"/>
    <w:rsid w:val="00CA51E7"/>
    <w:rsid w:val="00CA531D"/>
    <w:rsid w:val="00CA545C"/>
    <w:rsid w:val="00CA5611"/>
    <w:rsid w:val="00CA5741"/>
    <w:rsid w:val="00CA57D0"/>
    <w:rsid w:val="00CA5E79"/>
    <w:rsid w:val="00CA5EDC"/>
    <w:rsid w:val="00CA5F88"/>
    <w:rsid w:val="00CA5FEA"/>
    <w:rsid w:val="00CA611B"/>
    <w:rsid w:val="00CA6160"/>
    <w:rsid w:val="00CA6218"/>
    <w:rsid w:val="00CA628E"/>
    <w:rsid w:val="00CA628F"/>
    <w:rsid w:val="00CA62CC"/>
    <w:rsid w:val="00CA6346"/>
    <w:rsid w:val="00CA6473"/>
    <w:rsid w:val="00CA64BA"/>
    <w:rsid w:val="00CA653B"/>
    <w:rsid w:val="00CA6762"/>
    <w:rsid w:val="00CA679F"/>
    <w:rsid w:val="00CA6843"/>
    <w:rsid w:val="00CA6877"/>
    <w:rsid w:val="00CA68DE"/>
    <w:rsid w:val="00CA69F7"/>
    <w:rsid w:val="00CA6C77"/>
    <w:rsid w:val="00CA6CF8"/>
    <w:rsid w:val="00CA6D97"/>
    <w:rsid w:val="00CA6E5A"/>
    <w:rsid w:val="00CA6EFB"/>
    <w:rsid w:val="00CA6F4A"/>
    <w:rsid w:val="00CA6FC9"/>
    <w:rsid w:val="00CA7091"/>
    <w:rsid w:val="00CA7113"/>
    <w:rsid w:val="00CA7285"/>
    <w:rsid w:val="00CA72AB"/>
    <w:rsid w:val="00CA72E0"/>
    <w:rsid w:val="00CA7351"/>
    <w:rsid w:val="00CA73D3"/>
    <w:rsid w:val="00CA748A"/>
    <w:rsid w:val="00CA74AF"/>
    <w:rsid w:val="00CA74BC"/>
    <w:rsid w:val="00CA7592"/>
    <w:rsid w:val="00CA759C"/>
    <w:rsid w:val="00CA75D1"/>
    <w:rsid w:val="00CA75E2"/>
    <w:rsid w:val="00CA7663"/>
    <w:rsid w:val="00CA7689"/>
    <w:rsid w:val="00CA76BF"/>
    <w:rsid w:val="00CA7774"/>
    <w:rsid w:val="00CA7794"/>
    <w:rsid w:val="00CA7858"/>
    <w:rsid w:val="00CA7863"/>
    <w:rsid w:val="00CA78C6"/>
    <w:rsid w:val="00CA7933"/>
    <w:rsid w:val="00CA797A"/>
    <w:rsid w:val="00CA79C8"/>
    <w:rsid w:val="00CA7A3E"/>
    <w:rsid w:val="00CA7A4B"/>
    <w:rsid w:val="00CA7A50"/>
    <w:rsid w:val="00CA7A8B"/>
    <w:rsid w:val="00CA7C11"/>
    <w:rsid w:val="00CA7C44"/>
    <w:rsid w:val="00CA7C74"/>
    <w:rsid w:val="00CA7E38"/>
    <w:rsid w:val="00CB0208"/>
    <w:rsid w:val="00CB03A2"/>
    <w:rsid w:val="00CB0413"/>
    <w:rsid w:val="00CB05FD"/>
    <w:rsid w:val="00CB0829"/>
    <w:rsid w:val="00CB0833"/>
    <w:rsid w:val="00CB0872"/>
    <w:rsid w:val="00CB08CE"/>
    <w:rsid w:val="00CB099C"/>
    <w:rsid w:val="00CB0A64"/>
    <w:rsid w:val="00CB0A6B"/>
    <w:rsid w:val="00CB0A93"/>
    <w:rsid w:val="00CB0BA9"/>
    <w:rsid w:val="00CB0BBB"/>
    <w:rsid w:val="00CB0C06"/>
    <w:rsid w:val="00CB0C10"/>
    <w:rsid w:val="00CB0D0B"/>
    <w:rsid w:val="00CB0E7E"/>
    <w:rsid w:val="00CB0F80"/>
    <w:rsid w:val="00CB0FA5"/>
    <w:rsid w:val="00CB1056"/>
    <w:rsid w:val="00CB106B"/>
    <w:rsid w:val="00CB10A6"/>
    <w:rsid w:val="00CB114C"/>
    <w:rsid w:val="00CB11F4"/>
    <w:rsid w:val="00CB1353"/>
    <w:rsid w:val="00CB1419"/>
    <w:rsid w:val="00CB1435"/>
    <w:rsid w:val="00CB1460"/>
    <w:rsid w:val="00CB155F"/>
    <w:rsid w:val="00CB15A3"/>
    <w:rsid w:val="00CB16FF"/>
    <w:rsid w:val="00CB17C6"/>
    <w:rsid w:val="00CB17CE"/>
    <w:rsid w:val="00CB18D9"/>
    <w:rsid w:val="00CB1A4A"/>
    <w:rsid w:val="00CB1A55"/>
    <w:rsid w:val="00CB1AC7"/>
    <w:rsid w:val="00CB1B31"/>
    <w:rsid w:val="00CB1BAA"/>
    <w:rsid w:val="00CB1BAE"/>
    <w:rsid w:val="00CB1C44"/>
    <w:rsid w:val="00CB1CA5"/>
    <w:rsid w:val="00CB1D5C"/>
    <w:rsid w:val="00CB1D9D"/>
    <w:rsid w:val="00CB1DD5"/>
    <w:rsid w:val="00CB1E4F"/>
    <w:rsid w:val="00CB1EEA"/>
    <w:rsid w:val="00CB1F6F"/>
    <w:rsid w:val="00CB2041"/>
    <w:rsid w:val="00CB22DD"/>
    <w:rsid w:val="00CB2428"/>
    <w:rsid w:val="00CB2493"/>
    <w:rsid w:val="00CB24FF"/>
    <w:rsid w:val="00CB25BD"/>
    <w:rsid w:val="00CB2647"/>
    <w:rsid w:val="00CB26C4"/>
    <w:rsid w:val="00CB26CF"/>
    <w:rsid w:val="00CB2999"/>
    <w:rsid w:val="00CB2A59"/>
    <w:rsid w:val="00CB2B1D"/>
    <w:rsid w:val="00CB2B4E"/>
    <w:rsid w:val="00CB2B7F"/>
    <w:rsid w:val="00CB2BD8"/>
    <w:rsid w:val="00CB2CDD"/>
    <w:rsid w:val="00CB2E93"/>
    <w:rsid w:val="00CB2F7F"/>
    <w:rsid w:val="00CB2FB5"/>
    <w:rsid w:val="00CB3084"/>
    <w:rsid w:val="00CB30BD"/>
    <w:rsid w:val="00CB30D9"/>
    <w:rsid w:val="00CB31A5"/>
    <w:rsid w:val="00CB32F3"/>
    <w:rsid w:val="00CB335B"/>
    <w:rsid w:val="00CB33DC"/>
    <w:rsid w:val="00CB34D5"/>
    <w:rsid w:val="00CB378B"/>
    <w:rsid w:val="00CB37DE"/>
    <w:rsid w:val="00CB38B8"/>
    <w:rsid w:val="00CB3915"/>
    <w:rsid w:val="00CB398F"/>
    <w:rsid w:val="00CB39A5"/>
    <w:rsid w:val="00CB3A3D"/>
    <w:rsid w:val="00CB3A86"/>
    <w:rsid w:val="00CB3AC3"/>
    <w:rsid w:val="00CB3B47"/>
    <w:rsid w:val="00CB3B99"/>
    <w:rsid w:val="00CB3BA1"/>
    <w:rsid w:val="00CB3C3E"/>
    <w:rsid w:val="00CB3D71"/>
    <w:rsid w:val="00CB40C1"/>
    <w:rsid w:val="00CB41DB"/>
    <w:rsid w:val="00CB423E"/>
    <w:rsid w:val="00CB424A"/>
    <w:rsid w:val="00CB440B"/>
    <w:rsid w:val="00CB4673"/>
    <w:rsid w:val="00CB4714"/>
    <w:rsid w:val="00CB4748"/>
    <w:rsid w:val="00CB48EF"/>
    <w:rsid w:val="00CB4ABD"/>
    <w:rsid w:val="00CB4B49"/>
    <w:rsid w:val="00CB4C52"/>
    <w:rsid w:val="00CB4DE7"/>
    <w:rsid w:val="00CB4E66"/>
    <w:rsid w:val="00CB507D"/>
    <w:rsid w:val="00CB50E8"/>
    <w:rsid w:val="00CB51AE"/>
    <w:rsid w:val="00CB528E"/>
    <w:rsid w:val="00CB52A7"/>
    <w:rsid w:val="00CB5520"/>
    <w:rsid w:val="00CB5585"/>
    <w:rsid w:val="00CB5716"/>
    <w:rsid w:val="00CB573C"/>
    <w:rsid w:val="00CB598D"/>
    <w:rsid w:val="00CB5C69"/>
    <w:rsid w:val="00CB5D1C"/>
    <w:rsid w:val="00CB5D55"/>
    <w:rsid w:val="00CB5E93"/>
    <w:rsid w:val="00CB5EE4"/>
    <w:rsid w:val="00CB5FFB"/>
    <w:rsid w:val="00CB606E"/>
    <w:rsid w:val="00CB60F7"/>
    <w:rsid w:val="00CB61DF"/>
    <w:rsid w:val="00CB61EB"/>
    <w:rsid w:val="00CB62FA"/>
    <w:rsid w:val="00CB631C"/>
    <w:rsid w:val="00CB6341"/>
    <w:rsid w:val="00CB6593"/>
    <w:rsid w:val="00CB6630"/>
    <w:rsid w:val="00CB66FE"/>
    <w:rsid w:val="00CB675B"/>
    <w:rsid w:val="00CB67FF"/>
    <w:rsid w:val="00CB68A0"/>
    <w:rsid w:val="00CB696E"/>
    <w:rsid w:val="00CB69E8"/>
    <w:rsid w:val="00CB6B73"/>
    <w:rsid w:val="00CB6BD2"/>
    <w:rsid w:val="00CB6BD7"/>
    <w:rsid w:val="00CB6C65"/>
    <w:rsid w:val="00CB6C99"/>
    <w:rsid w:val="00CB6D61"/>
    <w:rsid w:val="00CB6E62"/>
    <w:rsid w:val="00CB6FF0"/>
    <w:rsid w:val="00CB7023"/>
    <w:rsid w:val="00CB7026"/>
    <w:rsid w:val="00CB70EB"/>
    <w:rsid w:val="00CB7104"/>
    <w:rsid w:val="00CB729E"/>
    <w:rsid w:val="00CB732B"/>
    <w:rsid w:val="00CB736A"/>
    <w:rsid w:val="00CB7405"/>
    <w:rsid w:val="00CB750F"/>
    <w:rsid w:val="00CB7597"/>
    <w:rsid w:val="00CB75C7"/>
    <w:rsid w:val="00CB75EF"/>
    <w:rsid w:val="00CB76E6"/>
    <w:rsid w:val="00CB797B"/>
    <w:rsid w:val="00CB7984"/>
    <w:rsid w:val="00CB799D"/>
    <w:rsid w:val="00CB79E9"/>
    <w:rsid w:val="00CB79FE"/>
    <w:rsid w:val="00CB7A13"/>
    <w:rsid w:val="00CB7A89"/>
    <w:rsid w:val="00CB7B05"/>
    <w:rsid w:val="00CB7B0C"/>
    <w:rsid w:val="00CB7B8F"/>
    <w:rsid w:val="00CB7C85"/>
    <w:rsid w:val="00CB7D25"/>
    <w:rsid w:val="00CB7D2A"/>
    <w:rsid w:val="00CB7DC3"/>
    <w:rsid w:val="00CB7F73"/>
    <w:rsid w:val="00CC00C4"/>
    <w:rsid w:val="00CC0155"/>
    <w:rsid w:val="00CC0260"/>
    <w:rsid w:val="00CC02BF"/>
    <w:rsid w:val="00CC02C1"/>
    <w:rsid w:val="00CC0303"/>
    <w:rsid w:val="00CC0459"/>
    <w:rsid w:val="00CC04C6"/>
    <w:rsid w:val="00CC0634"/>
    <w:rsid w:val="00CC0C94"/>
    <w:rsid w:val="00CC0DE8"/>
    <w:rsid w:val="00CC0EA6"/>
    <w:rsid w:val="00CC10C5"/>
    <w:rsid w:val="00CC1101"/>
    <w:rsid w:val="00CC11C9"/>
    <w:rsid w:val="00CC1251"/>
    <w:rsid w:val="00CC1375"/>
    <w:rsid w:val="00CC146B"/>
    <w:rsid w:val="00CC15A7"/>
    <w:rsid w:val="00CC1616"/>
    <w:rsid w:val="00CC1641"/>
    <w:rsid w:val="00CC1653"/>
    <w:rsid w:val="00CC166A"/>
    <w:rsid w:val="00CC16B9"/>
    <w:rsid w:val="00CC16BB"/>
    <w:rsid w:val="00CC1752"/>
    <w:rsid w:val="00CC180B"/>
    <w:rsid w:val="00CC19B7"/>
    <w:rsid w:val="00CC19DC"/>
    <w:rsid w:val="00CC1B39"/>
    <w:rsid w:val="00CC1BE4"/>
    <w:rsid w:val="00CC1BE9"/>
    <w:rsid w:val="00CC1C12"/>
    <w:rsid w:val="00CC1E51"/>
    <w:rsid w:val="00CC1E52"/>
    <w:rsid w:val="00CC1FA9"/>
    <w:rsid w:val="00CC1FB8"/>
    <w:rsid w:val="00CC203E"/>
    <w:rsid w:val="00CC2074"/>
    <w:rsid w:val="00CC2129"/>
    <w:rsid w:val="00CC21E7"/>
    <w:rsid w:val="00CC2276"/>
    <w:rsid w:val="00CC231B"/>
    <w:rsid w:val="00CC2373"/>
    <w:rsid w:val="00CC23BD"/>
    <w:rsid w:val="00CC23DE"/>
    <w:rsid w:val="00CC2419"/>
    <w:rsid w:val="00CC254C"/>
    <w:rsid w:val="00CC2554"/>
    <w:rsid w:val="00CC25C8"/>
    <w:rsid w:val="00CC26A2"/>
    <w:rsid w:val="00CC2717"/>
    <w:rsid w:val="00CC2725"/>
    <w:rsid w:val="00CC2780"/>
    <w:rsid w:val="00CC2A7F"/>
    <w:rsid w:val="00CC2A9D"/>
    <w:rsid w:val="00CC2D91"/>
    <w:rsid w:val="00CC2DA3"/>
    <w:rsid w:val="00CC2E53"/>
    <w:rsid w:val="00CC3141"/>
    <w:rsid w:val="00CC314E"/>
    <w:rsid w:val="00CC337A"/>
    <w:rsid w:val="00CC35A8"/>
    <w:rsid w:val="00CC378A"/>
    <w:rsid w:val="00CC3809"/>
    <w:rsid w:val="00CC395C"/>
    <w:rsid w:val="00CC3AB1"/>
    <w:rsid w:val="00CC3B25"/>
    <w:rsid w:val="00CC3BBC"/>
    <w:rsid w:val="00CC3C5B"/>
    <w:rsid w:val="00CC40C0"/>
    <w:rsid w:val="00CC4113"/>
    <w:rsid w:val="00CC421A"/>
    <w:rsid w:val="00CC43C6"/>
    <w:rsid w:val="00CC43E0"/>
    <w:rsid w:val="00CC447B"/>
    <w:rsid w:val="00CC4490"/>
    <w:rsid w:val="00CC4727"/>
    <w:rsid w:val="00CC472F"/>
    <w:rsid w:val="00CC48AD"/>
    <w:rsid w:val="00CC4970"/>
    <w:rsid w:val="00CC49A4"/>
    <w:rsid w:val="00CC4AB4"/>
    <w:rsid w:val="00CC4AD9"/>
    <w:rsid w:val="00CC4B99"/>
    <w:rsid w:val="00CC4BDF"/>
    <w:rsid w:val="00CC4DC8"/>
    <w:rsid w:val="00CC4E03"/>
    <w:rsid w:val="00CC4EBC"/>
    <w:rsid w:val="00CC4F7B"/>
    <w:rsid w:val="00CC4F94"/>
    <w:rsid w:val="00CC5036"/>
    <w:rsid w:val="00CC5349"/>
    <w:rsid w:val="00CC53DF"/>
    <w:rsid w:val="00CC5402"/>
    <w:rsid w:val="00CC542C"/>
    <w:rsid w:val="00CC5432"/>
    <w:rsid w:val="00CC55A4"/>
    <w:rsid w:val="00CC55B4"/>
    <w:rsid w:val="00CC55C9"/>
    <w:rsid w:val="00CC57C3"/>
    <w:rsid w:val="00CC584B"/>
    <w:rsid w:val="00CC58E1"/>
    <w:rsid w:val="00CC59CD"/>
    <w:rsid w:val="00CC5A14"/>
    <w:rsid w:val="00CC5CCE"/>
    <w:rsid w:val="00CC5D0A"/>
    <w:rsid w:val="00CC5D32"/>
    <w:rsid w:val="00CC5DE7"/>
    <w:rsid w:val="00CC60CF"/>
    <w:rsid w:val="00CC610D"/>
    <w:rsid w:val="00CC615B"/>
    <w:rsid w:val="00CC616F"/>
    <w:rsid w:val="00CC6228"/>
    <w:rsid w:val="00CC6501"/>
    <w:rsid w:val="00CC66CB"/>
    <w:rsid w:val="00CC680A"/>
    <w:rsid w:val="00CC69E1"/>
    <w:rsid w:val="00CC6A16"/>
    <w:rsid w:val="00CC6B59"/>
    <w:rsid w:val="00CC6CE8"/>
    <w:rsid w:val="00CC6D0F"/>
    <w:rsid w:val="00CC6E0E"/>
    <w:rsid w:val="00CC6E4A"/>
    <w:rsid w:val="00CC6E54"/>
    <w:rsid w:val="00CC6EC5"/>
    <w:rsid w:val="00CC6F98"/>
    <w:rsid w:val="00CC6FB8"/>
    <w:rsid w:val="00CC6FC8"/>
    <w:rsid w:val="00CC7091"/>
    <w:rsid w:val="00CC710E"/>
    <w:rsid w:val="00CC7157"/>
    <w:rsid w:val="00CC718E"/>
    <w:rsid w:val="00CC71DF"/>
    <w:rsid w:val="00CC7286"/>
    <w:rsid w:val="00CC732E"/>
    <w:rsid w:val="00CC733D"/>
    <w:rsid w:val="00CC739B"/>
    <w:rsid w:val="00CC748C"/>
    <w:rsid w:val="00CC75B4"/>
    <w:rsid w:val="00CC763A"/>
    <w:rsid w:val="00CC7722"/>
    <w:rsid w:val="00CC7856"/>
    <w:rsid w:val="00CC785E"/>
    <w:rsid w:val="00CC79C5"/>
    <w:rsid w:val="00CC7B74"/>
    <w:rsid w:val="00CC7C58"/>
    <w:rsid w:val="00CC7C84"/>
    <w:rsid w:val="00CC7CB3"/>
    <w:rsid w:val="00CC7DA0"/>
    <w:rsid w:val="00CC7DB8"/>
    <w:rsid w:val="00CC7E02"/>
    <w:rsid w:val="00CD012E"/>
    <w:rsid w:val="00CD0149"/>
    <w:rsid w:val="00CD01C9"/>
    <w:rsid w:val="00CD022B"/>
    <w:rsid w:val="00CD0233"/>
    <w:rsid w:val="00CD0334"/>
    <w:rsid w:val="00CD0476"/>
    <w:rsid w:val="00CD04C0"/>
    <w:rsid w:val="00CD04E7"/>
    <w:rsid w:val="00CD0634"/>
    <w:rsid w:val="00CD0705"/>
    <w:rsid w:val="00CD0815"/>
    <w:rsid w:val="00CD0A68"/>
    <w:rsid w:val="00CD0AAF"/>
    <w:rsid w:val="00CD0AB4"/>
    <w:rsid w:val="00CD0B55"/>
    <w:rsid w:val="00CD0BDA"/>
    <w:rsid w:val="00CD0BFF"/>
    <w:rsid w:val="00CD0C88"/>
    <w:rsid w:val="00CD0CA8"/>
    <w:rsid w:val="00CD0D34"/>
    <w:rsid w:val="00CD111E"/>
    <w:rsid w:val="00CD125C"/>
    <w:rsid w:val="00CD139E"/>
    <w:rsid w:val="00CD139F"/>
    <w:rsid w:val="00CD147B"/>
    <w:rsid w:val="00CD158D"/>
    <w:rsid w:val="00CD1923"/>
    <w:rsid w:val="00CD192D"/>
    <w:rsid w:val="00CD199D"/>
    <w:rsid w:val="00CD1A4B"/>
    <w:rsid w:val="00CD1A53"/>
    <w:rsid w:val="00CD1A86"/>
    <w:rsid w:val="00CD1B33"/>
    <w:rsid w:val="00CD1CEE"/>
    <w:rsid w:val="00CD1CFE"/>
    <w:rsid w:val="00CD1E00"/>
    <w:rsid w:val="00CD1F4E"/>
    <w:rsid w:val="00CD2155"/>
    <w:rsid w:val="00CD2177"/>
    <w:rsid w:val="00CD221C"/>
    <w:rsid w:val="00CD221E"/>
    <w:rsid w:val="00CD2288"/>
    <w:rsid w:val="00CD22C4"/>
    <w:rsid w:val="00CD2334"/>
    <w:rsid w:val="00CD23A7"/>
    <w:rsid w:val="00CD2406"/>
    <w:rsid w:val="00CD2518"/>
    <w:rsid w:val="00CD2784"/>
    <w:rsid w:val="00CD283F"/>
    <w:rsid w:val="00CD2944"/>
    <w:rsid w:val="00CD296C"/>
    <w:rsid w:val="00CD2986"/>
    <w:rsid w:val="00CD29DE"/>
    <w:rsid w:val="00CD2D8C"/>
    <w:rsid w:val="00CD2E0A"/>
    <w:rsid w:val="00CD2E88"/>
    <w:rsid w:val="00CD2EA8"/>
    <w:rsid w:val="00CD31AC"/>
    <w:rsid w:val="00CD337B"/>
    <w:rsid w:val="00CD33D6"/>
    <w:rsid w:val="00CD3460"/>
    <w:rsid w:val="00CD3525"/>
    <w:rsid w:val="00CD355B"/>
    <w:rsid w:val="00CD358C"/>
    <w:rsid w:val="00CD360C"/>
    <w:rsid w:val="00CD3630"/>
    <w:rsid w:val="00CD371E"/>
    <w:rsid w:val="00CD3780"/>
    <w:rsid w:val="00CD3AAD"/>
    <w:rsid w:val="00CD3CD1"/>
    <w:rsid w:val="00CD3DC2"/>
    <w:rsid w:val="00CD3E1A"/>
    <w:rsid w:val="00CD3F69"/>
    <w:rsid w:val="00CD3FE4"/>
    <w:rsid w:val="00CD4065"/>
    <w:rsid w:val="00CD4212"/>
    <w:rsid w:val="00CD428C"/>
    <w:rsid w:val="00CD4290"/>
    <w:rsid w:val="00CD45FB"/>
    <w:rsid w:val="00CD469E"/>
    <w:rsid w:val="00CD46F9"/>
    <w:rsid w:val="00CD4809"/>
    <w:rsid w:val="00CD498B"/>
    <w:rsid w:val="00CD4C11"/>
    <w:rsid w:val="00CD4C25"/>
    <w:rsid w:val="00CD4CEE"/>
    <w:rsid w:val="00CD4DBC"/>
    <w:rsid w:val="00CD4DF6"/>
    <w:rsid w:val="00CD4EB6"/>
    <w:rsid w:val="00CD512A"/>
    <w:rsid w:val="00CD53E9"/>
    <w:rsid w:val="00CD53EA"/>
    <w:rsid w:val="00CD5426"/>
    <w:rsid w:val="00CD560D"/>
    <w:rsid w:val="00CD56C4"/>
    <w:rsid w:val="00CD572C"/>
    <w:rsid w:val="00CD59F3"/>
    <w:rsid w:val="00CD5A98"/>
    <w:rsid w:val="00CD5AB3"/>
    <w:rsid w:val="00CD5EB0"/>
    <w:rsid w:val="00CD5F8E"/>
    <w:rsid w:val="00CD60E2"/>
    <w:rsid w:val="00CD6110"/>
    <w:rsid w:val="00CD643C"/>
    <w:rsid w:val="00CD6483"/>
    <w:rsid w:val="00CD6510"/>
    <w:rsid w:val="00CD6512"/>
    <w:rsid w:val="00CD654C"/>
    <w:rsid w:val="00CD65EB"/>
    <w:rsid w:val="00CD6665"/>
    <w:rsid w:val="00CD66CC"/>
    <w:rsid w:val="00CD683A"/>
    <w:rsid w:val="00CD6BD7"/>
    <w:rsid w:val="00CD6D24"/>
    <w:rsid w:val="00CD6D8F"/>
    <w:rsid w:val="00CD6E85"/>
    <w:rsid w:val="00CD6F62"/>
    <w:rsid w:val="00CD7075"/>
    <w:rsid w:val="00CD7141"/>
    <w:rsid w:val="00CD72D3"/>
    <w:rsid w:val="00CD72DF"/>
    <w:rsid w:val="00CD72FB"/>
    <w:rsid w:val="00CD738F"/>
    <w:rsid w:val="00CD74FD"/>
    <w:rsid w:val="00CD75F9"/>
    <w:rsid w:val="00CD7696"/>
    <w:rsid w:val="00CD77A2"/>
    <w:rsid w:val="00CD77BA"/>
    <w:rsid w:val="00CD77FD"/>
    <w:rsid w:val="00CD79E7"/>
    <w:rsid w:val="00CD7A25"/>
    <w:rsid w:val="00CD7BC1"/>
    <w:rsid w:val="00CD7CF0"/>
    <w:rsid w:val="00CD7E02"/>
    <w:rsid w:val="00CD7E59"/>
    <w:rsid w:val="00CD7F6A"/>
    <w:rsid w:val="00CD7FED"/>
    <w:rsid w:val="00CE004F"/>
    <w:rsid w:val="00CE00C9"/>
    <w:rsid w:val="00CE0165"/>
    <w:rsid w:val="00CE018B"/>
    <w:rsid w:val="00CE01C1"/>
    <w:rsid w:val="00CE0442"/>
    <w:rsid w:val="00CE0487"/>
    <w:rsid w:val="00CE05E3"/>
    <w:rsid w:val="00CE062E"/>
    <w:rsid w:val="00CE09FE"/>
    <w:rsid w:val="00CE0A4A"/>
    <w:rsid w:val="00CE100E"/>
    <w:rsid w:val="00CE11DD"/>
    <w:rsid w:val="00CE122B"/>
    <w:rsid w:val="00CE1273"/>
    <w:rsid w:val="00CE13DF"/>
    <w:rsid w:val="00CE1448"/>
    <w:rsid w:val="00CE14F7"/>
    <w:rsid w:val="00CE152F"/>
    <w:rsid w:val="00CE154A"/>
    <w:rsid w:val="00CE154B"/>
    <w:rsid w:val="00CE161C"/>
    <w:rsid w:val="00CE164A"/>
    <w:rsid w:val="00CE165E"/>
    <w:rsid w:val="00CE169B"/>
    <w:rsid w:val="00CE16F4"/>
    <w:rsid w:val="00CE17A7"/>
    <w:rsid w:val="00CE1875"/>
    <w:rsid w:val="00CE1BD9"/>
    <w:rsid w:val="00CE1D4D"/>
    <w:rsid w:val="00CE1D7C"/>
    <w:rsid w:val="00CE1E78"/>
    <w:rsid w:val="00CE234C"/>
    <w:rsid w:val="00CE25CE"/>
    <w:rsid w:val="00CE26E9"/>
    <w:rsid w:val="00CE270E"/>
    <w:rsid w:val="00CE2844"/>
    <w:rsid w:val="00CE29EE"/>
    <w:rsid w:val="00CE2B84"/>
    <w:rsid w:val="00CE2C20"/>
    <w:rsid w:val="00CE2D79"/>
    <w:rsid w:val="00CE2DDD"/>
    <w:rsid w:val="00CE2F47"/>
    <w:rsid w:val="00CE2FA8"/>
    <w:rsid w:val="00CE2FF9"/>
    <w:rsid w:val="00CE305D"/>
    <w:rsid w:val="00CE309F"/>
    <w:rsid w:val="00CE30A4"/>
    <w:rsid w:val="00CE3101"/>
    <w:rsid w:val="00CE3153"/>
    <w:rsid w:val="00CE31DB"/>
    <w:rsid w:val="00CE32F7"/>
    <w:rsid w:val="00CE3611"/>
    <w:rsid w:val="00CE3616"/>
    <w:rsid w:val="00CE37D1"/>
    <w:rsid w:val="00CE3882"/>
    <w:rsid w:val="00CE39A4"/>
    <w:rsid w:val="00CE39E4"/>
    <w:rsid w:val="00CE3A53"/>
    <w:rsid w:val="00CE3B1B"/>
    <w:rsid w:val="00CE3C03"/>
    <w:rsid w:val="00CE3D4A"/>
    <w:rsid w:val="00CE3E2C"/>
    <w:rsid w:val="00CE3ED3"/>
    <w:rsid w:val="00CE4049"/>
    <w:rsid w:val="00CE4057"/>
    <w:rsid w:val="00CE41F2"/>
    <w:rsid w:val="00CE4350"/>
    <w:rsid w:val="00CE43D7"/>
    <w:rsid w:val="00CE43EB"/>
    <w:rsid w:val="00CE43F4"/>
    <w:rsid w:val="00CE44AA"/>
    <w:rsid w:val="00CE465B"/>
    <w:rsid w:val="00CE46FB"/>
    <w:rsid w:val="00CE47F4"/>
    <w:rsid w:val="00CE4860"/>
    <w:rsid w:val="00CE4865"/>
    <w:rsid w:val="00CE4962"/>
    <w:rsid w:val="00CE4A7A"/>
    <w:rsid w:val="00CE4AD8"/>
    <w:rsid w:val="00CE4B61"/>
    <w:rsid w:val="00CE4C21"/>
    <w:rsid w:val="00CE4C81"/>
    <w:rsid w:val="00CE4C94"/>
    <w:rsid w:val="00CE4D05"/>
    <w:rsid w:val="00CE4D2A"/>
    <w:rsid w:val="00CE4E4A"/>
    <w:rsid w:val="00CE5075"/>
    <w:rsid w:val="00CE5086"/>
    <w:rsid w:val="00CE51E4"/>
    <w:rsid w:val="00CE5266"/>
    <w:rsid w:val="00CE52F2"/>
    <w:rsid w:val="00CE564F"/>
    <w:rsid w:val="00CE5694"/>
    <w:rsid w:val="00CE5733"/>
    <w:rsid w:val="00CE5889"/>
    <w:rsid w:val="00CE58B3"/>
    <w:rsid w:val="00CE5A2C"/>
    <w:rsid w:val="00CE5AA7"/>
    <w:rsid w:val="00CE5ACD"/>
    <w:rsid w:val="00CE5B5E"/>
    <w:rsid w:val="00CE5B83"/>
    <w:rsid w:val="00CE5BF2"/>
    <w:rsid w:val="00CE5D0A"/>
    <w:rsid w:val="00CE5D35"/>
    <w:rsid w:val="00CE5D7B"/>
    <w:rsid w:val="00CE5EE3"/>
    <w:rsid w:val="00CE5EF2"/>
    <w:rsid w:val="00CE5F83"/>
    <w:rsid w:val="00CE5FFA"/>
    <w:rsid w:val="00CE5FFF"/>
    <w:rsid w:val="00CE6042"/>
    <w:rsid w:val="00CE61B8"/>
    <w:rsid w:val="00CE61E9"/>
    <w:rsid w:val="00CE6442"/>
    <w:rsid w:val="00CE648C"/>
    <w:rsid w:val="00CE65C0"/>
    <w:rsid w:val="00CE6749"/>
    <w:rsid w:val="00CE67C3"/>
    <w:rsid w:val="00CE6849"/>
    <w:rsid w:val="00CE6A4C"/>
    <w:rsid w:val="00CE6B40"/>
    <w:rsid w:val="00CE6BA5"/>
    <w:rsid w:val="00CE6BF8"/>
    <w:rsid w:val="00CE6D03"/>
    <w:rsid w:val="00CE6EBA"/>
    <w:rsid w:val="00CE6EF5"/>
    <w:rsid w:val="00CE7186"/>
    <w:rsid w:val="00CE71AA"/>
    <w:rsid w:val="00CE720C"/>
    <w:rsid w:val="00CE7501"/>
    <w:rsid w:val="00CE755E"/>
    <w:rsid w:val="00CE76C9"/>
    <w:rsid w:val="00CE771C"/>
    <w:rsid w:val="00CE772B"/>
    <w:rsid w:val="00CE7A27"/>
    <w:rsid w:val="00CE7A74"/>
    <w:rsid w:val="00CE7AFA"/>
    <w:rsid w:val="00CE7B79"/>
    <w:rsid w:val="00CE7C1A"/>
    <w:rsid w:val="00CE7C2D"/>
    <w:rsid w:val="00CE7CA4"/>
    <w:rsid w:val="00CE7FFE"/>
    <w:rsid w:val="00CF00A2"/>
    <w:rsid w:val="00CF026C"/>
    <w:rsid w:val="00CF0272"/>
    <w:rsid w:val="00CF0428"/>
    <w:rsid w:val="00CF052D"/>
    <w:rsid w:val="00CF0583"/>
    <w:rsid w:val="00CF0595"/>
    <w:rsid w:val="00CF05CB"/>
    <w:rsid w:val="00CF075E"/>
    <w:rsid w:val="00CF0862"/>
    <w:rsid w:val="00CF08E9"/>
    <w:rsid w:val="00CF09B0"/>
    <w:rsid w:val="00CF0A11"/>
    <w:rsid w:val="00CF0A5A"/>
    <w:rsid w:val="00CF0C07"/>
    <w:rsid w:val="00CF0C27"/>
    <w:rsid w:val="00CF0C38"/>
    <w:rsid w:val="00CF0D01"/>
    <w:rsid w:val="00CF0D5B"/>
    <w:rsid w:val="00CF0DC7"/>
    <w:rsid w:val="00CF0EBE"/>
    <w:rsid w:val="00CF0F16"/>
    <w:rsid w:val="00CF1140"/>
    <w:rsid w:val="00CF117E"/>
    <w:rsid w:val="00CF122B"/>
    <w:rsid w:val="00CF13EF"/>
    <w:rsid w:val="00CF142B"/>
    <w:rsid w:val="00CF1679"/>
    <w:rsid w:val="00CF17BB"/>
    <w:rsid w:val="00CF1892"/>
    <w:rsid w:val="00CF18F9"/>
    <w:rsid w:val="00CF1958"/>
    <w:rsid w:val="00CF1A92"/>
    <w:rsid w:val="00CF1AA9"/>
    <w:rsid w:val="00CF1AE5"/>
    <w:rsid w:val="00CF1CB4"/>
    <w:rsid w:val="00CF1D58"/>
    <w:rsid w:val="00CF1E78"/>
    <w:rsid w:val="00CF1EAF"/>
    <w:rsid w:val="00CF1EF9"/>
    <w:rsid w:val="00CF1F10"/>
    <w:rsid w:val="00CF1FA3"/>
    <w:rsid w:val="00CF205C"/>
    <w:rsid w:val="00CF206A"/>
    <w:rsid w:val="00CF2156"/>
    <w:rsid w:val="00CF2221"/>
    <w:rsid w:val="00CF2241"/>
    <w:rsid w:val="00CF2308"/>
    <w:rsid w:val="00CF2338"/>
    <w:rsid w:val="00CF255A"/>
    <w:rsid w:val="00CF26D1"/>
    <w:rsid w:val="00CF2741"/>
    <w:rsid w:val="00CF2799"/>
    <w:rsid w:val="00CF2831"/>
    <w:rsid w:val="00CF284C"/>
    <w:rsid w:val="00CF2945"/>
    <w:rsid w:val="00CF2B6B"/>
    <w:rsid w:val="00CF2C5F"/>
    <w:rsid w:val="00CF2D61"/>
    <w:rsid w:val="00CF2D78"/>
    <w:rsid w:val="00CF31B5"/>
    <w:rsid w:val="00CF31CC"/>
    <w:rsid w:val="00CF3380"/>
    <w:rsid w:val="00CF33FF"/>
    <w:rsid w:val="00CF34B3"/>
    <w:rsid w:val="00CF3511"/>
    <w:rsid w:val="00CF35D1"/>
    <w:rsid w:val="00CF365F"/>
    <w:rsid w:val="00CF378E"/>
    <w:rsid w:val="00CF379D"/>
    <w:rsid w:val="00CF37EE"/>
    <w:rsid w:val="00CF38A8"/>
    <w:rsid w:val="00CF391B"/>
    <w:rsid w:val="00CF395D"/>
    <w:rsid w:val="00CF3A4C"/>
    <w:rsid w:val="00CF3B31"/>
    <w:rsid w:val="00CF3B7D"/>
    <w:rsid w:val="00CF3C6C"/>
    <w:rsid w:val="00CF3E60"/>
    <w:rsid w:val="00CF3ECC"/>
    <w:rsid w:val="00CF3FAB"/>
    <w:rsid w:val="00CF41B3"/>
    <w:rsid w:val="00CF42FD"/>
    <w:rsid w:val="00CF4316"/>
    <w:rsid w:val="00CF44FD"/>
    <w:rsid w:val="00CF4531"/>
    <w:rsid w:val="00CF4554"/>
    <w:rsid w:val="00CF45D2"/>
    <w:rsid w:val="00CF46CB"/>
    <w:rsid w:val="00CF473A"/>
    <w:rsid w:val="00CF477E"/>
    <w:rsid w:val="00CF47B1"/>
    <w:rsid w:val="00CF4807"/>
    <w:rsid w:val="00CF4948"/>
    <w:rsid w:val="00CF49DD"/>
    <w:rsid w:val="00CF4BC7"/>
    <w:rsid w:val="00CF4DE6"/>
    <w:rsid w:val="00CF4F1F"/>
    <w:rsid w:val="00CF4FE1"/>
    <w:rsid w:val="00CF5184"/>
    <w:rsid w:val="00CF53AB"/>
    <w:rsid w:val="00CF5418"/>
    <w:rsid w:val="00CF5434"/>
    <w:rsid w:val="00CF544E"/>
    <w:rsid w:val="00CF5565"/>
    <w:rsid w:val="00CF56DB"/>
    <w:rsid w:val="00CF5748"/>
    <w:rsid w:val="00CF5768"/>
    <w:rsid w:val="00CF5781"/>
    <w:rsid w:val="00CF5AA9"/>
    <w:rsid w:val="00CF5CA4"/>
    <w:rsid w:val="00CF5CA9"/>
    <w:rsid w:val="00CF5DD2"/>
    <w:rsid w:val="00CF5F28"/>
    <w:rsid w:val="00CF5FD2"/>
    <w:rsid w:val="00CF618A"/>
    <w:rsid w:val="00CF6247"/>
    <w:rsid w:val="00CF634A"/>
    <w:rsid w:val="00CF645C"/>
    <w:rsid w:val="00CF6587"/>
    <w:rsid w:val="00CF66D0"/>
    <w:rsid w:val="00CF67B7"/>
    <w:rsid w:val="00CF693B"/>
    <w:rsid w:val="00CF6994"/>
    <w:rsid w:val="00CF6A40"/>
    <w:rsid w:val="00CF6C06"/>
    <w:rsid w:val="00CF6C2C"/>
    <w:rsid w:val="00CF6C56"/>
    <w:rsid w:val="00CF7001"/>
    <w:rsid w:val="00CF7047"/>
    <w:rsid w:val="00CF7367"/>
    <w:rsid w:val="00CF73E8"/>
    <w:rsid w:val="00CF7461"/>
    <w:rsid w:val="00CF74B7"/>
    <w:rsid w:val="00CF7584"/>
    <w:rsid w:val="00CF7659"/>
    <w:rsid w:val="00CF7733"/>
    <w:rsid w:val="00CF77D2"/>
    <w:rsid w:val="00CF7956"/>
    <w:rsid w:val="00CF79E4"/>
    <w:rsid w:val="00CF7A99"/>
    <w:rsid w:val="00CF7AEF"/>
    <w:rsid w:val="00CF7B3B"/>
    <w:rsid w:val="00CF7CC0"/>
    <w:rsid w:val="00CF7D89"/>
    <w:rsid w:val="00CF7E9B"/>
    <w:rsid w:val="00CF7F2A"/>
    <w:rsid w:val="00CF7F3B"/>
    <w:rsid w:val="00CF7F4A"/>
    <w:rsid w:val="00D000F6"/>
    <w:rsid w:val="00D00139"/>
    <w:rsid w:val="00D001EB"/>
    <w:rsid w:val="00D00233"/>
    <w:rsid w:val="00D00329"/>
    <w:rsid w:val="00D0032E"/>
    <w:rsid w:val="00D00476"/>
    <w:rsid w:val="00D0054B"/>
    <w:rsid w:val="00D00652"/>
    <w:rsid w:val="00D007B0"/>
    <w:rsid w:val="00D008FA"/>
    <w:rsid w:val="00D0099D"/>
    <w:rsid w:val="00D00A4B"/>
    <w:rsid w:val="00D00A6C"/>
    <w:rsid w:val="00D00AE4"/>
    <w:rsid w:val="00D00B7A"/>
    <w:rsid w:val="00D00B92"/>
    <w:rsid w:val="00D00D15"/>
    <w:rsid w:val="00D00D63"/>
    <w:rsid w:val="00D00DAF"/>
    <w:rsid w:val="00D00FB8"/>
    <w:rsid w:val="00D0104E"/>
    <w:rsid w:val="00D01078"/>
    <w:rsid w:val="00D01141"/>
    <w:rsid w:val="00D01189"/>
    <w:rsid w:val="00D01225"/>
    <w:rsid w:val="00D01352"/>
    <w:rsid w:val="00D01584"/>
    <w:rsid w:val="00D0158B"/>
    <w:rsid w:val="00D015AE"/>
    <w:rsid w:val="00D015D6"/>
    <w:rsid w:val="00D016ED"/>
    <w:rsid w:val="00D017F1"/>
    <w:rsid w:val="00D0188A"/>
    <w:rsid w:val="00D01A61"/>
    <w:rsid w:val="00D01A64"/>
    <w:rsid w:val="00D01A7C"/>
    <w:rsid w:val="00D01AC3"/>
    <w:rsid w:val="00D01ADE"/>
    <w:rsid w:val="00D01BDA"/>
    <w:rsid w:val="00D01D40"/>
    <w:rsid w:val="00D01E73"/>
    <w:rsid w:val="00D01E93"/>
    <w:rsid w:val="00D01EE0"/>
    <w:rsid w:val="00D0201D"/>
    <w:rsid w:val="00D0206B"/>
    <w:rsid w:val="00D020A2"/>
    <w:rsid w:val="00D020AC"/>
    <w:rsid w:val="00D020CF"/>
    <w:rsid w:val="00D020F1"/>
    <w:rsid w:val="00D021A0"/>
    <w:rsid w:val="00D0224A"/>
    <w:rsid w:val="00D0235F"/>
    <w:rsid w:val="00D023C0"/>
    <w:rsid w:val="00D025A8"/>
    <w:rsid w:val="00D027F1"/>
    <w:rsid w:val="00D027F5"/>
    <w:rsid w:val="00D02914"/>
    <w:rsid w:val="00D0299E"/>
    <w:rsid w:val="00D02A29"/>
    <w:rsid w:val="00D02A4B"/>
    <w:rsid w:val="00D02A5F"/>
    <w:rsid w:val="00D02C68"/>
    <w:rsid w:val="00D032BE"/>
    <w:rsid w:val="00D03342"/>
    <w:rsid w:val="00D035BC"/>
    <w:rsid w:val="00D03656"/>
    <w:rsid w:val="00D036E2"/>
    <w:rsid w:val="00D0379F"/>
    <w:rsid w:val="00D03886"/>
    <w:rsid w:val="00D038AB"/>
    <w:rsid w:val="00D038DB"/>
    <w:rsid w:val="00D0396F"/>
    <w:rsid w:val="00D039ED"/>
    <w:rsid w:val="00D03AF0"/>
    <w:rsid w:val="00D03AF1"/>
    <w:rsid w:val="00D03B29"/>
    <w:rsid w:val="00D03E56"/>
    <w:rsid w:val="00D03E5A"/>
    <w:rsid w:val="00D03E82"/>
    <w:rsid w:val="00D03E91"/>
    <w:rsid w:val="00D03FBF"/>
    <w:rsid w:val="00D04006"/>
    <w:rsid w:val="00D04166"/>
    <w:rsid w:val="00D04186"/>
    <w:rsid w:val="00D04350"/>
    <w:rsid w:val="00D0436D"/>
    <w:rsid w:val="00D043EF"/>
    <w:rsid w:val="00D04503"/>
    <w:rsid w:val="00D0462B"/>
    <w:rsid w:val="00D04666"/>
    <w:rsid w:val="00D04903"/>
    <w:rsid w:val="00D04A31"/>
    <w:rsid w:val="00D04B7D"/>
    <w:rsid w:val="00D04BC5"/>
    <w:rsid w:val="00D04BF1"/>
    <w:rsid w:val="00D04CD5"/>
    <w:rsid w:val="00D04DA5"/>
    <w:rsid w:val="00D04E84"/>
    <w:rsid w:val="00D04F8A"/>
    <w:rsid w:val="00D05008"/>
    <w:rsid w:val="00D0521E"/>
    <w:rsid w:val="00D05232"/>
    <w:rsid w:val="00D05339"/>
    <w:rsid w:val="00D05400"/>
    <w:rsid w:val="00D055EF"/>
    <w:rsid w:val="00D056D4"/>
    <w:rsid w:val="00D05737"/>
    <w:rsid w:val="00D058C9"/>
    <w:rsid w:val="00D05B5F"/>
    <w:rsid w:val="00D05C01"/>
    <w:rsid w:val="00D05C34"/>
    <w:rsid w:val="00D05C3D"/>
    <w:rsid w:val="00D05C79"/>
    <w:rsid w:val="00D0605A"/>
    <w:rsid w:val="00D06067"/>
    <w:rsid w:val="00D06117"/>
    <w:rsid w:val="00D06223"/>
    <w:rsid w:val="00D06280"/>
    <w:rsid w:val="00D062B8"/>
    <w:rsid w:val="00D06376"/>
    <w:rsid w:val="00D0639B"/>
    <w:rsid w:val="00D063B3"/>
    <w:rsid w:val="00D063DD"/>
    <w:rsid w:val="00D0647E"/>
    <w:rsid w:val="00D0649F"/>
    <w:rsid w:val="00D068E8"/>
    <w:rsid w:val="00D0697C"/>
    <w:rsid w:val="00D069E6"/>
    <w:rsid w:val="00D06AB5"/>
    <w:rsid w:val="00D06AE9"/>
    <w:rsid w:val="00D06B43"/>
    <w:rsid w:val="00D06D58"/>
    <w:rsid w:val="00D06D83"/>
    <w:rsid w:val="00D06EF5"/>
    <w:rsid w:val="00D07084"/>
    <w:rsid w:val="00D0714D"/>
    <w:rsid w:val="00D071CE"/>
    <w:rsid w:val="00D0730F"/>
    <w:rsid w:val="00D073B7"/>
    <w:rsid w:val="00D0781E"/>
    <w:rsid w:val="00D07894"/>
    <w:rsid w:val="00D07945"/>
    <w:rsid w:val="00D07A8C"/>
    <w:rsid w:val="00D07AA9"/>
    <w:rsid w:val="00D07B55"/>
    <w:rsid w:val="00D07B73"/>
    <w:rsid w:val="00D07BB6"/>
    <w:rsid w:val="00D07C94"/>
    <w:rsid w:val="00D07CB0"/>
    <w:rsid w:val="00D07D1A"/>
    <w:rsid w:val="00D07DA0"/>
    <w:rsid w:val="00D07E49"/>
    <w:rsid w:val="00D100FE"/>
    <w:rsid w:val="00D10166"/>
    <w:rsid w:val="00D1018C"/>
    <w:rsid w:val="00D1020E"/>
    <w:rsid w:val="00D10253"/>
    <w:rsid w:val="00D104DD"/>
    <w:rsid w:val="00D106B5"/>
    <w:rsid w:val="00D1076A"/>
    <w:rsid w:val="00D107C2"/>
    <w:rsid w:val="00D1091D"/>
    <w:rsid w:val="00D1093C"/>
    <w:rsid w:val="00D109C7"/>
    <w:rsid w:val="00D10A25"/>
    <w:rsid w:val="00D10BB6"/>
    <w:rsid w:val="00D10CCA"/>
    <w:rsid w:val="00D10DDF"/>
    <w:rsid w:val="00D10DE3"/>
    <w:rsid w:val="00D10E01"/>
    <w:rsid w:val="00D10E7C"/>
    <w:rsid w:val="00D10F60"/>
    <w:rsid w:val="00D10F87"/>
    <w:rsid w:val="00D11031"/>
    <w:rsid w:val="00D1103A"/>
    <w:rsid w:val="00D11096"/>
    <w:rsid w:val="00D1119D"/>
    <w:rsid w:val="00D111C8"/>
    <w:rsid w:val="00D11217"/>
    <w:rsid w:val="00D11218"/>
    <w:rsid w:val="00D114F1"/>
    <w:rsid w:val="00D115EB"/>
    <w:rsid w:val="00D1164E"/>
    <w:rsid w:val="00D11654"/>
    <w:rsid w:val="00D116DE"/>
    <w:rsid w:val="00D1178A"/>
    <w:rsid w:val="00D117E6"/>
    <w:rsid w:val="00D117E9"/>
    <w:rsid w:val="00D118A9"/>
    <w:rsid w:val="00D11A3A"/>
    <w:rsid w:val="00D11A48"/>
    <w:rsid w:val="00D11B22"/>
    <w:rsid w:val="00D11BD8"/>
    <w:rsid w:val="00D11CB4"/>
    <w:rsid w:val="00D11CBE"/>
    <w:rsid w:val="00D11D11"/>
    <w:rsid w:val="00D11D8E"/>
    <w:rsid w:val="00D11EB1"/>
    <w:rsid w:val="00D12098"/>
    <w:rsid w:val="00D12178"/>
    <w:rsid w:val="00D121DB"/>
    <w:rsid w:val="00D1228F"/>
    <w:rsid w:val="00D122FA"/>
    <w:rsid w:val="00D12327"/>
    <w:rsid w:val="00D1232F"/>
    <w:rsid w:val="00D1236C"/>
    <w:rsid w:val="00D12423"/>
    <w:rsid w:val="00D1251A"/>
    <w:rsid w:val="00D12553"/>
    <w:rsid w:val="00D1258B"/>
    <w:rsid w:val="00D125E0"/>
    <w:rsid w:val="00D1260F"/>
    <w:rsid w:val="00D12773"/>
    <w:rsid w:val="00D128DF"/>
    <w:rsid w:val="00D12990"/>
    <w:rsid w:val="00D1299F"/>
    <w:rsid w:val="00D12BE1"/>
    <w:rsid w:val="00D12CA9"/>
    <w:rsid w:val="00D12D1A"/>
    <w:rsid w:val="00D12D85"/>
    <w:rsid w:val="00D12F26"/>
    <w:rsid w:val="00D13141"/>
    <w:rsid w:val="00D132DC"/>
    <w:rsid w:val="00D132E4"/>
    <w:rsid w:val="00D1349B"/>
    <w:rsid w:val="00D13548"/>
    <w:rsid w:val="00D136B2"/>
    <w:rsid w:val="00D136FC"/>
    <w:rsid w:val="00D137DE"/>
    <w:rsid w:val="00D1384B"/>
    <w:rsid w:val="00D13914"/>
    <w:rsid w:val="00D13A3A"/>
    <w:rsid w:val="00D13B13"/>
    <w:rsid w:val="00D13DB7"/>
    <w:rsid w:val="00D13E43"/>
    <w:rsid w:val="00D13F11"/>
    <w:rsid w:val="00D13F8B"/>
    <w:rsid w:val="00D13FE4"/>
    <w:rsid w:val="00D14208"/>
    <w:rsid w:val="00D143EE"/>
    <w:rsid w:val="00D1447D"/>
    <w:rsid w:val="00D144BC"/>
    <w:rsid w:val="00D144E4"/>
    <w:rsid w:val="00D14536"/>
    <w:rsid w:val="00D1458B"/>
    <w:rsid w:val="00D14650"/>
    <w:rsid w:val="00D146C2"/>
    <w:rsid w:val="00D14724"/>
    <w:rsid w:val="00D1476C"/>
    <w:rsid w:val="00D147ED"/>
    <w:rsid w:val="00D148AC"/>
    <w:rsid w:val="00D14946"/>
    <w:rsid w:val="00D149E7"/>
    <w:rsid w:val="00D14C98"/>
    <w:rsid w:val="00D14D55"/>
    <w:rsid w:val="00D14DDD"/>
    <w:rsid w:val="00D14E3C"/>
    <w:rsid w:val="00D14E80"/>
    <w:rsid w:val="00D14F8D"/>
    <w:rsid w:val="00D14FAF"/>
    <w:rsid w:val="00D15004"/>
    <w:rsid w:val="00D1506C"/>
    <w:rsid w:val="00D150E5"/>
    <w:rsid w:val="00D15105"/>
    <w:rsid w:val="00D15134"/>
    <w:rsid w:val="00D15203"/>
    <w:rsid w:val="00D1525D"/>
    <w:rsid w:val="00D15303"/>
    <w:rsid w:val="00D153DE"/>
    <w:rsid w:val="00D1546A"/>
    <w:rsid w:val="00D15507"/>
    <w:rsid w:val="00D15563"/>
    <w:rsid w:val="00D15670"/>
    <w:rsid w:val="00D15800"/>
    <w:rsid w:val="00D15829"/>
    <w:rsid w:val="00D15865"/>
    <w:rsid w:val="00D15866"/>
    <w:rsid w:val="00D15901"/>
    <w:rsid w:val="00D15921"/>
    <w:rsid w:val="00D15B00"/>
    <w:rsid w:val="00D15B2A"/>
    <w:rsid w:val="00D15BCD"/>
    <w:rsid w:val="00D15D46"/>
    <w:rsid w:val="00D15ED2"/>
    <w:rsid w:val="00D15EE6"/>
    <w:rsid w:val="00D15F35"/>
    <w:rsid w:val="00D15F9A"/>
    <w:rsid w:val="00D160BD"/>
    <w:rsid w:val="00D1618A"/>
    <w:rsid w:val="00D16245"/>
    <w:rsid w:val="00D16274"/>
    <w:rsid w:val="00D162A4"/>
    <w:rsid w:val="00D16312"/>
    <w:rsid w:val="00D16348"/>
    <w:rsid w:val="00D16373"/>
    <w:rsid w:val="00D16380"/>
    <w:rsid w:val="00D16759"/>
    <w:rsid w:val="00D1688E"/>
    <w:rsid w:val="00D168C8"/>
    <w:rsid w:val="00D1697A"/>
    <w:rsid w:val="00D16997"/>
    <w:rsid w:val="00D169AB"/>
    <w:rsid w:val="00D16A0A"/>
    <w:rsid w:val="00D16A5F"/>
    <w:rsid w:val="00D16B28"/>
    <w:rsid w:val="00D16C2A"/>
    <w:rsid w:val="00D16C31"/>
    <w:rsid w:val="00D16D0A"/>
    <w:rsid w:val="00D16DED"/>
    <w:rsid w:val="00D16E54"/>
    <w:rsid w:val="00D16F0A"/>
    <w:rsid w:val="00D17095"/>
    <w:rsid w:val="00D17126"/>
    <w:rsid w:val="00D171D3"/>
    <w:rsid w:val="00D17331"/>
    <w:rsid w:val="00D173F7"/>
    <w:rsid w:val="00D17563"/>
    <w:rsid w:val="00D1762C"/>
    <w:rsid w:val="00D176AC"/>
    <w:rsid w:val="00D176C4"/>
    <w:rsid w:val="00D17903"/>
    <w:rsid w:val="00D17A07"/>
    <w:rsid w:val="00D17A41"/>
    <w:rsid w:val="00D17EF5"/>
    <w:rsid w:val="00D20099"/>
    <w:rsid w:val="00D200CB"/>
    <w:rsid w:val="00D20146"/>
    <w:rsid w:val="00D20149"/>
    <w:rsid w:val="00D201BB"/>
    <w:rsid w:val="00D201F3"/>
    <w:rsid w:val="00D20333"/>
    <w:rsid w:val="00D2034D"/>
    <w:rsid w:val="00D20367"/>
    <w:rsid w:val="00D2036F"/>
    <w:rsid w:val="00D2046C"/>
    <w:rsid w:val="00D2055D"/>
    <w:rsid w:val="00D20629"/>
    <w:rsid w:val="00D20731"/>
    <w:rsid w:val="00D207AC"/>
    <w:rsid w:val="00D207EF"/>
    <w:rsid w:val="00D208F2"/>
    <w:rsid w:val="00D209E9"/>
    <w:rsid w:val="00D209EF"/>
    <w:rsid w:val="00D20A67"/>
    <w:rsid w:val="00D20AA4"/>
    <w:rsid w:val="00D20AFA"/>
    <w:rsid w:val="00D20B51"/>
    <w:rsid w:val="00D20C24"/>
    <w:rsid w:val="00D20D0A"/>
    <w:rsid w:val="00D20D3D"/>
    <w:rsid w:val="00D20DD9"/>
    <w:rsid w:val="00D2100F"/>
    <w:rsid w:val="00D211EA"/>
    <w:rsid w:val="00D2120D"/>
    <w:rsid w:val="00D21272"/>
    <w:rsid w:val="00D212E4"/>
    <w:rsid w:val="00D214CF"/>
    <w:rsid w:val="00D215EE"/>
    <w:rsid w:val="00D2163C"/>
    <w:rsid w:val="00D216AF"/>
    <w:rsid w:val="00D21792"/>
    <w:rsid w:val="00D21A33"/>
    <w:rsid w:val="00D21A74"/>
    <w:rsid w:val="00D21AE2"/>
    <w:rsid w:val="00D21D91"/>
    <w:rsid w:val="00D21F48"/>
    <w:rsid w:val="00D2206D"/>
    <w:rsid w:val="00D221F5"/>
    <w:rsid w:val="00D22204"/>
    <w:rsid w:val="00D2221A"/>
    <w:rsid w:val="00D22490"/>
    <w:rsid w:val="00D22540"/>
    <w:rsid w:val="00D225C7"/>
    <w:rsid w:val="00D225C8"/>
    <w:rsid w:val="00D2264F"/>
    <w:rsid w:val="00D22686"/>
    <w:rsid w:val="00D2270C"/>
    <w:rsid w:val="00D2273C"/>
    <w:rsid w:val="00D22893"/>
    <w:rsid w:val="00D228DC"/>
    <w:rsid w:val="00D22903"/>
    <w:rsid w:val="00D22961"/>
    <w:rsid w:val="00D22A94"/>
    <w:rsid w:val="00D22B67"/>
    <w:rsid w:val="00D22C67"/>
    <w:rsid w:val="00D22CCD"/>
    <w:rsid w:val="00D22D29"/>
    <w:rsid w:val="00D22F65"/>
    <w:rsid w:val="00D22F9C"/>
    <w:rsid w:val="00D22FA1"/>
    <w:rsid w:val="00D2313B"/>
    <w:rsid w:val="00D2314B"/>
    <w:rsid w:val="00D2316D"/>
    <w:rsid w:val="00D23294"/>
    <w:rsid w:val="00D2346F"/>
    <w:rsid w:val="00D2348B"/>
    <w:rsid w:val="00D2361A"/>
    <w:rsid w:val="00D236DA"/>
    <w:rsid w:val="00D237A4"/>
    <w:rsid w:val="00D2381B"/>
    <w:rsid w:val="00D238F9"/>
    <w:rsid w:val="00D23DE3"/>
    <w:rsid w:val="00D23F31"/>
    <w:rsid w:val="00D2408B"/>
    <w:rsid w:val="00D240F3"/>
    <w:rsid w:val="00D241C7"/>
    <w:rsid w:val="00D2437E"/>
    <w:rsid w:val="00D24611"/>
    <w:rsid w:val="00D24657"/>
    <w:rsid w:val="00D24803"/>
    <w:rsid w:val="00D24915"/>
    <w:rsid w:val="00D24A7F"/>
    <w:rsid w:val="00D24AC1"/>
    <w:rsid w:val="00D24D7E"/>
    <w:rsid w:val="00D24E1C"/>
    <w:rsid w:val="00D24EFA"/>
    <w:rsid w:val="00D24F2A"/>
    <w:rsid w:val="00D24F8A"/>
    <w:rsid w:val="00D24FCC"/>
    <w:rsid w:val="00D250D4"/>
    <w:rsid w:val="00D25105"/>
    <w:rsid w:val="00D25192"/>
    <w:rsid w:val="00D251C8"/>
    <w:rsid w:val="00D2529B"/>
    <w:rsid w:val="00D25305"/>
    <w:rsid w:val="00D25438"/>
    <w:rsid w:val="00D25464"/>
    <w:rsid w:val="00D25476"/>
    <w:rsid w:val="00D2555B"/>
    <w:rsid w:val="00D255FE"/>
    <w:rsid w:val="00D2567A"/>
    <w:rsid w:val="00D257E0"/>
    <w:rsid w:val="00D25865"/>
    <w:rsid w:val="00D2586D"/>
    <w:rsid w:val="00D2594A"/>
    <w:rsid w:val="00D25B8F"/>
    <w:rsid w:val="00D25BAF"/>
    <w:rsid w:val="00D25C4C"/>
    <w:rsid w:val="00D25C75"/>
    <w:rsid w:val="00D25ED3"/>
    <w:rsid w:val="00D25FA9"/>
    <w:rsid w:val="00D25FB3"/>
    <w:rsid w:val="00D26016"/>
    <w:rsid w:val="00D260BA"/>
    <w:rsid w:val="00D26223"/>
    <w:rsid w:val="00D26296"/>
    <w:rsid w:val="00D263CE"/>
    <w:rsid w:val="00D263D2"/>
    <w:rsid w:val="00D2650B"/>
    <w:rsid w:val="00D2652B"/>
    <w:rsid w:val="00D26548"/>
    <w:rsid w:val="00D26751"/>
    <w:rsid w:val="00D267D9"/>
    <w:rsid w:val="00D26878"/>
    <w:rsid w:val="00D26A55"/>
    <w:rsid w:val="00D26A81"/>
    <w:rsid w:val="00D26AD8"/>
    <w:rsid w:val="00D26B47"/>
    <w:rsid w:val="00D26C76"/>
    <w:rsid w:val="00D26C8E"/>
    <w:rsid w:val="00D26CEE"/>
    <w:rsid w:val="00D26D31"/>
    <w:rsid w:val="00D26D6A"/>
    <w:rsid w:val="00D26DB2"/>
    <w:rsid w:val="00D26DC2"/>
    <w:rsid w:val="00D26DD8"/>
    <w:rsid w:val="00D270DB"/>
    <w:rsid w:val="00D270F9"/>
    <w:rsid w:val="00D272C7"/>
    <w:rsid w:val="00D27512"/>
    <w:rsid w:val="00D276CE"/>
    <w:rsid w:val="00D27833"/>
    <w:rsid w:val="00D2785F"/>
    <w:rsid w:val="00D278CA"/>
    <w:rsid w:val="00D27914"/>
    <w:rsid w:val="00D27A5D"/>
    <w:rsid w:val="00D27C02"/>
    <w:rsid w:val="00D27C3F"/>
    <w:rsid w:val="00D27C6E"/>
    <w:rsid w:val="00D27C84"/>
    <w:rsid w:val="00D27E60"/>
    <w:rsid w:val="00D2D611"/>
    <w:rsid w:val="00D30298"/>
    <w:rsid w:val="00D302DC"/>
    <w:rsid w:val="00D30387"/>
    <w:rsid w:val="00D303C4"/>
    <w:rsid w:val="00D303DC"/>
    <w:rsid w:val="00D30413"/>
    <w:rsid w:val="00D30421"/>
    <w:rsid w:val="00D30565"/>
    <w:rsid w:val="00D30695"/>
    <w:rsid w:val="00D3069A"/>
    <w:rsid w:val="00D3072D"/>
    <w:rsid w:val="00D307B5"/>
    <w:rsid w:val="00D3080F"/>
    <w:rsid w:val="00D30880"/>
    <w:rsid w:val="00D308DB"/>
    <w:rsid w:val="00D30A5F"/>
    <w:rsid w:val="00D30B42"/>
    <w:rsid w:val="00D30C36"/>
    <w:rsid w:val="00D30E13"/>
    <w:rsid w:val="00D31202"/>
    <w:rsid w:val="00D3136A"/>
    <w:rsid w:val="00D313FE"/>
    <w:rsid w:val="00D3145A"/>
    <w:rsid w:val="00D3148C"/>
    <w:rsid w:val="00D3157B"/>
    <w:rsid w:val="00D315A5"/>
    <w:rsid w:val="00D3160D"/>
    <w:rsid w:val="00D316E0"/>
    <w:rsid w:val="00D317A8"/>
    <w:rsid w:val="00D318A6"/>
    <w:rsid w:val="00D319D4"/>
    <w:rsid w:val="00D31B92"/>
    <w:rsid w:val="00D31C2D"/>
    <w:rsid w:val="00D31C74"/>
    <w:rsid w:val="00D32086"/>
    <w:rsid w:val="00D3225B"/>
    <w:rsid w:val="00D322A1"/>
    <w:rsid w:val="00D3244E"/>
    <w:rsid w:val="00D32473"/>
    <w:rsid w:val="00D324F6"/>
    <w:rsid w:val="00D3280D"/>
    <w:rsid w:val="00D329C2"/>
    <w:rsid w:val="00D32A7E"/>
    <w:rsid w:val="00D32B53"/>
    <w:rsid w:val="00D32BD7"/>
    <w:rsid w:val="00D32BDB"/>
    <w:rsid w:val="00D32C3B"/>
    <w:rsid w:val="00D32C7C"/>
    <w:rsid w:val="00D32C96"/>
    <w:rsid w:val="00D32C9A"/>
    <w:rsid w:val="00D32DB3"/>
    <w:rsid w:val="00D32E89"/>
    <w:rsid w:val="00D3301A"/>
    <w:rsid w:val="00D33043"/>
    <w:rsid w:val="00D3324F"/>
    <w:rsid w:val="00D332C9"/>
    <w:rsid w:val="00D33435"/>
    <w:rsid w:val="00D33458"/>
    <w:rsid w:val="00D334B1"/>
    <w:rsid w:val="00D335C1"/>
    <w:rsid w:val="00D3367D"/>
    <w:rsid w:val="00D336E5"/>
    <w:rsid w:val="00D33748"/>
    <w:rsid w:val="00D33852"/>
    <w:rsid w:val="00D33946"/>
    <w:rsid w:val="00D33967"/>
    <w:rsid w:val="00D33A37"/>
    <w:rsid w:val="00D33AB8"/>
    <w:rsid w:val="00D33BCC"/>
    <w:rsid w:val="00D33BCE"/>
    <w:rsid w:val="00D33CE4"/>
    <w:rsid w:val="00D33D87"/>
    <w:rsid w:val="00D33EC9"/>
    <w:rsid w:val="00D33EDF"/>
    <w:rsid w:val="00D33FB9"/>
    <w:rsid w:val="00D33FEA"/>
    <w:rsid w:val="00D34059"/>
    <w:rsid w:val="00D34129"/>
    <w:rsid w:val="00D3432C"/>
    <w:rsid w:val="00D34399"/>
    <w:rsid w:val="00D344D6"/>
    <w:rsid w:val="00D345D8"/>
    <w:rsid w:val="00D34603"/>
    <w:rsid w:val="00D34612"/>
    <w:rsid w:val="00D346B4"/>
    <w:rsid w:val="00D347F4"/>
    <w:rsid w:val="00D34902"/>
    <w:rsid w:val="00D34917"/>
    <w:rsid w:val="00D34B5D"/>
    <w:rsid w:val="00D34B69"/>
    <w:rsid w:val="00D34BE8"/>
    <w:rsid w:val="00D34C5C"/>
    <w:rsid w:val="00D34DA2"/>
    <w:rsid w:val="00D34E35"/>
    <w:rsid w:val="00D34F27"/>
    <w:rsid w:val="00D34FC9"/>
    <w:rsid w:val="00D3512F"/>
    <w:rsid w:val="00D3540B"/>
    <w:rsid w:val="00D354CA"/>
    <w:rsid w:val="00D35588"/>
    <w:rsid w:val="00D3562B"/>
    <w:rsid w:val="00D35641"/>
    <w:rsid w:val="00D356A2"/>
    <w:rsid w:val="00D3577C"/>
    <w:rsid w:val="00D358CC"/>
    <w:rsid w:val="00D3594D"/>
    <w:rsid w:val="00D35968"/>
    <w:rsid w:val="00D359C8"/>
    <w:rsid w:val="00D359D7"/>
    <w:rsid w:val="00D35B47"/>
    <w:rsid w:val="00D35B98"/>
    <w:rsid w:val="00D35C70"/>
    <w:rsid w:val="00D35E49"/>
    <w:rsid w:val="00D35F11"/>
    <w:rsid w:val="00D35F42"/>
    <w:rsid w:val="00D36047"/>
    <w:rsid w:val="00D36064"/>
    <w:rsid w:val="00D3623E"/>
    <w:rsid w:val="00D36298"/>
    <w:rsid w:val="00D363C6"/>
    <w:rsid w:val="00D364CC"/>
    <w:rsid w:val="00D364FA"/>
    <w:rsid w:val="00D365FF"/>
    <w:rsid w:val="00D36760"/>
    <w:rsid w:val="00D36908"/>
    <w:rsid w:val="00D369A7"/>
    <w:rsid w:val="00D36A3A"/>
    <w:rsid w:val="00D36AE2"/>
    <w:rsid w:val="00D36B1F"/>
    <w:rsid w:val="00D36E81"/>
    <w:rsid w:val="00D36E98"/>
    <w:rsid w:val="00D36F66"/>
    <w:rsid w:val="00D3726D"/>
    <w:rsid w:val="00D373B4"/>
    <w:rsid w:val="00D37449"/>
    <w:rsid w:val="00D3776D"/>
    <w:rsid w:val="00D37800"/>
    <w:rsid w:val="00D37834"/>
    <w:rsid w:val="00D378BC"/>
    <w:rsid w:val="00D37952"/>
    <w:rsid w:val="00D37AC2"/>
    <w:rsid w:val="00D37B83"/>
    <w:rsid w:val="00D37CB2"/>
    <w:rsid w:val="00D37DC5"/>
    <w:rsid w:val="00D37DE0"/>
    <w:rsid w:val="00D37EA8"/>
    <w:rsid w:val="00D37F7F"/>
    <w:rsid w:val="00D37F88"/>
    <w:rsid w:val="00D37FAF"/>
    <w:rsid w:val="00D40017"/>
    <w:rsid w:val="00D40080"/>
    <w:rsid w:val="00D401A3"/>
    <w:rsid w:val="00D402C2"/>
    <w:rsid w:val="00D406A0"/>
    <w:rsid w:val="00D406C1"/>
    <w:rsid w:val="00D409B2"/>
    <w:rsid w:val="00D409B9"/>
    <w:rsid w:val="00D409E1"/>
    <w:rsid w:val="00D409FD"/>
    <w:rsid w:val="00D40B37"/>
    <w:rsid w:val="00D40B85"/>
    <w:rsid w:val="00D40BD8"/>
    <w:rsid w:val="00D40C32"/>
    <w:rsid w:val="00D40CE6"/>
    <w:rsid w:val="00D40D35"/>
    <w:rsid w:val="00D40FD4"/>
    <w:rsid w:val="00D4102B"/>
    <w:rsid w:val="00D410A3"/>
    <w:rsid w:val="00D41155"/>
    <w:rsid w:val="00D4118E"/>
    <w:rsid w:val="00D41192"/>
    <w:rsid w:val="00D412DA"/>
    <w:rsid w:val="00D41677"/>
    <w:rsid w:val="00D416AA"/>
    <w:rsid w:val="00D41752"/>
    <w:rsid w:val="00D41C62"/>
    <w:rsid w:val="00D41D28"/>
    <w:rsid w:val="00D41DDF"/>
    <w:rsid w:val="00D41E15"/>
    <w:rsid w:val="00D41E8E"/>
    <w:rsid w:val="00D41EAC"/>
    <w:rsid w:val="00D41EC5"/>
    <w:rsid w:val="00D41ED1"/>
    <w:rsid w:val="00D41F2D"/>
    <w:rsid w:val="00D42039"/>
    <w:rsid w:val="00D420CD"/>
    <w:rsid w:val="00D42156"/>
    <w:rsid w:val="00D421A6"/>
    <w:rsid w:val="00D4233C"/>
    <w:rsid w:val="00D42349"/>
    <w:rsid w:val="00D423B2"/>
    <w:rsid w:val="00D42521"/>
    <w:rsid w:val="00D42843"/>
    <w:rsid w:val="00D4289B"/>
    <w:rsid w:val="00D428E0"/>
    <w:rsid w:val="00D42A14"/>
    <w:rsid w:val="00D42A25"/>
    <w:rsid w:val="00D42A3D"/>
    <w:rsid w:val="00D42AB5"/>
    <w:rsid w:val="00D42C4B"/>
    <w:rsid w:val="00D42D17"/>
    <w:rsid w:val="00D42E36"/>
    <w:rsid w:val="00D42F2D"/>
    <w:rsid w:val="00D42F93"/>
    <w:rsid w:val="00D42F9B"/>
    <w:rsid w:val="00D43028"/>
    <w:rsid w:val="00D43124"/>
    <w:rsid w:val="00D43173"/>
    <w:rsid w:val="00D4334B"/>
    <w:rsid w:val="00D4338F"/>
    <w:rsid w:val="00D433C7"/>
    <w:rsid w:val="00D43427"/>
    <w:rsid w:val="00D434AB"/>
    <w:rsid w:val="00D434F1"/>
    <w:rsid w:val="00D43511"/>
    <w:rsid w:val="00D4363C"/>
    <w:rsid w:val="00D43669"/>
    <w:rsid w:val="00D43760"/>
    <w:rsid w:val="00D438FD"/>
    <w:rsid w:val="00D43C02"/>
    <w:rsid w:val="00D43D21"/>
    <w:rsid w:val="00D43D37"/>
    <w:rsid w:val="00D43F39"/>
    <w:rsid w:val="00D43F5D"/>
    <w:rsid w:val="00D43FEB"/>
    <w:rsid w:val="00D43FFF"/>
    <w:rsid w:val="00D4402E"/>
    <w:rsid w:val="00D4429F"/>
    <w:rsid w:val="00D442DE"/>
    <w:rsid w:val="00D442FF"/>
    <w:rsid w:val="00D44342"/>
    <w:rsid w:val="00D443FE"/>
    <w:rsid w:val="00D44568"/>
    <w:rsid w:val="00D44848"/>
    <w:rsid w:val="00D44901"/>
    <w:rsid w:val="00D44A03"/>
    <w:rsid w:val="00D44A5E"/>
    <w:rsid w:val="00D44A71"/>
    <w:rsid w:val="00D44B27"/>
    <w:rsid w:val="00D44B8D"/>
    <w:rsid w:val="00D44C68"/>
    <w:rsid w:val="00D44CA3"/>
    <w:rsid w:val="00D44E2D"/>
    <w:rsid w:val="00D44F37"/>
    <w:rsid w:val="00D44F66"/>
    <w:rsid w:val="00D45051"/>
    <w:rsid w:val="00D4519A"/>
    <w:rsid w:val="00D45273"/>
    <w:rsid w:val="00D452DC"/>
    <w:rsid w:val="00D45300"/>
    <w:rsid w:val="00D4532B"/>
    <w:rsid w:val="00D45361"/>
    <w:rsid w:val="00D4564E"/>
    <w:rsid w:val="00D45650"/>
    <w:rsid w:val="00D45660"/>
    <w:rsid w:val="00D456BB"/>
    <w:rsid w:val="00D456C9"/>
    <w:rsid w:val="00D457A0"/>
    <w:rsid w:val="00D4581A"/>
    <w:rsid w:val="00D458E4"/>
    <w:rsid w:val="00D45ACE"/>
    <w:rsid w:val="00D45BC1"/>
    <w:rsid w:val="00D45BE4"/>
    <w:rsid w:val="00D45DC8"/>
    <w:rsid w:val="00D45E66"/>
    <w:rsid w:val="00D45E85"/>
    <w:rsid w:val="00D45EA8"/>
    <w:rsid w:val="00D45EC3"/>
    <w:rsid w:val="00D45FC2"/>
    <w:rsid w:val="00D45FFC"/>
    <w:rsid w:val="00D4615A"/>
    <w:rsid w:val="00D462D2"/>
    <w:rsid w:val="00D4653F"/>
    <w:rsid w:val="00D465A0"/>
    <w:rsid w:val="00D4668B"/>
    <w:rsid w:val="00D4686F"/>
    <w:rsid w:val="00D4690A"/>
    <w:rsid w:val="00D46923"/>
    <w:rsid w:val="00D46929"/>
    <w:rsid w:val="00D46944"/>
    <w:rsid w:val="00D46A89"/>
    <w:rsid w:val="00D46E38"/>
    <w:rsid w:val="00D470B8"/>
    <w:rsid w:val="00D47106"/>
    <w:rsid w:val="00D471B4"/>
    <w:rsid w:val="00D471B5"/>
    <w:rsid w:val="00D471C8"/>
    <w:rsid w:val="00D471E1"/>
    <w:rsid w:val="00D47202"/>
    <w:rsid w:val="00D47284"/>
    <w:rsid w:val="00D474D9"/>
    <w:rsid w:val="00D477A9"/>
    <w:rsid w:val="00D4786A"/>
    <w:rsid w:val="00D47874"/>
    <w:rsid w:val="00D47A80"/>
    <w:rsid w:val="00D47ADA"/>
    <w:rsid w:val="00D47B03"/>
    <w:rsid w:val="00D47D19"/>
    <w:rsid w:val="00D47D4B"/>
    <w:rsid w:val="00D47DD8"/>
    <w:rsid w:val="00D47E4B"/>
    <w:rsid w:val="00D47F33"/>
    <w:rsid w:val="00D47F94"/>
    <w:rsid w:val="00D500E2"/>
    <w:rsid w:val="00D5049D"/>
    <w:rsid w:val="00D504CA"/>
    <w:rsid w:val="00D50739"/>
    <w:rsid w:val="00D507B3"/>
    <w:rsid w:val="00D507EF"/>
    <w:rsid w:val="00D5086F"/>
    <w:rsid w:val="00D508CE"/>
    <w:rsid w:val="00D509C3"/>
    <w:rsid w:val="00D50A79"/>
    <w:rsid w:val="00D50A7C"/>
    <w:rsid w:val="00D50CE1"/>
    <w:rsid w:val="00D50D84"/>
    <w:rsid w:val="00D50DB6"/>
    <w:rsid w:val="00D50E1B"/>
    <w:rsid w:val="00D50F00"/>
    <w:rsid w:val="00D50F11"/>
    <w:rsid w:val="00D51237"/>
    <w:rsid w:val="00D5126D"/>
    <w:rsid w:val="00D5131E"/>
    <w:rsid w:val="00D5142E"/>
    <w:rsid w:val="00D51503"/>
    <w:rsid w:val="00D51521"/>
    <w:rsid w:val="00D515A5"/>
    <w:rsid w:val="00D515CD"/>
    <w:rsid w:val="00D516A7"/>
    <w:rsid w:val="00D516E2"/>
    <w:rsid w:val="00D51722"/>
    <w:rsid w:val="00D51AAD"/>
    <w:rsid w:val="00D51B6C"/>
    <w:rsid w:val="00D51B9A"/>
    <w:rsid w:val="00D51BAE"/>
    <w:rsid w:val="00D51BF4"/>
    <w:rsid w:val="00D51C3E"/>
    <w:rsid w:val="00D51C65"/>
    <w:rsid w:val="00D51F33"/>
    <w:rsid w:val="00D51F85"/>
    <w:rsid w:val="00D51F8E"/>
    <w:rsid w:val="00D51FDC"/>
    <w:rsid w:val="00D51FF7"/>
    <w:rsid w:val="00D52226"/>
    <w:rsid w:val="00D5222B"/>
    <w:rsid w:val="00D52237"/>
    <w:rsid w:val="00D52315"/>
    <w:rsid w:val="00D52317"/>
    <w:rsid w:val="00D5238E"/>
    <w:rsid w:val="00D523F7"/>
    <w:rsid w:val="00D527AA"/>
    <w:rsid w:val="00D527E6"/>
    <w:rsid w:val="00D5294D"/>
    <w:rsid w:val="00D5298C"/>
    <w:rsid w:val="00D52A7C"/>
    <w:rsid w:val="00D52B99"/>
    <w:rsid w:val="00D52DC8"/>
    <w:rsid w:val="00D52E3B"/>
    <w:rsid w:val="00D52F11"/>
    <w:rsid w:val="00D5304E"/>
    <w:rsid w:val="00D53161"/>
    <w:rsid w:val="00D531B6"/>
    <w:rsid w:val="00D53315"/>
    <w:rsid w:val="00D5331E"/>
    <w:rsid w:val="00D534A0"/>
    <w:rsid w:val="00D53519"/>
    <w:rsid w:val="00D537E7"/>
    <w:rsid w:val="00D5384F"/>
    <w:rsid w:val="00D53A57"/>
    <w:rsid w:val="00D53A73"/>
    <w:rsid w:val="00D53AF6"/>
    <w:rsid w:val="00D53DD8"/>
    <w:rsid w:val="00D53DFB"/>
    <w:rsid w:val="00D543AE"/>
    <w:rsid w:val="00D5442F"/>
    <w:rsid w:val="00D54526"/>
    <w:rsid w:val="00D54532"/>
    <w:rsid w:val="00D545B2"/>
    <w:rsid w:val="00D54A32"/>
    <w:rsid w:val="00D54B79"/>
    <w:rsid w:val="00D54B8F"/>
    <w:rsid w:val="00D54C11"/>
    <w:rsid w:val="00D54C8D"/>
    <w:rsid w:val="00D54D42"/>
    <w:rsid w:val="00D54DCC"/>
    <w:rsid w:val="00D54E83"/>
    <w:rsid w:val="00D55000"/>
    <w:rsid w:val="00D55003"/>
    <w:rsid w:val="00D55116"/>
    <w:rsid w:val="00D55144"/>
    <w:rsid w:val="00D552B9"/>
    <w:rsid w:val="00D55371"/>
    <w:rsid w:val="00D55392"/>
    <w:rsid w:val="00D554EA"/>
    <w:rsid w:val="00D55612"/>
    <w:rsid w:val="00D556B1"/>
    <w:rsid w:val="00D5574D"/>
    <w:rsid w:val="00D557BB"/>
    <w:rsid w:val="00D55938"/>
    <w:rsid w:val="00D559D2"/>
    <w:rsid w:val="00D559FC"/>
    <w:rsid w:val="00D55BC3"/>
    <w:rsid w:val="00D55BD6"/>
    <w:rsid w:val="00D55BF3"/>
    <w:rsid w:val="00D55ED1"/>
    <w:rsid w:val="00D55EFA"/>
    <w:rsid w:val="00D55F2E"/>
    <w:rsid w:val="00D55F32"/>
    <w:rsid w:val="00D55FF4"/>
    <w:rsid w:val="00D5624E"/>
    <w:rsid w:val="00D5625A"/>
    <w:rsid w:val="00D56301"/>
    <w:rsid w:val="00D5631F"/>
    <w:rsid w:val="00D56563"/>
    <w:rsid w:val="00D56616"/>
    <w:rsid w:val="00D56622"/>
    <w:rsid w:val="00D5665F"/>
    <w:rsid w:val="00D5675E"/>
    <w:rsid w:val="00D56854"/>
    <w:rsid w:val="00D5694F"/>
    <w:rsid w:val="00D56A3E"/>
    <w:rsid w:val="00D56AA7"/>
    <w:rsid w:val="00D56C88"/>
    <w:rsid w:val="00D56EA7"/>
    <w:rsid w:val="00D56ED4"/>
    <w:rsid w:val="00D56F92"/>
    <w:rsid w:val="00D570E4"/>
    <w:rsid w:val="00D57171"/>
    <w:rsid w:val="00D571B9"/>
    <w:rsid w:val="00D5744C"/>
    <w:rsid w:val="00D575CF"/>
    <w:rsid w:val="00D57618"/>
    <w:rsid w:val="00D5768A"/>
    <w:rsid w:val="00D576BA"/>
    <w:rsid w:val="00D576D8"/>
    <w:rsid w:val="00D5788C"/>
    <w:rsid w:val="00D57919"/>
    <w:rsid w:val="00D579EA"/>
    <w:rsid w:val="00D579F4"/>
    <w:rsid w:val="00D57A4A"/>
    <w:rsid w:val="00D57C13"/>
    <w:rsid w:val="00D57C91"/>
    <w:rsid w:val="00D57D47"/>
    <w:rsid w:val="00D57DBE"/>
    <w:rsid w:val="00D57E0C"/>
    <w:rsid w:val="00D57FE7"/>
    <w:rsid w:val="00D601A9"/>
    <w:rsid w:val="00D60227"/>
    <w:rsid w:val="00D60287"/>
    <w:rsid w:val="00D603A2"/>
    <w:rsid w:val="00D603EF"/>
    <w:rsid w:val="00D6050B"/>
    <w:rsid w:val="00D6051E"/>
    <w:rsid w:val="00D6057E"/>
    <w:rsid w:val="00D608A9"/>
    <w:rsid w:val="00D609FD"/>
    <w:rsid w:val="00D60A78"/>
    <w:rsid w:val="00D60AA1"/>
    <w:rsid w:val="00D60C52"/>
    <w:rsid w:val="00D60D21"/>
    <w:rsid w:val="00D60D74"/>
    <w:rsid w:val="00D60EDB"/>
    <w:rsid w:val="00D60EEB"/>
    <w:rsid w:val="00D60F6E"/>
    <w:rsid w:val="00D6128A"/>
    <w:rsid w:val="00D6130A"/>
    <w:rsid w:val="00D6132D"/>
    <w:rsid w:val="00D61452"/>
    <w:rsid w:val="00D61477"/>
    <w:rsid w:val="00D61518"/>
    <w:rsid w:val="00D61576"/>
    <w:rsid w:val="00D6158B"/>
    <w:rsid w:val="00D615DE"/>
    <w:rsid w:val="00D6168F"/>
    <w:rsid w:val="00D616D5"/>
    <w:rsid w:val="00D616DB"/>
    <w:rsid w:val="00D61738"/>
    <w:rsid w:val="00D617D7"/>
    <w:rsid w:val="00D618B4"/>
    <w:rsid w:val="00D618E8"/>
    <w:rsid w:val="00D61A2E"/>
    <w:rsid w:val="00D61A3C"/>
    <w:rsid w:val="00D61AFF"/>
    <w:rsid w:val="00D61BAD"/>
    <w:rsid w:val="00D61C09"/>
    <w:rsid w:val="00D61DEF"/>
    <w:rsid w:val="00D62150"/>
    <w:rsid w:val="00D623CF"/>
    <w:rsid w:val="00D626D3"/>
    <w:rsid w:val="00D626DE"/>
    <w:rsid w:val="00D62993"/>
    <w:rsid w:val="00D62AF0"/>
    <w:rsid w:val="00D62C45"/>
    <w:rsid w:val="00D62D23"/>
    <w:rsid w:val="00D62DC9"/>
    <w:rsid w:val="00D62E27"/>
    <w:rsid w:val="00D62EFA"/>
    <w:rsid w:val="00D62FC5"/>
    <w:rsid w:val="00D63001"/>
    <w:rsid w:val="00D633CD"/>
    <w:rsid w:val="00D633D8"/>
    <w:rsid w:val="00D63551"/>
    <w:rsid w:val="00D6355C"/>
    <w:rsid w:val="00D6356A"/>
    <w:rsid w:val="00D635ED"/>
    <w:rsid w:val="00D636B4"/>
    <w:rsid w:val="00D637A6"/>
    <w:rsid w:val="00D637CC"/>
    <w:rsid w:val="00D637EB"/>
    <w:rsid w:val="00D6388F"/>
    <w:rsid w:val="00D6392C"/>
    <w:rsid w:val="00D63938"/>
    <w:rsid w:val="00D63B7D"/>
    <w:rsid w:val="00D63C5D"/>
    <w:rsid w:val="00D63D64"/>
    <w:rsid w:val="00D63F7E"/>
    <w:rsid w:val="00D6419E"/>
    <w:rsid w:val="00D641A9"/>
    <w:rsid w:val="00D641F1"/>
    <w:rsid w:val="00D642CE"/>
    <w:rsid w:val="00D64518"/>
    <w:rsid w:val="00D6478C"/>
    <w:rsid w:val="00D6481F"/>
    <w:rsid w:val="00D64AB9"/>
    <w:rsid w:val="00D64B07"/>
    <w:rsid w:val="00D64BF9"/>
    <w:rsid w:val="00D64C73"/>
    <w:rsid w:val="00D64D26"/>
    <w:rsid w:val="00D64D8B"/>
    <w:rsid w:val="00D64E22"/>
    <w:rsid w:val="00D64E63"/>
    <w:rsid w:val="00D65114"/>
    <w:rsid w:val="00D6512F"/>
    <w:rsid w:val="00D651ED"/>
    <w:rsid w:val="00D65456"/>
    <w:rsid w:val="00D6563A"/>
    <w:rsid w:val="00D656EF"/>
    <w:rsid w:val="00D657A1"/>
    <w:rsid w:val="00D65AA7"/>
    <w:rsid w:val="00D65F5D"/>
    <w:rsid w:val="00D65F98"/>
    <w:rsid w:val="00D660B7"/>
    <w:rsid w:val="00D660BD"/>
    <w:rsid w:val="00D66101"/>
    <w:rsid w:val="00D662D5"/>
    <w:rsid w:val="00D662F4"/>
    <w:rsid w:val="00D666EC"/>
    <w:rsid w:val="00D66771"/>
    <w:rsid w:val="00D6687F"/>
    <w:rsid w:val="00D66898"/>
    <w:rsid w:val="00D668CE"/>
    <w:rsid w:val="00D66940"/>
    <w:rsid w:val="00D6694C"/>
    <w:rsid w:val="00D66AC2"/>
    <w:rsid w:val="00D66AEA"/>
    <w:rsid w:val="00D66AEB"/>
    <w:rsid w:val="00D66B45"/>
    <w:rsid w:val="00D66BF3"/>
    <w:rsid w:val="00D66C3D"/>
    <w:rsid w:val="00D66DD8"/>
    <w:rsid w:val="00D6700A"/>
    <w:rsid w:val="00D672A7"/>
    <w:rsid w:val="00D67308"/>
    <w:rsid w:val="00D67387"/>
    <w:rsid w:val="00D6756F"/>
    <w:rsid w:val="00D675D7"/>
    <w:rsid w:val="00D6763D"/>
    <w:rsid w:val="00D6768E"/>
    <w:rsid w:val="00D6774B"/>
    <w:rsid w:val="00D6779E"/>
    <w:rsid w:val="00D677D3"/>
    <w:rsid w:val="00D677E0"/>
    <w:rsid w:val="00D67A37"/>
    <w:rsid w:val="00D67B0E"/>
    <w:rsid w:val="00D67D46"/>
    <w:rsid w:val="00D67E4E"/>
    <w:rsid w:val="00D67ECB"/>
    <w:rsid w:val="00D67F1F"/>
    <w:rsid w:val="00D67F39"/>
    <w:rsid w:val="00D70019"/>
    <w:rsid w:val="00D70082"/>
    <w:rsid w:val="00D7008C"/>
    <w:rsid w:val="00D70203"/>
    <w:rsid w:val="00D702A4"/>
    <w:rsid w:val="00D703B3"/>
    <w:rsid w:val="00D7045A"/>
    <w:rsid w:val="00D705B7"/>
    <w:rsid w:val="00D705D4"/>
    <w:rsid w:val="00D70670"/>
    <w:rsid w:val="00D70716"/>
    <w:rsid w:val="00D707FC"/>
    <w:rsid w:val="00D7097F"/>
    <w:rsid w:val="00D70C6E"/>
    <w:rsid w:val="00D70C95"/>
    <w:rsid w:val="00D70D5F"/>
    <w:rsid w:val="00D70EDC"/>
    <w:rsid w:val="00D71007"/>
    <w:rsid w:val="00D71021"/>
    <w:rsid w:val="00D710A0"/>
    <w:rsid w:val="00D7114E"/>
    <w:rsid w:val="00D711DD"/>
    <w:rsid w:val="00D71270"/>
    <w:rsid w:val="00D712B9"/>
    <w:rsid w:val="00D712D7"/>
    <w:rsid w:val="00D7130B"/>
    <w:rsid w:val="00D7136A"/>
    <w:rsid w:val="00D7141C"/>
    <w:rsid w:val="00D7151D"/>
    <w:rsid w:val="00D71569"/>
    <w:rsid w:val="00D716E6"/>
    <w:rsid w:val="00D71827"/>
    <w:rsid w:val="00D71913"/>
    <w:rsid w:val="00D71979"/>
    <w:rsid w:val="00D719AD"/>
    <w:rsid w:val="00D71A1E"/>
    <w:rsid w:val="00D71BEB"/>
    <w:rsid w:val="00D71CE9"/>
    <w:rsid w:val="00D71DC6"/>
    <w:rsid w:val="00D71EE9"/>
    <w:rsid w:val="00D71F21"/>
    <w:rsid w:val="00D71F2F"/>
    <w:rsid w:val="00D71F8B"/>
    <w:rsid w:val="00D7236E"/>
    <w:rsid w:val="00D72442"/>
    <w:rsid w:val="00D72548"/>
    <w:rsid w:val="00D72587"/>
    <w:rsid w:val="00D725A0"/>
    <w:rsid w:val="00D72706"/>
    <w:rsid w:val="00D7276F"/>
    <w:rsid w:val="00D728BC"/>
    <w:rsid w:val="00D72A69"/>
    <w:rsid w:val="00D72BFC"/>
    <w:rsid w:val="00D72C35"/>
    <w:rsid w:val="00D72D9F"/>
    <w:rsid w:val="00D72E8F"/>
    <w:rsid w:val="00D72F1A"/>
    <w:rsid w:val="00D72F2F"/>
    <w:rsid w:val="00D7307A"/>
    <w:rsid w:val="00D7311D"/>
    <w:rsid w:val="00D731D7"/>
    <w:rsid w:val="00D731EB"/>
    <w:rsid w:val="00D73296"/>
    <w:rsid w:val="00D73299"/>
    <w:rsid w:val="00D7362D"/>
    <w:rsid w:val="00D738BC"/>
    <w:rsid w:val="00D739F2"/>
    <w:rsid w:val="00D73B9E"/>
    <w:rsid w:val="00D73BEF"/>
    <w:rsid w:val="00D73D45"/>
    <w:rsid w:val="00D73D53"/>
    <w:rsid w:val="00D73DF8"/>
    <w:rsid w:val="00D73E1D"/>
    <w:rsid w:val="00D73F16"/>
    <w:rsid w:val="00D73F73"/>
    <w:rsid w:val="00D73F97"/>
    <w:rsid w:val="00D740CD"/>
    <w:rsid w:val="00D74143"/>
    <w:rsid w:val="00D74467"/>
    <w:rsid w:val="00D744FA"/>
    <w:rsid w:val="00D745DB"/>
    <w:rsid w:val="00D7461F"/>
    <w:rsid w:val="00D746D2"/>
    <w:rsid w:val="00D74756"/>
    <w:rsid w:val="00D747A0"/>
    <w:rsid w:val="00D747FD"/>
    <w:rsid w:val="00D748A0"/>
    <w:rsid w:val="00D748B4"/>
    <w:rsid w:val="00D74C1B"/>
    <w:rsid w:val="00D74D09"/>
    <w:rsid w:val="00D750BB"/>
    <w:rsid w:val="00D751AF"/>
    <w:rsid w:val="00D751FF"/>
    <w:rsid w:val="00D752C7"/>
    <w:rsid w:val="00D753C7"/>
    <w:rsid w:val="00D7541B"/>
    <w:rsid w:val="00D754A2"/>
    <w:rsid w:val="00D755F3"/>
    <w:rsid w:val="00D75742"/>
    <w:rsid w:val="00D759B2"/>
    <w:rsid w:val="00D75B40"/>
    <w:rsid w:val="00D75B71"/>
    <w:rsid w:val="00D75B87"/>
    <w:rsid w:val="00D75B8F"/>
    <w:rsid w:val="00D75BD6"/>
    <w:rsid w:val="00D75C1A"/>
    <w:rsid w:val="00D75CFD"/>
    <w:rsid w:val="00D75D49"/>
    <w:rsid w:val="00D76032"/>
    <w:rsid w:val="00D760E4"/>
    <w:rsid w:val="00D762FE"/>
    <w:rsid w:val="00D763D0"/>
    <w:rsid w:val="00D76426"/>
    <w:rsid w:val="00D765A0"/>
    <w:rsid w:val="00D766EB"/>
    <w:rsid w:val="00D7671C"/>
    <w:rsid w:val="00D76793"/>
    <w:rsid w:val="00D767F4"/>
    <w:rsid w:val="00D76B70"/>
    <w:rsid w:val="00D76BA1"/>
    <w:rsid w:val="00D76BFF"/>
    <w:rsid w:val="00D76CD2"/>
    <w:rsid w:val="00D76D19"/>
    <w:rsid w:val="00D76EB5"/>
    <w:rsid w:val="00D76FDB"/>
    <w:rsid w:val="00D77054"/>
    <w:rsid w:val="00D77071"/>
    <w:rsid w:val="00D7732F"/>
    <w:rsid w:val="00D774B1"/>
    <w:rsid w:val="00D774C0"/>
    <w:rsid w:val="00D77549"/>
    <w:rsid w:val="00D7771E"/>
    <w:rsid w:val="00D7792E"/>
    <w:rsid w:val="00D77941"/>
    <w:rsid w:val="00D7797D"/>
    <w:rsid w:val="00D77A21"/>
    <w:rsid w:val="00D77A27"/>
    <w:rsid w:val="00D77A3C"/>
    <w:rsid w:val="00D77BF8"/>
    <w:rsid w:val="00D77CE1"/>
    <w:rsid w:val="00D77D48"/>
    <w:rsid w:val="00D77DF0"/>
    <w:rsid w:val="00D77EC3"/>
    <w:rsid w:val="00D77EF9"/>
    <w:rsid w:val="00D77F5A"/>
    <w:rsid w:val="00D8007E"/>
    <w:rsid w:val="00D80153"/>
    <w:rsid w:val="00D8023C"/>
    <w:rsid w:val="00D8038E"/>
    <w:rsid w:val="00D80487"/>
    <w:rsid w:val="00D804C8"/>
    <w:rsid w:val="00D8054D"/>
    <w:rsid w:val="00D805D9"/>
    <w:rsid w:val="00D807F8"/>
    <w:rsid w:val="00D809DB"/>
    <w:rsid w:val="00D80C1F"/>
    <w:rsid w:val="00D80E95"/>
    <w:rsid w:val="00D80EDE"/>
    <w:rsid w:val="00D80F69"/>
    <w:rsid w:val="00D80FE9"/>
    <w:rsid w:val="00D810BB"/>
    <w:rsid w:val="00D81186"/>
    <w:rsid w:val="00D81199"/>
    <w:rsid w:val="00D811C4"/>
    <w:rsid w:val="00D812AA"/>
    <w:rsid w:val="00D812E7"/>
    <w:rsid w:val="00D813B2"/>
    <w:rsid w:val="00D81914"/>
    <w:rsid w:val="00D8192A"/>
    <w:rsid w:val="00D81AE0"/>
    <w:rsid w:val="00D81BA5"/>
    <w:rsid w:val="00D81CE9"/>
    <w:rsid w:val="00D81D0A"/>
    <w:rsid w:val="00D81E69"/>
    <w:rsid w:val="00D81F0C"/>
    <w:rsid w:val="00D82067"/>
    <w:rsid w:val="00D823ED"/>
    <w:rsid w:val="00D8245F"/>
    <w:rsid w:val="00D82484"/>
    <w:rsid w:val="00D824FD"/>
    <w:rsid w:val="00D825EA"/>
    <w:rsid w:val="00D8266B"/>
    <w:rsid w:val="00D82A38"/>
    <w:rsid w:val="00D82A8B"/>
    <w:rsid w:val="00D82B3C"/>
    <w:rsid w:val="00D82B84"/>
    <w:rsid w:val="00D82C13"/>
    <w:rsid w:val="00D82C1C"/>
    <w:rsid w:val="00D82C5A"/>
    <w:rsid w:val="00D82C6A"/>
    <w:rsid w:val="00D82C78"/>
    <w:rsid w:val="00D82F05"/>
    <w:rsid w:val="00D8302E"/>
    <w:rsid w:val="00D830A0"/>
    <w:rsid w:val="00D830B0"/>
    <w:rsid w:val="00D830BC"/>
    <w:rsid w:val="00D8314C"/>
    <w:rsid w:val="00D83164"/>
    <w:rsid w:val="00D831F7"/>
    <w:rsid w:val="00D831FB"/>
    <w:rsid w:val="00D83200"/>
    <w:rsid w:val="00D83262"/>
    <w:rsid w:val="00D83441"/>
    <w:rsid w:val="00D83490"/>
    <w:rsid w:val="00D834EF"/>
    <w:rsid w:val="00D834FE"/>
    <w:rsid w:val="00D838AE"/>
    <w:rsid w:val="00D838C0"/>
    <w:rsid w:val="00D83BA1"/>
    <w:rsid w:val="00D83CD1"/>
    <w:rsid w:val="00D83E8D"/>
    <w:rsid w:val="00D83F1F"/>
    <w:rsid w:val="00D84033"/>
    <w:rsid w:val="00D841D5"/>
    <w:rsid w:val="00D84278"/>
    <w:rsid w:val="00D84309"/>
    <w:rsid w:val="00D84342"/>
    <w:rsid w:val="00D84399"/>
    <w:rsid w:val="00D84503"/>
    <w:rsid w:val="00D8473F"/>
    <w:rsid w:val="00D8477E"/>
    <w:rsid w:val="00D848F3"/>
    <w:rsid w:val="00D84985"/>
    <w:rsid w:val="00D84986"/>
    <w:rsid w:val="00D849F9"/>
    <w:rsid w:val="00D84A10"/>
    <w:rsid w:val="00D84BA4"/>
    <w:rsid w:val="00D84C12"/>
    <w:rsid w:val="00D84C6F"/>
    <w:rsid w:val="00D84DBD"/>
    <w:rsid w:val="00D84F54"/>
    <w:rsid w:val="00D84F79"/>
    <w:rsid w:val="00D84F9E"/>
    <w:rsid w:val="00D84FD8"/>
    <w:rsid w:val="00D8502B"/>
    <w:rsid w:val="00D85046"/>
    <w:rsid w:val="00D85132"/>
    <w:rsid w:val="00D8531D"/>
    <w:rsid w:val="00D85547"/>
    <w:rsid w:val="00D855DB"/>
    <w:rsid w:val="00D855FC"/>
    <w:rsid w:val="00D8571C"/>
    <w:rsid w:val="00D85728"/>
    <w:rsid w:val="00D857B2"/>
    <w:rsid w:val="00D8587F"/>
    <w:rsid w:val="00D85903"/>
    <w:rsid w:val="00D85AB9"/>
    <w:rsid w:val="00D85B1E"/>
    <w:rsid w:val="00D85B2A"/>
    <w:rsid w:val="00D85B40"/>
    <w:rsid w:val="00D85B7F"/>
    <w:rsid w:val="00D85C35"/>
    <w:rsid w:val="00D85D2E"/>
    <w:rsid w:val="00D85DA2"/>
    <w:rsid w:val="00D85DE3"/>
    <w:rsid w:val="00D86052"/>
    <w:rsid w:val="00D86087"/>
    <w:rsid w:val="00D860A4"/>
    <w:rsid w:val="00D86196"/>
    <w:rsid w:val="00D86260"/>
    <w:rsid w:val="00D863D3"/>
    <w:rsid w:val="00D865A5"/>
    <w:rsid w:val="00D866EE"/>
    <w:rsid w:val="00D86CE3"/>
    <w:rsid w:val="00D86D1A"/>
    <w:rsid w:val="00D86DF6"/>
    <w:rsid w:val="00D86E0D"/>
    <w:rsid w:val="00D86E6C"/>
    <w:rsid w:val="00D86F82"/>
    <w:rsid w:val="00D870F2"/>
    <w:rsid w:val="00D871B1"/>
    <w:rsid w:val="00D87270"/>
    <w:rsid w:val="00D8728C"/>
    <w:rsid w:val="00D8742F"/>
    <w:rsid w:val="00D874DE"/>
    <w:rsid w:val="00D8755A"/>
    <w:rsid w:val="00D878D5"/>
    <w:rsid w:val="00D87924"/>
    <w:rsid w:val="00D87998"/>
    <w:rsid w:val="00D87C32"/>
    <w:rsid w:val="00D87CFD"/>
    <w:rsid w:val="00D87D67"/>
    <w:rsid w:val="00D87DED"/>
    <w:rsid w:val="00D87EBF"/>
    <w:rsid w:val="00D900FE"/>
    <w:rsid w:val="00D90193"/>
    <w:rsid w:val="00D9029C"/>
    <w:rsid w:val="00D902DA"/>
    <w:rsid w:val="00D903B1"/>
    <w:rsid w:val="00D90496"/>
    <w:rsid w:val="00D90515"/>
    <w:rsid w:val="00D905EF"/>
    <w:rsid w:val="00D90ACA"/>
    <w:rsid w:val="00D90B34"/>
    <w:rsid w:val="00D90C53"/>
    <w:rsid w:val="00D90CAC"/>
    <w:rsid w:val="00D90CC3"/>
    <w:rsid w:val="00D90DC8"/>
    <w:rsid w:val="00D90E13"/>
    <w:rsid w:val="00D91142"/>
    <w:rsid w:val="00D914E7"/>
    <w:rsid w:val="00D91542"/>
    <w:rsid w:val="00D916B7"/>
    <w:rsid w:val="00D91721"/>
    <w:rsid w:val="00D918C8"/>
    <w:rsid w:val="00D91992"/>
    <w:rsid w:val="00D919DF"/>
    <w:rsid w:val="00D91AA4"/>
    <w:rsid w:val="00D91B6E"/>
    <w:rsid w:val="00D91B94"/>
    <w:rsid w:val="00D91BFC"/>
    <w:rsid w:val="00D91C69"/>
    <w:rsid w:val="00D91DD4"/>
    <w:rsid w:val="00D91FC3"/>
    <w:rsid w:val="00D9204E"/>
    <w:rsid w:val="00D92274"/>
    <w:rsid w:val="00D9229D"/>
    <w:rsid w:val="00D92349"/>
    <w:rsid w:val="00D92356"/>
    <w:rsid w:val="00D92392"/>
    <w:rsid w:val="00D923F3"/>
    <w:rsid w:val="00D92454"/>
    <w:rsid w:val="00D9249B"/>
    <w:rsid w:val="00D924E4"/>
    <w:rsid w:val="00D925DB"/>
    <w:rsid w:val="00D92712"/>
    <w:rsid w:val="00D92766"/>
    <w:rsid w:val="00D929C7"/>
    <w:rsid w:val="00D92CE4"/>
    <w:rsid w:val="00D92D26"/>
    <w:rsid w:val="00D92DC3"/>
    <w:rsid w:val="00D92E08"/>
    <w:rsid w:val="00D92E39"/>
    <w:rsid w:val="00D92E97"/>
    <w:rsid w:val="00D92F39"/>
    <w:rsid w:val="00D92F8F"/>
    <w:rsid w:val="00D93029"/>
    <w:rsid w:val="00D9306D"/>
    <w:rsid w:val="00D9369D"/>
    <w:rsid w:val="00D93A08"/>
    <w:rsid w:val="00D93A2D"/>
    <w:rsid w:val="00D93CCF"/>
    <w:rsid w:val="00D93D0D"/>
    <w:rsid w:val="00D93E13"/>
    <w:rsid w:val="00D93E1F"/>
    <w:rsid w:val="00D93EF5"/>
    <w:rsid w:val="00D9418E"/>
    <w:rsid w:val="00D9427D"/>
    <w:rsid w:val="00D942C0"/>
    <w:rsid w:val="00D943BD"/>
    <w:rsid w:val="00D943ED"/>
    <w:rsid w:val="00D944B4"/>
    <w:rsid w:val="00D94531"/>
    <w:rsid w:val="00D947B1"/>
    <w:rsid w:val="00D9484B"/>
    <w:rsid w:val="00D948D1"/>
    <w:rsid w:val="00D9496E"/>
    <w:rsid w:val="00D94ADB"/>
    <w:rsid w:val="00D94B1B"/>
    <w:rsid w:val="00D94B51"/>
    <w:rsid w:val="00D94B5B"/>
    <w:rsid w:val="00D94C48"/>
    <w:rsid w:val="00D94C4B"/>
    <w:rsid w:val="00D94C5C"/>
    <w:rsid w:val="00D94C71"/>
    <w:rsid w:val="00D94FC0"/>
    <w:rsid w:val="00D95048"/>
    <w:rsid w:val="00D9511A"/>
    <w:rsid w:val="00D95299"/>
    <w:rsid w:val="00D952D8"/>
    <w:rsid w:val="00D95300"/>
    <w:rsid w:val="00D95321"/>
    <w:rsid w:val="00D953A5"/>
    <w:rsid w:val="00D953B7"/>
    <w:rsid w:val="00D95442"/>
    <w:rsid w:val="00D95501"/>
    <w:rsid w:val="00D9552C"/>
    <w:rsid w:val="00D9552F"/>
    <w:rsid w:val="00D95651"/>
    <w:rsid w:val="00D957A3"/>
    <w:rsid w:val="00D957A4"/>
    <w:rsid w:val="00D958C5"/>
    <w:rsid w:val="00D95BC3"/>
    <w:rsid w:val="00D95C46"/>
    <w:rsid w:val="00D95DB9"/>
    <w:rsid w:val="00D95E6D"/>
    <w:rsid w:val="00D95ED7"/>
    <w:rsid w:val="00D95EF5"/>
    <w:rsid w:val="00D95F3E"/>
    <w:rsid w:val="00D960BE"/>
    <w:rsid w:val="00D961DA"/>
    <w:rsid w:val="00D961EC"/>
    <w:rsid w:val="00D96279"/>
    <w:rsid w:val="00D96339"/>
    <w:rsid w:val="00D96600"/>
    <w:rsid w:val="00D966F8"/>
    <w:rsid w:val="00D967C4"/>
    <w:rsid w:val="00D968F4"/>
    <w:rsid w:val="00D96906"/>
    <w:rsid w:val="00D96979"/>
    <w:rsid w:val="00D96BF9"/>
    <w:rsid w:val="00D96C6F"/>
    <w:rsid w:val="00D96FDF"/>
    <w:rsid w:val="00D970BC"/>
    <w:rsid w:val="00D97255"/>
    <w:rsid w:val="00D9728B"/>
    <w:rsid w:val="00D973DD"/>
    <w:rsid w:val="00D973FA"/>
    <w:rsid w:val="00D9750B"/>
    <w:rsid w:val="00D97538"/>
    <w:rsid w:val="00D9753B"/>
    <w:rsid w:val="00D97560"/>
    <w:rsid w:val="00D975EE"/>
    <w:rsid w:val="00D97602"/>
    <w:rsid w:val="00D978E0"/>
    <w:rsid w:val="00D979F2"/>
    <w:rsid w:val="00D97B3D"/>
    <w:rsid w:val="00D97CD5"/>
    <w:rsid w:val="00D97F38"/>
    <w:rsid w:val="00DA011E"/>
    <w:rsid w:val="00DA015B"/>
    <w:rsid w:val="00DA03F2"/>
    <w:rsid w:val="00DA04FA"/>
    <w:rsid w:val="00DA06C8"/>
    <w:rsid w:val="00DA0701"/>
    <w:rsid w:val="00DA07FE"/>
    <w:rsid w:val="00DA0814"/>
    <w:rsid w:val="00DA08AD"/>
    <w:rsid w:val="00DA0934"/>
    <w:rsid w:val="00DA0C03"/>
    <w:rsid w:val="00DA0C69"/>
    <w:rsid w:val="00DA0CCB"/>
    <w:rsid w:val="00DA0D4C"/>
    <w:rsid w:val="00DA0F1D"/>
    <w:rsid w:val="00DA1092"/>
    <w:rsid w:val="00DA1149"/>
    <w:rsid w:val="00DA11D6"/>
    <w:rsid w:val="00DA13D9"/>
    <w:rsid w:val="00DA1563"/>
    <w:rsid w:val="00DA18EE"/>
    <w:rsid w:val="00DA1969"/>
    <w:rsid w:val="00DA19E6"/>
    <w:rsid w:val="00DA1BFF"/>
    <w:rsid w:val="00DA1C08"/>
    <w:rsid w:val="00DA1C9C"/>
    <w:rsid w:val="00DA1CE7"/>
    <w:rsid w:val="00DA1D25"/>
    <w:rsid w:val="00DA1D35"/>
    <w:rsid w:val="00DA1D8E"/>
    <w:rsid w:val="00DA1DEF"/>
    <w:rsid w:val="00DA1DF4"/>
    <w:rsid w:val="00DA1F82"/>
    <w:rsid w:val="00DA200A"/>
    <w:rsid w:val="00DA20CC"/>
    <w:rsid w:val="00DA22E3"/>
    <w:rsid w:val="00DA234B"/>
    <w:rsid w:val="00DA2518"/>
    <w:rsid w:val="00DA25F9"/>
    <w:rsid w:val="00DA2687"/>
    <w:rsid w:val="00DA27BE"/>
    <w:rsid w:val="00DA2970"/>
    <w:rsid w:val="00DA2A31"/>
    <w:rsid w:val="00DA2C31"/>
    <w:rsid w:val="00DA2C54"/>
    <w:rsid w:val="00DA2D75"/>
    <w:rsid w:val="00DA2E9D"/>
    <w:rsid w:val="00DA3190"/>
    <w:rsid w:val="00DA324A"/>
    <w:rsid w:val="00DA3267"/>
    <w:rsid w:val="00DA3345"/>
    <w:rsid w:val="00DA33C6"/>
    <w:rsid w:val="00DA3477"/>
    <w:rsid w:val="00DA34B3"/>
    <w:rsid w:val="00DA35D1"/>
    <w:rsid w:val="00DA367D"/>
    <w:rsid w:val="00DA3917"/>
    <w:rsid w:val="00DA3AC4"/>
    <w:rsid w:val="00DA3B62"/>
    <w:rsid w:val="00DA3CAA"/>
    <w:rsid w:val="00DA3CE1"/>
    <w:rsid w:val="00DA3D02"/>
    <w:rsid w:val="00DA3D81"/>
    <w:rsid w:val="00DA3D8C"/>
    <w:rsid w:val="00DA3E2C"/>
    <w:rsid w:val="00DA3EAF"/>
    <w:rsid w:val="00DA3F48"/>
    <w:rsid w:val="00DA3FFD"/>
    <w:rsid w:val="00DA4088"/>
    <w:rsid w:val="00DA42A9"/>
    <w:rsid w:val="00DA42BF"/>
    <w:rsid w:val="00DA4399"/>
    <w:rsid w:val="00DA43DE"/>
    <w:rsid w:val="00DA45A7"/>
    <w:rsid w:val="00DA4689"/>
    <w:rsid w:val="00DA4820"/>
    <w:rsid w:val="00DA4AF6"/>
    <w:rsid w:val="00DA4B3B"/>
    <w:rsid w:val="00DA4EAB"/>
    <w:rsid w:val="00DA4F03"/>
    <w:rsid w:val="00DA4F4A"/>
    <w:rsid w:val="00DA517A"/>
    <w:rsid w:val="00DA51A5"/>
    <w:rsid w:val="00DA51DD"/>
    <w:rsid w:val="00DA5266"/>
    <w:rsid w:val="00DA5372"/>
    <w:rsid w:val="00DA5441"/>
    <w:rsid w:val="00DA54FB"/>
    <w:rsid w:val="00DA5606"/>
    <w:rsid w:val="00DA5615"/>
    <w:rsid w:val="00DA5636"/>
    <w:rsid w:val="00DA570A"/>
    <w:rsid w:val="00DA576F"/>
    <w:rsid w:val="00DA58AA"/>
    <w:rsid w:val="00DA5911"/>
    <w:rsid w:val="00DA5A31"/>
    <w:rsid w:val="00DA5A71"/>
    <w:rsid w:val="00DA5C21"/>
    <w:rsid w:val="00DA5D25"/>
    <w:rsid w:val="00DA5D73"/>
    <w:rsid w:val="00DA5EF8"/>
    <w:rsid w:val="00DA60B4"/>
    <w:rsid w:val="00DA6173"/>
    <w:rsid w:val="00DA61C7"/>
    <w:rsid w:val="00DA6379"/>
    <w:rsid w:val="00DA6462"/>
    <w:rsid w:val="00DA661B"/>
    <w:rsid w:val="00DA662E"/>
    <w:rsid w:val="00DA6638"/>
    <w:rsid w:val="00DA678B"/>
    <w:rsid w:val="00DA6824"/>
    <w:rsid w:val="00DA6838"/>
    <w:rsid w:val="00DA688D"/>
    <w:rsid w:val="00DA6948"/>
    <w:rsid w:val="00DA6A5B"/>
    <w:rsid w:val="00DA6A60"/>
    <w:rsid w:val="00DA6B5F"/>
    <w:rsid w:val="00DA6C42"/>
    <w:rsid w:val="00DA6C74"/>
    <w:rsid w:val="00DA6C9D"/>
    <w:rsid w:val="00DA6DC6"/>
    <w:rsid w:val="00DA6EA1"/>
    <w:rsid w:val="00DA6ECE"/>
    <w:rsid w:val="00DA7001"/>
    <w:rsid w:val="00DA706F"/>
    <w:rsid w:val="00DA70A3"/>
    <w:rsid w:val="00DA70D7"/>
    <w:rsid w:val="00DA727A"/>
    <w:rsid w:val="00DA740D"/>
    <w:rsid w:val="00DA74FC"/>
    <w:rsid w:val="00DA7696"/>
    <w:rsid w:val="00DA76E7"/>
    <w:rsid w:val="00DA771B"/>
    <w:rsid w:val="00DA783D"/>
    <w:rsid w:val="00DA7892"/>
    <w:rsid w:val="00DA78D4"/>
    <w:rsid w:val="00DA78E3"/>
    <w:rsid w:val="00DA7AAA"/>
    <w:rsid w:val="00DA7B85"/>
    <w:rsid w:val="00DA7BB0"/>
    <w:rsid w:val="00DA7CB7"/>
    <w:rsid w:val="00DA7D72"/>
    <w:rsid w:val="00DA7EE9"/>
    <w:rsid w:val="00DA7EEC"/>
    <w:rsid w:val="00DA7FA8"/>
    <w:rsid w:val="00DA7FCF"/>
    <w:rsid w:val="00DB001B"/>
    <w:rsid w:val="00DB0313"/>
    <w:rsid w:val="00DB053A"/>
    <w:rsid w:val="00DB0660"/>
    <w:rsid w:val="00DB089E"/>
    <w:rsid w:val="00DB08E3"/>
    <w:rsid w:val="00DB0C0B"/>
    <w:rsid w:val="00DB0C72"/>
    <w:rsid w:val="00DB0CD7"/>
    <w:rsid w:val="00DB0CDE"/>
    <w:rsid w:val="00DB0E71"/>
    <w:rsid w:val="00DB1138"/>
    <w:rsid w:val="00DB117D"/>
    <w:rsid w:val="00DB11FB"/>
    <w:rsid w:val="00DB12AD"/>
    <w:rsid w:val="00DB12E3"/>
    <w:rsid w:val="00DB131A"/>
    <w:rsid w:val="00DB135C"/>
    <w:rsid w:val="00DB137D"/>
    <w:rsid w:val="00DB13E5"/>
    <w:rsid w:val="00DB13EF"/>
    <w:rsid w:val="00DB1478"/>
    <w:rsid w:val="00DB147D"/>
    <w:rsid w:val="00DB161F"/>
    <w:rsid w:val="00DB165C"/>
    <w:rsid w:val="00DB16E7"/>
    <w:rsid w:val="00DB183E"/>
    <w:rsid w:val="00DB1844"/>
    <w:rsid w:val="00DB188D"/>
    <w:rsid w:val="00DB18BF"/>
    <w:rsid w:val="00DB19A9"/>
    <w:rsid w:val="00DB1AD1"/>
    <w:rsid w:val="00DB1C0B"/>
    <w:rsid w:val="00DB1C78"/>
    <w:rsid w:val="00DB1D59"/>
    <w:rsid w:val="00DB1E86"/>
    <w:rsid w:val="00DB1F9D"/>
    <w:rsid w:val="00DB1FD6"/>
    <w:rsid w:val="00DB2040"/>
    <w:rsid w:val="00DB20B1"/>
    <w:rsid w:val="00DB213D"/>
    <w:rsid w:val="00DB217D"/>
    <w:rsid w:val="00DB2284"/>
    <w:rsid w:val="00DB2425"/>
    <w:rsid w:val="00DB2474"/>
    <w:rsid w:val="00DB247B"/>
    <w:rsid w:val="00DB2480"/>
    <w:rsid w:val="00DB24CC"/>
    <w:rsid w:val="00DB24DF"/>
    <w:rsid w:val="00DB25F4"/>
    <w:rsid w:val="00DB26CA"/>
    <w:rsid w:val="00DB2788"/>
    <w:rsid w:val="00DB2A35"/>
    <w:rsid w:val="00DB2A5D"/>
    <w:rsid w:val="00DB2BBF"/>
    <w:rsid w:val="00DB2C1F"/>
    <w:rsid w:val="00DB2CA9"/>
    <w:rsid w:val="00DB2CB3"/>
    <w:rsid w:val="00DB2CF3"/>
    <w:rsid w:val="00DB2D9F"/>
    <w:rsid w:val="00DB2DB0"/>
    <w:rsid w:val="00DB2DCA"/>
    <w:rsid w:val="00DB2EE6"/>
    <w:rsid w:val="00DB2FCF"/>
    <w:rsid w:val="00DB3402"/>
    <w:rsid w:val="00DB3474"/>
    <w:rsid w:val="00DB34DB"/>
    <w:rsid w:val="00DB34EC"/>
    <w:rsid w:val="00DB3537"/>
    <w:rsid w:val="00DB35C2"/>
    <w:rsid w:val="00DB384C"/>
    <w:rsid w:val="00DB39F5"/>
    <w:rsid w:val="00DB3AD0"/>
    <w:rsid w:val="00DB3F32"/>
    <w:rsid w:val="00DB3FF0"/>
    <w:rsid w:val="00DB4046"/>
    <w:rsid w:val="00DB41F3"/>
    <w:rsid w:val="00DB4288"/>
    <w:rsid w:val="00DB43ED"/>
    <w:rsid w:val="00DB4488"/>
    <w:rsid w:val="00DB468B"/>
    <w:rsid w:val="00DB47D5"/>
    <w:rsid w:val="00DB47E4"/>
    <w:rsid w:val="00DB492B"/>
    <w:rsid w:val="00DB4A86"/>
    <w:rsid w:val="00DB4A91"/>
    <w:rsid w:val="00DB4BFE"/>
    <w:rsid w:val="00DB4C8C"/>
    <w:rsid w:val="00DB5037"/>
    <w:rsid w:val="00DB506E"/>
    <w:rsid w:val="00DB5136"/>
    <w:rsid w:val="00DB5178"/>
    <w:rsid w:val="00DB51C3"/>
    <w:rsid w:val="00DB5267"/>
    <w:rsid w:val="00DB532B"/>
    <w:rsid w:val="00DB5402"/>
    <w:rsid w:val="00DB5407"/>
    <w:rsid w:val="00DB562B"/>
    <w:rsid w:val="00DB56E1"/>
    <w:rsid w:val="00DB57AF"/>
    <w:rsid w:val="00DB59AF"/>
    <w:rsid w:val="00DB5A38"/>
    <w:rsid w:val="00DB5A89"/>
    <w:rsid w:val="00DB5AA4"/>
    <w:rsid w:val="00DB5B42"/>
    <w:rsid w:val="00DB5BBE"/>
    <w:rsid w:val="00DB5C32"/>
    <w:rsid w:val="00DB5E24"/>
    <w:rsid w:val="00DB627B"/>
    <w:rsid w:val="00DB63B3"/>
    <w:rsid w:val="00DB64EC"/>
    <w:rsid w:val="00DB6534"/>
    <w:rsid w:val="00DB6674"/>
    <w:rsid w:val="00DB66BB"/>
    <w:rsid w:val="00DB677A"/>
    <w:rsid w:val="00DB6789"/>
    <w:rsid w:val="00DB6814"/>
    <w:rsid w:val="00DB69B3"/>
    <w:rsid w:val="00DB6CF0"/>
    <w:rsid w:val="00DB70EC"/>
    <w:rsid w:val="00DB7255"/>
    <w:rsid w:val="00DB727C"/>
    <w:rsid w:val="00DB733C"/>
    <w:rsid w:val="00DB7354"/>
    <w:rsid w:val="00DB73F4"/>
    <w:rsid w:val="00DB740D"/>
    <w:rsid w:val="00DB7554"/>
    <w:rsid w:val="00DB7650"/>
    <w:rsid w:val="00DB770D"/>
    <w:rsid w:val="00DB787D"/>
    <w:rsid w:val="00DB7881"/>
    <w:rsid w:val="00DB79C5"/>
    <w:rsid w:val="00DB7A30"/>
    <w:rsid w:val="00DB7B09"/>
    <w:rsid w:val="00DB7B4E"/>
    <w:rsid w:val="00DB7BFA"/>
    <w:rsid w:val="00DB7D50"/>
    <w:rsid w:val="00DB7D54"/>
    <w:rsid w:val="00DB7EDD"/>
    <w:rsid w:val="00DC016B"/>
    <w:rsid w:val="00DC020C"/>
    <w:rsid w:val="00DC03CD"/>
    <w:rsid w:val="00DC04B6"/>
    <w:rsid w:val="00DC06AA"/>
    <w:rsid w:val="00DC0782"/>
    <w:rsid w:val="00DC0835"/>
    <w:rsid w:val="00DC08C9"/>
    <w:rsid w:val="00DC08D1"/>
    <w:rsid w:val="00DC0A7C"/>
    <w:rsid w:val="00DC0A84"/>
    <w:rsid w:val="00DC0AF6"/>
    <w:rsid w:val="00DC0CB4"/>
    <w:rsid w:val="00DC0CC9"/>
    <w:rsid w:val="00DC0D41"/>
    <w:rsid w:val="00DC0D6E"/>
    <w:rsid w:val="00DC0D9B"/>
    <w:rsid w:val="00DC0DEB"/>
    <w:rsid w:val="00DC0E20"/>
    <w:rsid w:val="00DC0E2D"/>
    <w:rsid w:val="00DC1210"/>
    <w:rsid w:val="00DC1632"/>
    <w:rsid w:val="00DC1707"/>
    <w:rsid w:val="00DC17DD"/>
    <w:rsid w:val="00DC1916"/>
    <w:rsid w:val="00DC1A5B"/>
    <w:rsid w:val="00DC1A70"/>
    <w:rsid w:val="00DC1E16"/>
    <w:rsid w:val="00DC206B"/>
    <w:rsid w:val="00DC20BE"/>
    <w:rsid w:val="00DC2101"/>
    <w:rsid w:val="00DC2140"/>
    <w:rsid w:val="00DC23A5"/>
    <w:rsid w:val="00DC249A"/>
    <w:rsid w:val="00DC256D"/>
    <w:rsid w:val="00DC26B6"/>
    <w:rsid w:val="00DC28F8"/>
    <w:rsid w:val="00DC2A05"/>
    <w:rsid w:val="00DC2AB0"/>
    <w:rsid w:val="00DC2BEA"/>
    <w:rsid w:val="00DC2C35"/>
    <w:rsid w:val="00DC2C88"/>
    <w:rsid w:val="00DC2CF9"/>
    <w:rsid w:val="00DC2D5B"/>
    <w:rsid w:val="00DC2DFE"/>
    <w:rsid w:val="00DC2F7A"/>
    <w:rsid w:val="00DC3057"/>
    <w:rsid w:val="00DC30F2"/>
    <w:rsid w:val="00DC31FA"/>
    <w:rsid w:val="00DC3342"/>
    <w:rsid w:val="00DC345A"/>
    <w:rsid w:val="00DC34B0"/>
    <w:rsid w:val="00DC3739"/>
    <w:rsid w:val="00DC37CE"/>
    <w:rsid w:val="00DC38F8"/>
    <w:rsid w:val="00DC3939"/>
    <w:rsid w:val="00DC3987"/>
    <w:rsid w:val="00DC3991"/>
    <w:rsid w:val="00DC3BBA"/>
    <w:rsid w:val="00DC3CB3"/>
    <w:rsid w:val="00DC3D33"/>
    <w:rsid w:val="00DC3D4E"/>
    <w:rsid w:val="00DC3F5B"/>
    <w:rsid w:val="00DC3FAF"/>
    <w:rsid w:val="00DC401B"/>
    <w:rsid w:val="00DC4095"/>
    <w:rsid w:val="00DC4139"/>
    <w:rsid w:val="00DC41AE"/>
    <w:rsid w:val="00DC41D4"/>
    <w:rsid w:val="00DC4372"/>
    <w:rsid w:val="00DC4415"/>
    <w:rsid w:val="00DC441B"/>
    <w:rsid w:val="00DC4422"/>
    <w:rsid w:val="00DC443F"/>
    <w:rsid w:val="00DC44F5"/>
    <w:rsid w:val="00DC458A"/>
    <w:rsid w:val="00DC458F"/>
    <w:rsid w:val="00DC45B7"/>
    <w:rsid w:val="00DC4775"/>
    <w:rsid w:val="00DC49A1"/>
    <w:rsid w:val="00DC4A32"/>
    <w:rsid w:val="00DC4AB1"/>
    <w:rsid w:val="00DC4B2E"/>
    <w:rsid w:val="00DC4B6E"/>
    <w:rsid w:val="00DC4B79"/>
    <w:rsid w:val="00DC4BAB"/>
    <w:rsid w:val="00DC4C92"/>
    <w:rsid w:val="00DC4D6B"/>
    <w:rsid w:val="00DC4DD1"/>
    <w:rsid w:val="00DC4E84"/>
    <w:rsid w:val="00DC516B"/>
    <w:rsid w:val="00DC56AD"/>
    <w:rsid w:val="00DC5723"/>
    <w:rsid w:val="00DC578C"/>
    <w:rsid w:val="00DC57AA"/>
    <w:rsid w:val="00DC57B1"/>
    <w:rsid w:val="00DC58B0"/>
    <w:rsid w:val="00DC59CC"/>
    <w:rsid w:val="00DC5B6F"/>
    <w:rsid w:val="00DC5BA8"/>
    <w:rsid w:val="00DC5DBE"/>
    <w:rsid w:val="00DC5DE3"/>
    <w:rsid w:val="00DC5ECB"/>
    <w:rsid w:val="00DC6000"/>
    <w:rsid w:val="00DC6045"/>
    <w:rsid w:val="00DC6069"/>
    <w:rsid w:val="00DC60F0"/>
    <w:rsid w:val="00DC6266"/>
    <w:rsid w:val="00DC62A8"/>
    <w:rsid w:val="00DC66BB"/>
    <w:rsid w:val="00DC68D9"/>
    <w:rsid w:val="00DC696A"/>
    <w:rsid w:val="00DC6A0B"/>
    <w:rsid w:val="00DC6A28"/>
    <w:rsid w:val="00DC6B10"/>
    <w:rsid w:val="00DC6CC3"/>
    <w:rsid w:val="00DC6D97"/>
    <w:rsid w:val="00DC6DB4"/>
    <w:rsid w:val="00DC6DED"/>
    <w:rsid w:val="00DC6E9B"/>
    <w:rsid w:val="00DC6EDF"/>
    <w:rsid w:val="00DC6FF3"/>
    <w:rsid w:val="00DC71CA"/>
    <w:rsid w:val="00DC720D"/>
    <w:rsid w:val="00DC722C"/>
    <w:rsid w:val="00DC7288"/>
    <w:rsid w:val="00DC74A4"/>
    <w:rsid w:val="00DC74BF"/>
    <w:rsid w:val="00DC7690"/>
    <w:rsid w:val="00DC7710"/>
    <w:rsid w:val="00DC7719"/>
    <w:rsid w:val="00DC7731"/>
    <w:rsid w:val="00DC7983"/>
    <w:rsid w:val="00DC7A4C"/>
    <w:rsid w:val="00DC7A87"/>
    <w:rsid w:val="00DC7AB8"/>
    <w:rsid w:val="00DC7B85"/>
    <w:rsid w:val="00DC7D1F"/>
    <w:rsid w:val="00DD017D"/>
    <w:rsid w:val="00DD0193"/>
    <w:rsid w:val="00DD01F2"/>
    <w:rsid w:val="00DD02A9"/>
    <w:rsid w:val="00DD02B1"/>
    <w:rsid w:val="00DD02CB"/>
    <w:rsid w:val="00DD031B"/>
    <w:rsid w:val="00DD03CD"/>
    <w:rsid w:val="00DD04AB"/>
    <w:rsid w:val="00DD05E8"/>
    <w:rsid w:val="00DD08C4"/>
    <w:rsid w:val="00DD08F9"/>
    <w:rsid w:val="00DD098D"/>
    <w:rsid w:val="00DD0A2E"/>
    <w:rsid w:val="00DD0AE6"/>
    <w:rsid w:val="00DD0B15"/>
    <w:rsid w:val="00DD0B35"/>
    <w:rsid w:val="00DD0C77"/>
    <w:rsid w:val="00DD0CC2"/>
    <w:rsid w:val="00DD0F89"/>
    <w:rsid w:val="00DD10C1"/>
    <w:rsid w:val="00DD114F"/>
    <w:rsid w:val="00DD1151"/>
    <w:rsid w:val="00DD153B"/>
    <w:rsid w:val="00DD1704"/>
    <w:rsid w:val="00DD184E"/>
    <w:rsid w:val="00DD19E8"/>
    <w:rsid w:val="00DD1A72"/>
    <w:rsid w:val="00DD1BC5"/>
    <w:rsid w:val="00DD1C36"/>
    <w:rsid w:val="00DD1D33"/>
    <w:rsid w:val="00DD1D67"/>
    <w:rsid w:val="00DD1EC8"/>
    <w:rsid w:val="00DD2031"/>
    <w:rsid w:val="00DD2119"/>
    <w:rsid w:val="00DD215A"/>
    <w:rsid w:val="00DD2338"/>
    <w:rsid w:val="00DD253C"/>
    <w:rsid w:val="00DD2548"/>
    <w:rsid w:val="00DD2632"/>
    <w:rsid w:val="00DD2645"/>
    <w:rsid w:val="00DD2662"/>
    <w:rsid w:val="00DD27F3"/>
    <w:rsid w:val="00DD289C"/>
    <w:rsid w:val="00DD28F5"/>
    <w:rsid w:val="00DD291D"/>
    <w:rsid w:val="00DD2952"/>
    <w:rsid w:val="00DD2A60"/>
    <w:rsid w:val="00DD2BCD"/>
    <w:rsid w:val="00DD2C43"/>
    <w:rsid w:val="00DD2F65"/>
    <w:rsid w:val="00DD2FB6"/>
    <w:rsid w:val="00DD3052"/>
    <w:rsid w:val="00DD312C"/>
    <w:rsid w:val="00DD3166"/>
    <w:rsid w:val="00DD31F2"/>
    <w:rsid w:val="00DD3264"/>
    <w:rsid w:val="00DD3279"/>
    <w:rsid w:val="00DD33A8"/>
    <w:rsid w:val="00DD34EE"/>
    <w:rsid w:val="00DD3526"/>
    <w:rsid w:val="00DD36FC"/>
    <w:rsid w:val="00DD37B3"/>
    <w:rsid w:val="00DD3865"/>
    <w:rsid w:val="00DD38A0"/>
    <w:rsid w:val="00DD3A34"/>
    <w:rsid w:val="00DD3A4A"/>
    <w:rsid w:val="00DD3A9E"/>
    <w:rsid w:val="00DD3AE9"/>
    <w:rsid w:val="00DD3C5F"/>
    <w:rsid w:val="00DD3C82"/>
    <w:rsid w:val="00DD3CEC"/>
    <w:rsid w:val="00DD3D2F"/>
    <w:rsid w:val="00DD3DF7"/>
    <w:rsid w:val="00DD3E98"/>
    <w:rsid w:val="00DD3EDB"/>
    <w:rsid w:val="00DD40BB"/>
    <w:rsid w:val="00DD4218"/>
    <w:rsid w:val="00DD4386"/>
    <w:rsid w:val="00DD4490"/>
    <w:rsid w:val="00DD4582"/>
    <w:rsid w:val="00DD4848"/>
    <w:rsid w:val="00DD488E"/>
    <w:rsid w:val="00DD4890"/>
    <w:rsid w:val="00DD48B0"/>
    <w:rsid w:val="00DD490A"/>
    <w:rsid w:val="00DD4A08"/>
    <w:rsid w:val="00DD4B37"/>
    <w:rsid w:val="00DD4DD8"/>
    <w:rsid w:val="00DD4FB0"/>
    <w:rsid w:val="00DD4FC4"/>
    <w:rsid w:val="00DD5028"/>
    <w:rsid w:val="00DD50A4"/>
    <w:rsid w:val="00DD513F"/>
    <w:rsid w:val="00DD52DB"/>
    <w:rsid w:val="00DD53BA"/>
    <w:rsid w:val="00DD54F5"/>
    <w:rsid w:val="00DD55A2"/>
    <w:rsid w:val="00DD55E8"/>
    <w:rsid w:val="00DD560B"/>
    <w:rsid w:val="00DD564A"/>
    <w:rsid w:val="00DD5678"/>
    <w:rsid w:val="00DD567D"/>
    <w:rsid w:val="00DD56A6"/>
    <w:rsid w:val="00DD57EE"/>
    <w:rsid w:val="00DD5A16"/>
    <w:rsid w:val="00DD5A49"/>
    <w:rsid w:val="00DD5AC1"/>
    <w:rsid w:val="00DD5AD1"/>
    <w:rsid w:val="00DD5BB8"/>
    <w:rsid w:val="00DD5CA8"/>
    <w:rsid w:val="00DD5CB8"/>
    <w:rsid w:val="00DD5F72"/>
    <w:rsid w:val="00DD5FC4"/>
    <w:rsid w:val="00DD6028"/>
    <w:rsid w:val="00DD62F9"/>
    <w:rsid w:val="00DD642E"/>
    <w:rsid w:val="00DD64FD"/>
    <w:rsid w:val="00DD660B"/>
    <w:rsid w:val="00DD66D6"/>
    <w:rsid w:val="00DD67C8"/>
    <w:rsid w:val="00DD67E9"/>
    <w:rsid w:val="00DD67F7"/>
    <w:rsid w:val="00DD6873"/>
    <w:rsid w:val="00DD68FA"/>
    <w:rsid w:val="00DD698C"/>
    <w:rsid w:val="00DD6A6D"/>
    <w:rsid w:val="00DD6A84"/>
    <w:rsid w:val="00DD6B5D"/>
    <w:rsid w:val="00DD6BD2"/>
    <w:rsid w:val="00DD6DF3"/>
    <w:rsid w:val="00DD6E22"/>
    <w:rsid w:val="00DD6ED7"/>
    <w:rsid w:val="00DD70A0"/>
    <w:rsid w:val="00DD7107"/>
    <w:rsid w:val="00DD7377"/>
    <w:rsid w:val="00DD7381"/>
    <w:rsid w:val="00DD73E1"/>
    <w:rsid w:val="00DD7556"/>
    <w:rsid w:val="00DD755A"/>
    <w:rsid w:val="00DD7694"/>
    <w:rsid w:val="00DD7743"/>
    <w:rsid w:val="00DD77C6"/>
    <w:rsid w:val="00DD7982"/>
    <w:rsid w:val="00DD7AB1"/>
    <w:rsid w:val="00DD7B74"/>
    <w:rsid w:val="00DD7BB7"/>
    <w:rsid w:val="00DD7C95"/>
    <w:rsid w:val="00DD7CB5"/>
    <w:rsid w:val="00DD7D29"/>
    <w:rsid w:val="00DD7E64"/>
    <w:rsid w:val="00DD7FA6"/>
    <w:rsid w:val="00DE0046"/>
    <w:rsid w:val="00DE0222"/>
    <w:rsid w:val="00DE0242"/>
    <w:rsid w:val="00DE03F4"/>
    <w:rsid w:val="00DE0648"/>
    <w:rsid w:val="00DE0670"/>
    <w:rsid w:val="00DE0685"/>
    <w:rsid w:val="00DE0714"/>
    <w:rsid w:val="00DE0788"/>
    <w:rsid w:val="00DE07FE"/>
    <w:rsid w:val="00DE082F"/>
    <w:rsid w:val="00DE08E9"/>
    <w:rsid w:val="00DE0A7F"/>
    <w:rsid w:val="00DE0AB0"/>
    <w:rsid w:val="00DE0B15"/>
    <w:rsid w:val="00DE0B4B"/>
    <w:rsid w:val="00DE0C31"/>
    <w:rsid w:val="00DE0CCD"/>
    <w:rsid w:val="00DE0D27"/>
    <w:rsid w:val="00DE0D29"/>
    <w:rsid w:val="00DE0DCC"/>
    <w:rsid w:val="00DE0E46"/>
    <w:rsid w:val="00DE0FA0"/>
    <w:rsid w:val="00DE0FA3"/>
    <w:rsid w:val="00DE1044"/>
    <w:rsid w:val="00DE12BB"/>
    <w:rsid w:val="00DE12F6"/>
    <w:rsid w:val="00DE135E"/>
    <w:rsid w:val="00DE1389"/>
    <w:rsid w:val="00DE140A"/>
    <w:rsid w:val="00DE14ED"/>
    <w:rsid w:val="00DE1512"/>
    <w:rsid w:val="00DE15F8"/>
    <w:rsid w:val="00DE1661"/>
    <w:rsid w:val="00DE1707"/>
    <w:rsid w:val="00DE1735"/>
    <w:rsid w:val="00DE1811"/>
    <w:rsid w:val="00DE18D6"/>
    <w:rsid w:val="00DE1B50"/>
    <w:rsid w:val="00DE1BC5"/>
    <w:rsid w:val="00DE1BF1"/>
    <w:rsid w:val="00DE1D48"/>
    <w:rsid w:val="00DE1D58"/>
    <w:rsid w:val="00DE1EEF"/>
    <w:rsid w:val="00DE1F55"/>
    <w:rsid w:val="00DE21EB"/>
    <w:rsid w:val="00DE2220"/>
    <w:rsid w:val="00DE2335"/>
    <w:rsid w:val="00DE2341"/>
    <w:rsid w:val="00DE2418"/>
    <w:rsid w:val="00DE25D6"/>
    <w:rsid w:val="00DE2680"/>
    <w:rsid w:val="00DE27A5"/>
    <w:rsid w:val="00DE27C1"/>
    <w:rsid w:val="00DE27DB"/>
    <w:rsid w:val="00DE2861"/>
    <w:rsid w:val="00DE29C3"/>
    <w:rsid w:val="00DE29E8"/>
    <w:rsid w:val="00DE2A54"/>
    <w:rsid w:val="00DE2A94"/>
    <w:rsid w:val="00DE2B64"/>
    <w:rsid w:val="00DE2BD0"/>
    <w:rsid w:val="00DE2C58"/>
    <w:rsid w:val="00DE2C6E"/>
    <w:rsid w:val="00DE2CC9"/>
    <w:rsid w:val="00DE2E3A"/>
    <w:rsid w:val="00DE3136"/>
    <w:rsid w:val="00DE33AF"/>
    <w:rsid w:val="00DE36F8"/>
    <w:rsid w:val="00DE3802"/>
    <w:rsid w:val="00DE3894"/>
    <w:rsid w:val="00DE38A0"/>
    <w:rsid w:val="00DE39AA"/>
    <w:rsid w:val="00DE3A3D"/>
    <w:rsid w:val="00DE3AF6"/>
    <w:rsid w:val="00DE3C43"/>
    <w:rsid w:val="00DE3CBF"/>
    <w:rsid w:val="00DE3D13"/>
    <w:rsid w:val="00DE3E1B"/>
    <w:rsid w:val="00DE3E73"/>
    <w:rsid w:val="00DE3FD2"/>
    <w:rsid w:val="00DE402A"/>
    <w:rsid w:val="00DE4032"/>
    <w:rsid w:val="00DE40A5"/>
    <w:rsid w:val="00DE41B2"/>
    <w:rsid w:val="00DE41C4"/>
    <w:rsid w:val="00DE426C"/>
    <w:rsid w:val="00DE4372"/>
    <w:rsid w:val="00DE440F"/>
    <w:rsid w:val="00DE4422"/>
    <w:rsid w:val="00DE4752"/>
    <w:rsid w:val="00DE4819"/>
    <w:rsid w:val="00DE4937"/>
    <w:rsid w:val="00DE4941"/>
    <w:rsid w:val="00DE4AD9"/>
    <w:rsid w:val="00DE4B9D"/>
    <w:rsid w:val="00DE4BCE"/>
    <w:rsid w:val="00DE4D38"/>
    <w:rsid w:val="00DE4D7E"/>
    <w:rsid w:val="00DE4D85"/>
    <w:rsid w:val="00DE4DE9"/>
    <w:rsid w:val="00DE4FB9"/>
    <w:rsid w:val="00DE505B"/>
    <w:rsid w:val="00DE50D3"/>
    <w:rsid w:val="00DE50E3"/>
    <w:rsid w:val="00DE523B"/>
    <w:rsid w:val="00DE54E2"/>
    <w:rsid w:val="00DE552E"/>
    <w:rsid w:val="00DE5577"/>
    <w:rsid w:val="00DE558E"/>
    <w:rsid w:val="00DE559E"/>
    <w:rsid w:val="00DE566B"/>
    <w:rsid w:val="00DE5782"/>
    <w:rsid w:val="00DE5788"/>
    <w:rsid w:val="00DE5897"/>
    <w:rsid w:val="00DE59B7"/>
    <w:rsid w:val="00DE59DF"/>
    <w:rsid w:val="00DE5A3A"/>
    <w:rsid w:val="00DE5A3B"/>
    <w:rsid w:val="00DE5AB8"/>
    <w:rsid w:val="00DE5B21"/>
    <w:rsid w:val="00DE5CC9"/>
    <w:rsid w:val="00DE5D2F"/>
    <w:rsid w:val="00DE5D66"/>
    <w:rsid w:val="00DE5E23"/>
    <w:rsid w:val="00DE5E96"/>
    <w:rsid w:val="00DE5F04"/>
    <w:rsid w:val="00DE5F28"/>
    <w:rsid w:val="00DE627C"/>
    <w:rsid w:val="00DE6309"/>
    <w:rsid w:val="00DE63F6"/>
    <w:rsid w:val="00DE65FB"/>
    <w:rsid w:val="00DE6731"/>
    <w:rsid w:val="00DE6770"/>
    <w:rsid w:val="00DE691E"/>
    <w:rsid w:val="00DE692A"/>
    <w:rsid w:val="00DE69D1"/>
    <w:rsid w:val="00DE6A5F"/>
    <w:rsid w:val="00DE6AD9"/>
    <w:rsid w:val="00DE6C87"/>
    <w:rsid w:val="00DE6CFD"/>
    <w:rsid w:val="00DE6DB0"/>
    <w:rsid w:val="00DE6DC8"/>
    <w:rsid w:val="00DE6E92"/>
    <w:rsid w:val="00DE6EAC"/>
    <w:rsid w:val="00DE6EF8"/>
    <w:rsid w:val="00DE6FCA"/>
    <w:rsid w:val="00DE7029"/>
    <w:rsid w:val="00DE70BA"/>
    <w:rsid w:val="00DE718B"/>
    <w:rsid w:val="00DE71AA"/>
    <w:rsid w:val="00DE7286"/>
    <w:rsid w:val="00DE72F7"/>
    <w:rsid w:val="00DE7630"/>
    <w:rsid w:val="00DE775F"/>
    <w:rsid w:val="00DE77A1"/>
    <w:rsid w:val="00DE7893"/>
    <w:rsid w:val="00DE7990"/>
    <w:rsid w:val="00DE79C2"/>
    <w:rsid w:val="00DE7AE8"/>
    <w:rsid w:val="00DE7AEB"/>
    <w:rsid w:val="00DE7B4D"/>
    <w:rsid w:val="00DE7B5C"/>
    <w:rsid w:val="00DE7B72"/>
    <w:rsid w:val="00DE7C31"/>
    <w:rsid w:val="00DE7CA4"/>
    <w:rsid w:val="00DE7CAF"/>
    <w:rsid w:val="00DE7E71"/>
    <w:rsid w:val="00DF00C2"/>
    <w:rsid w:val="00DF0190"/>
    <w:rsid w:val="00DF03B3"/>
    <w:rsid w:val="00DF049E"/>
    <w:rsid w:val="00DF04B2"/>
    <w:rsid w:val="00DF04BB"/>
    <w:rsid w:val="00DF0701"/>
    <w:rsid w:val="00DF073F"/>
    <w:rsid w:val="00DF080E"/>
    <w:rsid w:val="00DF0810"/>
    <w:rsid w:val="00DF084B"/>
    <w:rsid w:val="00DF090D"/>
    <w:rsid w:val="00DF09EE"/>
    <w:rsid w:val="00DF0A41"/>
    <w:rsid w:val="00DF0A79"/>
    <w:rsid w:val="00DF0A8D"/>
    <w:rsid w:val="00DF0B1D"/>
    <w:rsid w:val="00DF0B35"/>
    <w:rsid w:val="00DF0C13"/>
    <w:rsid w:val="00DF0C8A"/>
    <w:rsid w:val="00DF0D29"/>
    <w:rsid w:val="00DF0D3E"/>
    <w:rsid w:val="00DF0D79"/>
    <w:rsid w:val="00DF0E67"/>
    <w:rsid w:val="00DF109E"/>
    <w:rsid w:val="00DF12E1"/>
    <w:rsid w:val="00DF1799"/>
    <w:rsid w:val="00DF17E2"/>
    <w:rsid w:val="00DF1AED"/>
    <w:rsid w:val="00DF1AF9"/>
    <w:rsid w:val="00DF1B2D"/>
    <w:rsid w:val="00DF1BAA"/>
    <w:rsid w:val="00DF1BE5"/>
    <w:rsid w:val="00DF1D61"/>
    <w:rsid w:val="00DF2170"/>
    <w:rsid w:val="00DF2201"/>
    <w:rsid w:val="00DF2373"/>
    <w:rsid w:val="00DF25CC"/>
    <w:rsid w:val="00DF274A"/>
    <w:rsid w:val="00DF27D0"/>
    <w:rsid w:val="00DF285C"/>
    <w:rsid w:val="00DF28B4"/>
    <w:rsid w:val="00DF2B7B"/>
    <w:rsid w:val="00DF2BC8"/>
    <w:rsid w:val="00DF2C63"/>
    <w:rsid w:val="00DF2C6F"/>
    <w:rsid w:val="00DF2CAF"/>
    <w:rsid w:val="00DF2DDB"/>
    <w:rsid w:val="00DF2E3A"/>
    <w:rsid w:val="00DF2ED3"/>
    <w:rsid w:val="00DF3039"/>
    <w:rsid w:val="00DF304D"/>
    <w:rsid w:val="00DF31EC"/>
    <w:rsid w:val="00DF31F1"/>
    <w:rsid w:val="00DF31F3"/>
    <w:rsid w:val="00DF3243"/>
    <w:rsid w:val="00DF326D"/>
    <w:rsid w:val="00DF3385"/>
    <w:rsid w:val="00DF33D1"/>
    <w:rsid w:val="00DF33EF"/>
    <w:rsid w:val="00DF37AE"/>
    <w:rsid w:val="00DF3827"/>
    <w:rsid w:val="00DF3842"/>
    <w:rsid w:val="00DF3854"/>
    <w:rsid w:val="00DF3860"/>
    <w:rsid w:val="00DF3AB8"/>
    <w:rsid w:val="00DF3B50"/>
    <w:rsid w:val="00DF3D09"/>
    <w:rsid w:val="00DF3E23"/>
    <w:rsid w:val="00DF3FE0"/>
    <w:rsid w:val="00DF407A"/>
    <w:rsid w:val="00DF40D6"/>
    <w:rsid w:val="00DF414E"/>
    <w:rsid w:val="00DF417B"/>
    <w:rsid w:val="00DF4183"/>
    <w:rsid w:val="00DF428D"/>
    <w:rsid w:val="00DF4430"/>
    <w:rsid w:val="00DF444E"/>
    <w:rsid w:val="00DF4509"/>
    <w:rsid w:val="00DF458F"/>
    <w:rsid w:val="00DF4636"/>
    <w:rsid w:val="00DF4670"/>
    <w:rsid w:val="00DF468A"/>
    <w:rsid w:val="00DF4722"/>
    <w:rsid w:val="00DF47AF"/>
    <w:rsid w:val="00DF47D6"/>
    <w:rsid w:val="00DF4872"/>
    <w:rsid w:val="00DF4955"/>
    <w:rsid w:val="00DF49E3"/>
    <w:rsid w:val="00DF4BDD"/>
    <w:rsid w:val="00DF4C45"/>
    <w:rsid w:val="00DF4CF5"/>
    <w:rsid w:val="00DF4FB9"/>
    <w:rsid w:val="00DF505A"/>
    <w:rsid w:val="00DF5084"/>
    <w:rsid w:val="00DF50FC"/>
    <w:rsid w:val="00DF51A7"/>
    <w:rsid w:val="00DF51AD"/>
    <w:rsid w:val="00DF51FD"/>
    <w:rsid w:val="00DF528D"/>
    <w:rsid w:val="00DF53D8"/>
    <w:rsid w:val="00DF5492"/>
    <w:rsid w:val="00DF552E"/>
    <w:rsid w:val="00DF554D"/>
    <w:rsid w:val="00DF5694"/>
    <w:rsid w:val="00DF5808"/>
    <w:rsid w:val="00DF590B"/>
    <w:rsid w:val="00DF59F8"/>
    <w:rsid w:val="00DF5A2E"/>
    <w:rsid w:val="00DF5AAD"/>
    <w:rsid w:val="00DF5BE3"/>
    <w:rsid w:val="00DF5C13"/>
    <w:rsid w:val="00DF5E39"/>
    <w:rsid w:val="00DF6002"/>
    <w:rsid w:val="00DF6175"/>
    <w:rsid w:val="00DF6337"/>
    <w:rsid w:val="00DF633F"/>
    <w:rsid w:val="00DF645A"/>
    <w:rsid w:val="00DF6480"/>
    <w:rsid w:val="00DF6512"/>
    <w:rsid w:val="00DF65EF"/>
    <w:rsid w:val="00DF66C8"/>
    <w:rsid w:val="00DF66D8"/>
    <w:rsid w:val="00DF6779"/>
    <w:rsid w:val="00DF684D"/>
    <w:rsid w:val="00DF688C"/>
    <w:rsid w:val="00DF6AE6"/>
    <w:rsid w:val="00DF6CD6"/>
    <w:rsid w:val="00DF6D0A"/>
    <w:rsid w:val="00DF6F0F"/>
    <w:rsid w:val="00DF708F"/>
    <w:rsid w:val="00DF70CC"/>
    <w:rsid w:val="00DF7103"/>
    <w:rsid w:val="00DF7152"/>
    <w:rsid w:val="00DF7173"/>
    <w:rsid w:val="00DF7251"/>
    <w:rsid w:val="00DF728B"/>
    <w:rsid w:val="00DF733C"/>
    <w:rsid w:val="00DF7379"/>
    <w:rsid w:val="00DF7479"/>
    <w:rsid w:val="00DF74FF"/>
    <w:rsid w:val="00DF7527"/>
    <w:rsid w:val="00DF765B"/>
    <w:rsid w:val="00DF7992"/>
    <w:rsid w:val="00DF7BCC"/>
    <w:rsid w:val="00DF7C19"/>
    <w:rsid w:val="00DF7CAB"/>
    <w:rsid w:val="00DF7D1C"/>
    <w:rsid w:val="00DF7DBA"/>
    <w:rsid w:val="00DF7E1A"/>
    <w:rsid w:val="00DF7E8F"/>
    <w:rsid w:val="00DF7F12"/>
    <w:rsid w:val="00DF7F22"/>
    <w:rsid w:val="00E00019"/>
    <w:rsid w:val="00E0019F"/>
    <w:rsid w:val="00E001C1"/>
    <w:rsid w:val="00E00437"/>
    <w:rsid w:val="00E0043D"/>
    <w:rsid w:val="00E004D0"/>
    <w:rsid w:val="00E00534"/>
    <w:rsid w:val="00E0080A"/>
    <w:rsid w:val="00E00971"/>
    <w:rsid w:val="00E00A8E"/>
    <w:rsid w:val="00E00D2D"/>
    <w:rsid w:val="00E00EC5"/>
    <w:rsid w:val="00E010B9"/>
    <w:rsid w:val="00E01273"/>
    <w:rsid w:val="00E012BF"/>
    <w:rsid w:val="00E012C6"/>
    <w:rsid w:val="00E013A8"/>
    <w:rsid w:val="00E0145A"/>
    <w:rsid w:val="00E0147E"/>
    <w:rsid w:val="00E01687"/>
    <w:rsid w:val="00E01859"/>
    <w:rsid w:val="00E018B0"/>
    <w:rsid w:val="00E018D9"/>
    <w:rsid w:val="00E01B76"/>
    <w:rsid w:val="00E01BCE"/>
    <w:rsid w:val="00E01BD8"/>
    <w:rsid w:val="00E01C06"/>
    <w:rsid w:val="00E01CB3"/>
    <w:rsid w:val="00E01DC3"/>
    <w:rsid w:val="00E01F29"/>
    <w:rsid w:val="00E02032"/>
    <w:rsid w:val="00E021A3"/>
    <w:rsid w:val="00E021A8"/>
    <w:rsid w:val="00E02202"/>
    <w:rsid w:val="00E0224B"/>
    <w:rsid w:val="00E0239A"/>
    <w:rsid w:val="00E023C7"/>
    <w:rsid w:val="00E02470"/>
    <w:rsid w:val="00E02479"/>
    <w:rsid w:val="00E0247D"/>
    <w:rsid w:val="00E025B1"/>
    <w:rsid w:val="00E025CA"/>
    <w:rsid w:val="00E02618"/>
    <w:rsid w:val="00E0273D"/>
    <w:rsid w:val="00E02754"/>
    <w:rsid w:val="00E0286A"/>
    <w:rsid w:val="00E0288C"/>
    <w:rsid w:val="00E0295A"/>
    <w:rsid w:val="00E02B0F"/>
    <w:rsid w:val="00E02B75"/>
    <w:rsid w:val="00E02D33"/>
    <w:rsid w:val="00E02E96"/>
    <w:rsid w:val="00E030D9"/>
    <w:rsid w:val="00E03373"/>
    <w:rsid w:val="00E0337B"/>
    <w:rsid w:val="00E034E7"/>
    <w:rsid w:val="00E03548"/>
    <w:rsid w:val="00E035B3"/>
    <w:rsid w:val="00E0388D"/>
    <w:rsid w:val="00E039D0"/>
    <w:rsid w:val="00E03A56"/>
    <w:rsid w:val="00E03A76"/>
    <w:rsid w:val="00E03B3F"/>
    <w:rsid w:val="00E03BA7"/>
    <w:rsid w:val="00E03C09"/>
    <w:rsid w:val="00E03C4A"/>
    <w:rsid w:val="00E03E35"/>
    <w:rsid w:val="00E03F6E"/>
    <w:rsid w:val="00E03F7E"/>
    <w:rsid w:val="00E04083"/>
    <w:rsid w:val="00E0411C"/>
    <w:rsid w:val="00E04130"/>
    <w:rsid w:val="00E04147"/>
    <w:rsid w:val="00E041B4"/>
    <w:rsid w:val="00E041BB"/>
    <w:rsid w:val="00E042CD"/>
    <w:rsid w:val="00E04302"/>
    <w:rsid w:val="00E0443C"/>
    <w:rsid w:val="00E04482"/>
    <w:rsid w:val="00E0464C"/>
    <w:rsid w:val="00E046FC"/>
    <w:rsid w:val="00E0472D"/>
    <w:rsid w:val="00E04869"/>
    <w:rsid w:val="00E048F3"/>
    <w:rsid w:val="00E0499D"/>
    <w:rsid w:val="00E04AEA"/>
    <w:rsid w:val="00E04C5F"/>
    <w:rsid w:val="00E04D3A"/>
    <w:rsid w:val="00E04F7D"/>
    <w:rsid w:val="00E04FA4"/>
    <w:rsid w:val="00E05081"/>
    <w:rsid w:val="00E051BB"/>
    <w:rsid w:val="00E05375"/>
    <w:rsid w:val="00E054AA"/>
    <w:rsid w:val="00E054AD"/>
    <w:rsid w:val="00E05534"/>
    <w:rsid w:val="00E05542"/>
    <w:rsid w:val="00E055BB"/>
    <w:rsid w:val="00E05692"/>
    <w:rsid w:val="00E0572D"/>
    <w:rsid w:val="00E05793"/>
    <w:rsid w:val="00E058B4"/>
    <w:rsid w:val="00E0590D"/>
    <w:rsid w:val="00E05A72"/>
    <w:rsid w:val="00E05B30"/>
    <w:rsid w:val="00E05BE7"/>
    <w:rsid w:val="00E05BED"/>
    <w:rsid w:val="00E05CB1"/>
    <w:rsid w:val="00E05E09"/>
    <w:rsid w:val="00E05E57"/>
    <w:rsid w:val="00E05F87"/>
    <w:rsid w:val="00E05FCA"/>
    <w:rsid w:val="00E0612F"/>
    <w:rsid w:val="00E0620D"/>
    <w:rsid w:val="00E06557"/>
    <w:rsid w:val="00E06720"/>
    <w:rsid w:val="00E067A2"/>
    <w:rsid w:val="00E068E4"/>
    <w:rsid w:val="00E0694C"/>
    <w:rsid w:val="00E0698B"/>
    <w:rsid w:val="00E069E3"/>
    <w:rsid w:val="00E06D05"/>
    <w:rsid w:val="00E06D4B"/>
    <w:rsid w:val="00E06E91"/>
    <w:rsid w:val="00E06FB0"/>
    <w:rsid w:val="00E07011"/>
    <w:rsid w:val="00E07124"/>
    <w:rsid w:val="00E07130"/>
    <w:rsid w:val="00E07167"/>
    <w:rsid w:val="00E07419"/>
    <w:rsid w:val="00E07446"/>
    <w:rsid w:val="00E0776E"/>
    <w:rsid w:val="00E077A9"/>
    <w:rsid w:val="00E077F2"/>
    <w:rsid w:val="00E07859"/>
    <w:rsid w:val="00E078CE"/>
    <w:rsid w:val="00E07A93"/>
    <w:rsid w:val="00E07A9A"/>
    <w:rsid w:val="00E07C73"/>
    <w:rsid w:val="00E07C82"/>
    <w:rsid w:val="00E07D06"/>
    <w:rsid w:val="00E07EFC"/>
    <w:rsid w:val="00E07F08"/>
    <w:rsid w:val="00E10031"/>
    <w:rsid w:val="00E10168"/>
    <w:rsid w:val="00E10676"/>
    <w:rsid w:val="00E10771"/>
    <w:rsid w:val="00E10797"/>
    <w:rsid w:val="00E107B4"/>
    <w:rsid w:val="00E10826"/>
    <w:rsid w:val="00E1093C"/>
    <w:rsid w:val="00E10B52"/>
    <w:rsid w:val="00E10B81"/>
    <w:rsid w:val="00E10B8C"/>
    <w:rsid w:val="00E10B98"/>
    <w:rsid w:val="00E10C31"/>
    <w:rsid w:val="00E10CD9"/>
    <w:rsid w:val="00E10CF0"/>
    <w:rsid w:val="00E10E55"/>
    <w:rsid w:val="00E10F53"/>
    <w:rsid w:val="00E10FAB"/>
    <w:rsid w:val="00E110BB"/>
    <w:rsid w:val="00E11386"/>
    <w:rsid w:val="00E1145F"/>
    <w:rsid w:val="00E11592"/>
    <w:rsid w:val="00E1168A"/>
    <w:rsid w:val="00E117CB"/>
    <w:rsid w:val="00E1196D"/>
    <w:rsid w:val="00E11D64"/>
    <w:rsid w:val="00E11DE9"/>
    <w:rsid w:val="00E11E52"/>
    <w:rsid w:val="00E12023"/>
    <w:rsid w:val="00E12098"/>
    <w:rsid w:val="00E120CC"/>
    <w:rsid w:val="00E120EA"/>
    <w:rsid w:val="00E12174"/>
    <w:rsid w:val="00E1218B"/>
    <w:rsid w:val="00E12369"/>
    <w:rsid w:val="00E12398"/>
    <w:rsid w:val="00E123E3"/>
    <w:rsid w:val="00E12575"/>
    <w:rsid w:val="00E1258D"/>
    <w:rsid w:val="00E125DA"/>
    <w:rsid w:val="00E1267B"/>
    <w:rsid w:val="00E1271B"/>
    <w:rsid w:val="00E1299F"/>
    <w:rsid w:val="00E12A31"/>
    <w:rsid w:val="00E12B0F"/>
    <w:rsid w:val="00E12C7F"/>
    <w:rsid w:val="00E12D90"/>
    <w:rsid w:val="00E12DFA"/>
    <w:rsid w:val="00E12E7B"/>
    <w:rsid w:val="00E12EA5"/>
    <w:rsid w:val="00E13058"/>
    <w:rsid w:val="00E130C9"/>
    <w:rsid w:val="00E130E2"/>
    <w:rsid w:val="00E13299"/>
    <w:rsid w:val="00E13325"/>
    <w:rsid w:val="00E133BC"/>
    <w:rsid w:val="00E13405"/>
    <w:rsid w:val="00E1354D"/>
    <w:rsid w:val="00E136B8"/>
    <w:rsid w:val="00E137E7"/>
    <w:rsid w:val="00E138AE"/>
    <w:rsid w:val="00E13A2A"/>
    <w:rsid w:val="00E13AA5"/>
    <w:rsid w:val="00E13C72"/>
    <w:rsid w:val="00E13D6C"/>
    <w:rsid w:val="00E13DA7"/>
    <w:rsid w:val="00E13E6A"/>
    <w:rsid w:val="00E14022"/>
    <w:rsid w:val="00E140E0"/>
    <w:rsid w:val="00E142CC"/>
    <w:rsid w:val="00E142D0"/>
    <w:rsid w:val="00E143C5"/>
    <w:rsid w:val="00E1442F"/>
    <w:rsid w:val="00E14434"/>
    <w:rsid w:val="00E1457B"/>
    <w:rsid w:val="00E145A3"/>
    <w:rsid w:val="00E145AE"/>
    <w:rsid w:val="00E14729"/>
    <w:rsid w:val="00E14881"/>
    <w:rsid w:val="00E14946"/>
    <w:rsid w:val="00E14972"/>
    <w:rsid w:val="00E14AD5"/>
    <w:rsid w:val="00E14C15"/>
    <w:rsid w:val="00E14E9A"/>
    <w:rsid w:val="00E151A9"/>
    <w:rsid w:val="00E15282"/>
    <w:rsid w:val="00E1528F"/>
    <w:rsid w:val="00E15504"/>
    <w:rsid w:val="00E155D6"/>
    <w:rsid w:val="00E15659"/>
    <w:rsid w:val="00E15674"/>
    <w:rsid w:val="00E156F6"/>
    <w:rsid w:val="00E15779"/>
    <w:rsid w:val="00E157FA"/>
    <w:rsid w:val="00E158D4"/>
    <w:rsid w:val="00E15919"/>
    <w:rsid w:val="00E15964"/>
    <w:rsid w:val="00E15AE8"/>
    <w:rsid w:val="00E15B45"/>
    <w:rsid w:val="00E15B5A"/>
    <w:rsid w:val="00E15B93"/>
    <w:rsid w:val="00E15BEB"/>
    <w:rsid w:val="00E15C28"/>
    <w:rsid w:val="00E15F82"/>
    <w:rsid w:val="00E15FF5"/>
    <w:rsid w:val="00E161CB"/>
    <w:rsid w:val="00E16393"/>
    <w:rsid w:val="00E16485"/>
    <w:rsid w:val="00E1655D"/>
    <w:rsid w:val="00E1656C"/>
    <w:rsid w:val="00E16592"/>
    <w:rsid w:val="00E16631"/>
    <w:rsid w:val="00E16649"/>
    <w:rsid w:val="00E16685"/>
    <w:rsid w:val="00E16709"/>
    <w:rsid w:val="00E16753"/>
    <w:rsid w:val="00E1696B"/>
    <w:rsid w:val="00E169D1"/>
    <w:rsid w:val="00E16A85"/>
    <w:rsid w:val="00E16BE2"/>
    <w:rsid w:val="00E16C96"/>
    <w:rsid w:val="00E16D17"/>
    <w:rsid w:val="00E16FC5"/>
    <w:rsid w:val="00E17116"/>
    <w:rsid w:val="00E1715A"/>
    <w:rsid w:val="00E1725E"/>
    <w:rsid w:val="00E1729A"/>
    <w:rsid w:val="00E17311"/>
    <w:rsid w:val="00E17405"/>
    <w:rsid w:val="00E17433"/>
    <w:rsid w:val="00E174D4"/>
    <w:rsid w:val="00E174F2"/>
    <w:rsid w:val="00E175BA"/>
    <w:rsid w:val="00E1773F"/>
    <w:rsid w:val="00E1786B"/>
    <w:rsid w:val="00E17A4A"/>
    <w:rsid w:val="00E17B3D"/>
    <w:rsid w:val="00E17BD8"/>
    <w:rsid w:val="00E17C1F"/>
    <w:rsid w:val="00E17D51"/>
    <w:rsid w:val="00E17E48"/>
    <w:rsid w:val="00E17EE4"/>
    <w:rsid w:val="00E17FE6"/>
    <w:rsid w:val="00E201A5"/>
    <w:rsid w:val="00E201FC"/>
    <w:rsid w:val="00E20300"/>
    <w:rsid w:val="00E203B9"/>
    <w:rsid w:val="00E203DE"/>
    <w:rsid w:val="00E20516"/>
    <w:rsid w:val="00E20517"/>
    <w:rsid w:val="00E2075A"/>
    <w:rsid w:val="00E20AEE"/>
    <w:rsid w:val="00E20B82"/>
    <w:rsid w:val="00E20B91"/>
    <w:rsid w:val="00E20C87"/>
    <w:rsid w:val="00E20CAA"/>
    <w:rsid w:val="00E20D9B"/>
    <w:rsid w:val="00E21060"/>
    <w:rsid w:val="00E21096"/>
    <w:rsid w:val="00E211CE"/>
    <w:rsid w:val="00E212C3"/>
    <w:rsid w:val="00E2140B"/>
    <w:rsid w:val="00E21487"/>
    <w:rsid w:val="00E214D6"/>
    <w:rsid w:val="00E214F6"/>
    <w:rsid w:val="00E215F6"/>
    <w:rsid w:val="00E21696"/>
    <w:rsid w:val="00E216A6"/>
    <w:rsid w:val="00E2170D"/>
    <w:rsid w:val="00E21730"/>
    <w:rsid w:val="00E21741"/>
    <w:rsid w:val="00E21744"/>
    <w:rsid w:val="00E217D4"/>
    <w:rsid w:val="00E21809"/>
    <w:rsid w:val="00E218D3"/>
    <w:rsid w:val="00E21A14"/>
    <w:rsid w:val="00E21B52"/>
    <w:rsid w:val="00E21B81"/>
    <w:rsid w:val="00E21BCA"/>
    <w:rsid w:val="00E21C08"/>
    <w:rsid w:val="00E21CFE"/>
    <w:rsid w:val="00E21D4E"/>
    <w:rsid w:val="00E21D84"/>
    <w:rsid w:val="00E21DBF"/>
    <w:rsid w:val="00E21ED4"/>
    <w:rsid w:val="00E21F8D"/>
    <w:rsid w:val="00E220BC"/>
    <w:rsid w:val="00E22151"/>
    <w:rsid w:val="00E222AF"/>
    <w:rsid w:val="00E2248E"/>
    <w:rsid w:val="00E2255D"/>
    <w:rsid w:val="00E2257C"/>
    <w:rsid w:val="00E225BF"/>
    <w:rsid w:val="00E225EB"/>
    <w:rsid w:val="00E22690"/>
    <w:rsid w:val="00E226E5"/>
    <w:rsid w:val="00E227A3"/>
    <w:rsid w:val="00E227B0"/>
    <w:rsid w:val="00E22843"/>
    <w:rsid w:val="00E22881"/>
    <w:rsid w:val="00E22A97"/>
    <w:rsid w:val="00E22C0F"/>
    <w:rsid w:val="00E22FFE"/>
    <w:rsid w:val="00E2304B"/>
    <w:rsid w:val="00E23076"/>
    <w:rsid w:val="00E230A2"/>
    <w:rsid w:val="00E231FC"/>
    <w:rsid w:val="00E23248"/>
    <w:rsid w:val="00E233A0"/>
    <w:rsid w:val="00E234CD"/>
    <w:rsid w:val="00E234CE"/>
    <w:rsid w:val="00E2359A"/>
    <w:rsid w:val="00E23691"/>
    <w:rsid w:val="00E236E3"/>
    <w:rsid w:val="00E2378F"/>
    <w:rsid w:val="00E237DD"/>
    <w:rsid w:val="00E2390C"/>
    <w:rsid w:val="00E239BF"/>
    <w:rsid w:val="00E23B29"/>
    <w:rsid w:val="00E23BAB"/>
    <w:rsid w:val="00E23D2A"/>
    <w:rsid w:val="00E23EB9"/>
    <w:rsid w:val="00E23FC4"/>
    <w:rsid w:val="00E23FDC"/>
    <w:rsid w:val="00E24159"/>
    <w:rsid w:val="00E24207"/>
    <w:rsid w:val="00E2448A"/>
    <w:rsid w:val="00E24617"/>
    <w:rsid w:val="00E24691"/>
    <w:rsid w:val="00E2469D"/>
    <w:rsid w:val="00E246A1"/>
    <w:rsid w:val="00E246C5"/>
    <w:rsid w:val="00E247A3"/>
    <w:rsid w:val="00E247FC"/>
    <w:rsid w:val="00E24AF4"/>
    <w:rsid w:val="00E24BE4"/>
    <w:rsid w:val="00E24C45"/>
    <w:rsid w:val="00E24D59"/>
    <w:rsid w:val="00E24DD8"/>
    <w:rsid w:val="00E24FCB"/>
    <w:rsid w:val="00E250C3"/>
    <w:rsid w:val="00E251EF"/>
    <w:rsid w:val="00E254A0"/>
    <w:rsid w:val="00E25621"/>
    <w:rsid w:val="00E2562E"/>
    <w:rsid w:val="00E256CB"/>
    <w:rsid w:val="00E25780"/>
    <w:rsid w:val="00E257C4"/>
    <w:rsid w:val="00E2582F"/>
    <w:rsid w:val="00E258EE"/>
    <w:rsid w:val="00E25999"/>
    <w:rsid w:val="00E25B68"/>
    <w:rsid w:val="00E25C08"/>
    <w:rsid w:val="00E25CE8"/>
    <w:rsid w:val="00E25D19"/>
    <w:rsid w:val="00E25D88"/>
    <w:rsid w:val="00E25EA9"/>
    <w:rsid w:val="00E25F69"/>
    <w:rsid w:val="00E25F96"/>
    <w:rsid w:val="00E25FD7"/>
    <w:rsid w:val="00E26055"/>
    <w:rsid w:val="00E26138"/>
    <w:rsid w:val="00E261A1"/>
    <w:rsid w:val="00E26302"/>
    <w:rsid w:val="00E263DB"/>
    <w:rsid w:val="00E264D7"/>
    <w:rsid w:val="00E265EE"/>
    <w:rsid w:val="00E265F3"/>
    <w:rsid w:val="00E26696"/>
    <w:rsid w:val="00E26976"/>
    <w:rsid w:val="00E26A31"/>
    <w:rsid w:val="00E26C4B"/>
    <w:rsid w:val="00E26C8A"/>
    <w:rsid w:val="00E26DE3"/>
    <w:rsid w:val="00E26F18"/>
    <w:rsid w:val="00E26F1F"/>
    <w:rsid w:val="00E26FF3"/>
    <w:rsid w:val="00E2708B"/>
    <w:rsid w:val="00E270F0"/>
    <w:rsid w:val="00E2725B"/>
    <w:rsid w:val="00E272E5"/>
    <w:rsid w:val="00E27309"/>
    <w:rsid w:val="00E27401"/>
    <w:rsid w:val="00E274A6"/>
    <w:rsid w:val="00E27552"/>
    <w:rsid w:val="00E27572"/>
    <w:rsid w:val="00E275AD"/>
    <w:rsid w:val="00E276FB"/>
    <w:rsid w:val="00E27812"/>
    <w:rsid w:val="00E2799F"/>
    <w:rsid w:val="00E27A8D"/>
    <w:rsid w:val="00E27AF7"/>
    <w:rsid w:val="00E27B7A"/>
    <w:rsid w:val="00E27C36"/>
    <w:rsid w:val="00E27CBB"/>
    <w:rsid w:val="00E27CE7"/>
    <w:rsid w:val="00E27D27"/>
    <w:rsid w:val="00E27DCF"/>
    <w:rsid w:val="00E27E2C"/>
    <w:rsid w:val="00E27E5D"/>
    <w:rsid w:val="00E301C3"/>
    <w:rsid w:val="00E301DB"/>
    <w:rsid w:val="00E3027E"/>
    <w:rsid w:val="00E30334"/>
    <w:rsid w:val="00E3033A"/>
    <w:rsid w:val="00E30340"/>
    <w:rsid w:val="00E3050A"/>
    <w:rsid w:val="00E3058C"/>
    <w:rsid w:val="00E305E1"/>
    <w:rsid w:val="00E307EB"/>
    <w:rsid w:val="00E308C4"/>
    <w:rsid w:val="00E30A2D"/>
    <w:rsid w:val="00E30A40"/>
    <w:rsid w:val="00E30B17"/>
    <w:rsid w:val="00E30BBC"/>
    <w:rsid w:val="00E30DD7"/>
    <w:rsid w:val="00E30F2A"/>
    <w:rsid w:val="00E30F69"/>
    <w:rsid w:val="00E30FC4"/>
    <w:rsid w:val="00E31111"/>
    <w:rsid w:val="00E311D3"/>
    <w:rsid w:val="00E31270"/>
    <w:rsid w:val="00E3136F"/>
    <w:rsid w:val="00E313B6"/>
    <w:rsid w:val="00E31478"/>
    <w:rsid w:val="00E31484"/>
    <w:rsid w:val="00E31573"/>
    <w:rsid w:val="00E3166F"/>
    <w:rsid w:val="00E316DC"/>
    <w:rsid w:val="00E316FD"/>
    <w:rsid w:val="00E31708"/>
    <w:rsid w:val="00E317A3"/>
    <w:rsid w:val="00E31ADD"/>
    <w:rsid w:val="00E31DF5"/>
    <w:rsid w:val="00E31E27"/>
    <w:rsid w:val="00E31EB6"/>
    <w:rsid w:val="00E31EE7"/>
    <w:rsid w:val="00E31EEF"/>
    <w:rsid w:val="00E31F35"/>
    <w:rsid w:val="00E31F4F"/>
    <w:rsid w:val="00E31F89"/>
    <w:rsid w:val="00E32023"/>
    <w:rsid w:val="00E320FC"/>
    <w:rsid w:val="00E3214F"/>
    <w:rsid w:val="00E32361"/>
    <w:rsid w:val="00E323F3"/>
    <w:rsid w:val="00E32517"/>
    <w:rsid w:val="00E3253F"/>
    <w:rsid w:val="00E3271F"/>
    <w:rsid w:val="00E32744"/>
    <w:rsid w:val="00E32969"/>
    <w:rsid w:val="00E32ADC"/>
    <w:rsid w:val="00E32AF1"/>
    <w:rsid w:val="00E32BB4"/>
    <w:rsid w:val="00E32D0D"/>
    <w:rsid w:val="00E32E06"/>
    <w:rsid w:val="00E32EAC"/>
    <w:rsid w:val="00E33075"/>
    <w:rsid w:val="00E331B0"/>
    <w:rsid w:val="00E33221"/>
    <w:rsid w:val="00E33317"/>
    <w:rsid w:val="00E334F8"/>
    <w:rsid w:val="00E3359B"/>
    <w:rsid w:val="00E335F0"/>
    <w:rsid w:val="00E33648"/>
    <w:rsid w:val="00E337B1"/>
    <w:rsid w:val="00E3385C"/>
    <w:rsid w:val="00E33869"/>
    <w:rsid w:val="00E33893"/>
    <w:rsid w:val="00E33A2A"/>
    <w:rsid w:val="00E33B71"/>
    <w:rsid w:val="00E33B8D"/>
    <w:rsid w:val="00E33C55"/>
    <w:rsid w:val="00E33C58"/>
    <w:rsid w:val="00E33C6F"/>
    <w:rsid w:val="00E33D49"/>
    <w:rsid w:val="00E33D78"/>
    <w:rsid w:val="00E33EA3"/>
    <w:rsid w:val="00E33EDC"/>
    <w:rsid w:val="00E3403A"/>
    <w:rsid w:val="00E34151"/>
    <w:rsid w:val="00E341E7"/>
    <w:rsid w:val="00E34219"/>
    <w:rsid w:val="00E3434F"/>
    <w:rsid w:val="00E343C5"/>
    <w:rsid w:val="00E34561"/>
    <w:rsid w:val="00E34586"/>
    <w:rsid w:val="00E34617"/>
    <w:rsid w:val="00E34619"/>
    <w:rsid w:val="00E34658"/>
    <w:rsid w:val="00E34673"/>
    <w:rsid w:val="00E346F1"/>
    <w:rsid w:val="00E3474C"/>
    <w:rsid w:val="00E3475A"/>
    <w:rsid w:val="00E34855"/>
    <w:rsid w:val="00E34A38"/>
    <w:rsid w:val="00E34AA1"/>
    <w:rsid w:val="00E34BED"/>
    <w:rsid w:val="00E34C48"/>
    <w:rsid w:val="00E34D56"/>
    <w:rsid w:val="00E34D8F"/>
    <w:rsid w:val="00E34DED"/>
    <w:rsid w:val="00E34E14"/>
    <w:rsid w:val="00E34E29"/>
    <w:rsid w:val="00E34F1E"/>
    <w:rsid w:val="00E34FC6"/>
    <w:rsid w:val="00E35012"/>
    <w:rsid w:val="00E35201"/>
    <w:rsid w:val="00E35248"/>
    <w:rsid w:val="00E35294"/>
    <w:rsid w:val="00E3532E"/>
    <w:rsid w:val="00E3534B"/>
    <w:rsid w:val="00E3559C"/>
    <w:rsid w:val="00E355B5"/>
    <w:rsid w:val="00E3571F"/>
    <w:rsid w:val="00E35A4B"/>
    <w:rsid w:val="00E35B4F"/>
    <w:rsid w:val="00E35BFF"/>
    <w:rsid w:val="00E35C34"/>
    <w:rsid w:val="00E35DDD"/>
    <w:rsid w:val="00E35E0A"/>
    <w:rsid w:val="00E35EA2"/>
    <w:rsid w:val="00E35FEB"/>
    <w:rsid w:val="00E3612C"/>
    <w:rsid w:val="00E36164"/>
    <w:rsid w:val="00E36185"/>
    <w:rsid w:val="00E361B5"/>
    <w:rsid w:val="00E36404"/>
    <w:rsid w:val="00E36444"/>
    <w:rsid w:val="00E36530"/>
    <w:rsid w:val="00E36539"/>
    <w:rsid w:val="00E36546"/>
    <w:rsid w:val="00E36640"/>
    <w:rsid w:val="00E366D5"/>
    <w:rsid w:val="00E367B0"/>
    <w:rsid w:val="00E367C4"/>
    <w:rsid w:val="00E3681F"/>
    <w:rsid w:val="00E368DA"/>
    <w:rsid w:val="00E369BE"/>
    <w:rsid w:val="00E369E1"/>
    <w:rsid w:val="00E36B51"/>
    <w:rsid w:val="00E36C1F"/>
    <w:rsid w:val="00E36C4C"/>
    <w:rsid w:val="00E36C83"/>
    <w:rsid w:val="00E36E05"/>
    <w:rsid w:val="00E36F1A"/>
    <w:rsid w:val="00E3704F"/>
    <w:rsid w:val="00E370C6"/>
    <w:rsid w:val="00E37291"/>
    <w:rsid w:val="00E373CD"/>
    <w:rsid w:val="00E374EE"/>
    <w:rsid w:val="00E37590"/>
    <w:rsid w:val="00E375E7"/>
    <w:rsid w:val="00E376EB"/>
    <w:rsid w:val="00E377EC"/>
    <w:rsid w:val="00E3782E"/>
    <w:rsid w:val="00E37EA9"/>
    <w:rsid w:val="00E40288"/>
    <w:rsid w:val="00E40316"/>
    <w:rsid w:val="00E40350"/>
    <w:rsid w:val="00E405D1"/>
    <w:rsid w:val="00E408B2"/>
    <w:rsid w:val="00E4094F"/>
    <w:rsid w:val="00E4096E"/>
    <w:rsid w:val="00E409F1"/>
    <w:rsid w:val="00E40A0A"/>
    <w:rsid w:val="00E40B07"/>
    <w:rsid w:val="00E40B51"/>
    <w:rsid w:val="00E40E46"/>
    <w:rsid w:val="00E40E8E"/>
    <w:rsid w:val="00E40F6B"/>
    <w:rsid w:val="00E40FB8"/>
    <w:rsid w:val="00E4120C"/>
    <w:rsid w:val="00E41241"/>
    <w:rsid w:val="00E4141C"/>
    <w:rsid w:val="00E415FF"/>
    <w:rsid w:val="00E41638"/>
    <w:rsid w:val="00E416B2"/>
    <w:rsid w:val="00E4171A"/>
    <w:rsid w:val="00E41788"/>
    <w:rsid w:val="00E4188C"/>
    <w:rsid w:val="00E41894"/>
    <w:rsid w:val="00E418BE"/>
    <w:rsid w:val="00E419C8"/>
    <w:rsid w:val="00E419F2"/>
    <w:rsid w:val="00E41C88"/>
    <w:rsid w:val="00E41DED"/>
    <w:rsid w:val="00E41EB0"/>
    <w:rsid w:val="00E41EEC"/>
    <w:rsid w:val="00E41FC0"/>
    <w:rsid w:val="00E421E0"/>
    <w:rsid w:val="00E422B6"/>
    <w:rsid w:val="00E422E5"/>
    <w:rsid w:val="00E42344"/>
    <w:rsid w:val="00E42376"/>
    <w:rsid w:val="00E42384"/>
    <w:rsid w:val="00E42468"/>
    <w:rsid w:val="00E42561"/>
    <w:rsid w:val="00E42747"/>
    <w:rsid w:val="00E42810"/>
    <w:rsid w:val="00E4286E"/>
    <w:rsid w:val="00E42912"/>
    <w:rsid w:val="00E429DF"/>
    <w:rsid w:val="00E42A19"/>
    <w:rsid w:val="00E42AFD"/>
    <w:rsid w:val="00E42BD5"/>
    <w:rsid w:val="00E42DA1"/>
    <w:rsid w:val="00E42E38"/>
    <w:rsid w:val="00E42EC3"/>
    <w:rsid w:val="00E42EEF"/>
    <w:rsid w:val="00E42EFB"/>
    <w:rsid w:val="00E42FA6"/>
    <w:rsid w:val="00E432D6"/>
    <w:rsid w:val="00E432EB"/>
    <w:rsid w:val="00E43415"/>
    <w:rsid w:val="00E434FD"/>
    <w:rsid w:val="00E435B0"/>
    <w:rsid w:val="00E435C9"/>
    <w:rsid w:val="00E43658"/>
    <w:rsid w:val="00E4365A"/>
    <w:rsid w:val="00E4367D"/>
    <w:rsid w:val="00E43949"/>
    <w:rsid w:val="00E43C10"/>
    <w:rsid w:val="00E43D23"/>
    <w:rsid w:val="00E43DA2"/>
    <w:rsid w:val="00E43E59"/>
    <w:rsid w:val="00E43EF8"/>
    <w:rsid w:val="00E43F49"/>
    <w:rsid w:val="00E43F5B"/>
    <w:rsid w:val="00E44114"/>
    <w:rsid w:val="00E4429E"/>
    <w:rsid w:val="00E44339"/>
    <w:rsid w:val="00E444CB"/>
    <w:rsid w:val="00E444E4"/>
    <w:rsid w:val="00E4459F"/>
    <w:rsid w:val="00E4461B"/>
    <w:rsid w:val="00E4468C"/>
    <w:rsid w:val="00E447EC"/>
    <w:rsid w:val="00E448C8"/>
    <w:rsid w:val="00E449B3"/>
    <w:rsid w:val="00E44A44"/>
    <w:rsid w:val="00E44B57"/>
    <w:rsid w:val="00E44CF4"/>
    <w:rsid w:val="00E44EBB"/>
    <w:rsid w:val="00E451E6"/>
    <w:rsid w:val="00E4523B"/>
    <w:rsid w:val="00E4534F"/>
    <w:rsid w:val="00E45469"/>
    <w:rsid w:val="00E454CF"/>
    <w:rsid w:val="00E4550A"/>
    <w:rsid w:val="00E455E1"/>
    <w:rsid w:val="00E45892"/>
    <w:rsid w:val="00E458FD"/>
    <w:rsid w:val="00E45AA7"/>
    <w:rsid w:val="00E45CDD"/>
    <w:rsid w:val="00E45DBD"/>
    <w:rsid w:val="00E45E6B"/>
    <w:rsid w:val="00E45E7B"/>
    <w:rsid w:val="00E45F02"/>
    <w:rsid w:val="00E4615B"/>
    <w:rsid w:val="00E46165"/>
    <w:rsid w:val="00E461AE"/>
    <w:rsid w:val="00E4633F"/>
    <w:rsid w:val="00E464CB"/>
    <w:rsid w:val="00E4661B"/>
    <w:rsid w:val="00E46ABA"/>
    <w:rsid w:val="00E46AD2"/>
    <w:rsid w:val="00E46C3E"/>
    <w:rsid w:val="00E46C6D"/>
    <w:rsid w:val="00E46CEA"/>
    <w:rsid w:val="00E46D31"/>
    <w:rsid w:val="00E46DBD"/>
    <w:rsid w:val="00E473DC"/>
    <w:rsid w:val="00E474A9"/>
    <w:rsid w:val="00E474B9"/>
    <w:rsid w:val="00E47646"/>
    <w:rsid w:val="00E47914"/>
    <w:rsid w:val="00E4795C"/>
    <w:rsid w:val="00E47970"/>
    <w:rsid w:val="00E47B6E"/>
    <w:rsid w:val="00E47C0B"/>
    <w:rsid w:val="00E47D33"/>
    <w:rsid w:val="00E47EE2"/>
    <w:rsid w:val="00E47F43"/>
    <w:rsid w:val="00E5009F"/>
    <w:rsid w:val="00E50138"/>
    <w:rsid w:val="00E501B1"/>
    <w:rsid w:val="00E5028A"/>
    <w:rsid w:val="00E50335"/>
    <w:rsid w:val="00E50370"/>
    <w:rsid w:val="00E50397"/>
    <w:rsid w:val="00E503B1"/>
    <w:rsid w:val="00E503EB"/>
    <w:rsid w:val="00E50402"/>
    <w:rsid w:val="00E504E2"/>
    <w:rsid w:val="00E5060A"/>
    <w:rsid w:val="00E50620"/>
    <w:rsid w:val="00E50622"/>
    <w:rsid w:val="00E506A5"/>
    <w:rsid w:val="00E506FB"/>
    <w:rsid w:val="00E50794"/>
    <w:rsid w:val="00E507E0"/>
    <w:rsid w:val="00E5082E"/>
    <w:rsid w:val="00E50B25"/>
    <w:rsid w:val="00E50B36"/>
    <w:rsid w:val="00E50C3E"/>
    <w:rsid w:val="00E50D6D"/>
    <w:rsid w:val="00E50DDC"/>
    <w:rsid w:val="00E50DFF"/>
    <w:rsid w:val="00E50F2C"/>
    <w:rsid w:val="00E50F51"/>
    <w:rsid w:val="00E50F9A"/>
    <w:rsid w:val="00E50F9E"/>
    <w:rsid w:val="00E50FB4"/>
    <w:rsid w:val="00E51128"/>
    <w:rsid w:val="00E511A6"/>
    <w:rsid w:val="00E512DD"/>
    <w:rsid w:val="00E5137B"/>
    <w:rsid w:val="00E51705"/>
    <w:rsid w:val="00E519D7"/>
    <w:rsid w:val="00E51A2C"/>
    <w:rsid w:val="00E51A53"/>
    <w:rsid w:val="00E51C30"/>
    <w:rsid w:val="00E51C75"/>
    <w:rsid w:val="00E51DA2"/>
    <w:rsid w:val="00E51FFB"/>
    <w:rsid w:val="00E52298"/>
    <w:rsid w:val="00E522DD"/>
    <w:rsid w:val="00E5239E"/>
    <w:rsid w:val="00E5259E"/>
    <w:rsid w:val="00E525AD"/>
    <w:rsid w:val="00E52617"/>
    <w:rsid w:val="00E52840"/>
    <w:rsid w:val="00E5295D"/>
    <w:rsid w:val="00E52A24"/>
    <w:rsid w:val="00E52AE3"/>
    <w:rsid w:val="00E52B87"/>
    <w:rsid w:val="00E52BA9"/>
    <w:rsid w:val="00E52BD2"/>
    <w:rsid w:val="00E52C6B"/>
    <w:rsid w:val="00E52D5B"/>
    <w:rsid w:val="00E52DFF"/>
    <w:rsid w:val="00E53015"/>
    <w:rsid w:val="00E530D2"/>
    <w:rsid w:val="00E53171"/>
    <w:rsid w:val="00E531B7"/>
    <w:rsid w:val="00E53265"/>
    <w:rsid w:val="00E53321"/>
    <w:rsid w:val="00E53377"/>
    <w:rsid w:val="00E53604"/>
    <w:rsid w:val="00E53872"/>
    <w:rsid w:val="00E538AD"/>
    <w:rsid w:val="00E539BE"/>
    <w:rsid w:val="00E539F2"/>
    <w:rsid w:val="00E53A03"/>
    <w:rsid w:val="00E53A58"/>
    <w:rsid w:val="00E53B67"/>
    <w:rsid w:val="00E53CC8"/>
    <w:rsid w:val="00E5410E"/>
    <w:rsid w:val="00E54176"/>
    <w:rsid w:val="00E541FD"/>
    <w:rsid w:val="00E5426A"/>
    <w:rsid w:val="00E543C7"/>
    <w:rsid w:val="00E543FD"/>
    <w:rsid w:val="00E54480"/>
    <w:rsid w:val="00E5453C"/>
    <w:rsid w:val="00E5459E"/>
    <w:rsid w:val="00E548BA"/>
    <w:rsid w:val="00E54C47"/>
    <w:rsid w:val="00E54C56"/>
    <w:rsid w:val="00E54D55"/>
    <w:rsid w:val="00E54D8E"/>
    <w:rsid w:val="00E54E26"/>
    <w:rsid w:val="00E54E7A"/>
    <w:rsid w:val="00E54F0B"/>
    <w:rsid w:val="00E54F7B"/>
    <w:rsid w:val="00E54FDA"/>
    <w:rsid w:val="00E550BC"/>
    <w:rsid w:val="00E550FA"/>
    <w:rsid w:val="00E5547E"/>
    <w:rsid w:val="00E5551A"/>
    <w:rsid w:val="00E5551E"/>
    <w:rsid w:val="00E555BE"/>
    <w:rsid w:val="00E555EF"/>
    <w:rsid w:val="00E55825"/>
    <w:rsid w:val="00E558C5"/>
    <w:rsid w:val="00E559B4"/>
    <w:rsid w:val="00E55BFF"/>
    <w:rsid w:val="00E55C63"/>
    <w:rsid w:val="00E55CB9"/>
    <w:rsid w:val="00E55CEA"/>
    <w:rsid w:val="00E55D30"/>
    <w:rsid w:val="00E55E72"/>
    <w:rsid w:val="00E55F42"/>
    <w:rsid w:val="00E563B1"/>
    <w:rsid w:val="00E563CC"/>
    <w:rsid w:val="00E56404"/>
    <w:rsid w:val="00E56468"/>
    <w:rsid w:val="00E56512"/>
    <w:rsid w:val="00E566E7"/>
    <w:rsid w:val="00E566F0"/>
    <w:rsid w:val="00E56803"/>
    <w:rsid w:val="00E56A0B"/>
    <w:rsid w:val="00E56A85"/>
    <w:rsid w:val="00E56C39"/>
    <w:rsid w:val="00E56D57"/>
    <w:rsid w:val="00E56DCB"/>
    <w:rsid w:val="00E56E38"/>
    <w:rsid w:val="00E56E43"/>
    <w:rsid w:val="00E56F92"/>
    <w:rsid w:val="00E56FB7"/>
    <w:rsid w:val="00E57061"/>
    <w:rsid w:val="00E57119"/>
    <w:rsid w:val="00E571F1"/>
    <w:rsid w:val="00E572D8"/>
    <w:rsid w:val="00E57343"/>
    <w:rsid w:val="00E57398"/>
    <w:rsid w:val="00E575D6"/>
    <w:rsid w:val="00E5767B"/>
    <w:rsid w:val="00E576B1"/>
    <w:rsid w:val="00E57720"/>
    <w:rsid w:val="00E577BA"/>
    <w:rsid w:val="00E577D7"/>
    <w:rsid w:val="00E5782B"/>
    <w:rsid w:val="00E579E5"/>
    <w:rsid w:val="00E57B1B"/>
    <w:rsid w:val="00E57F2B"/>
    <w:rsid w:val="00E57F58"/>
    <w:rsid w:val="00E60040"/>
    <w:rsid w:val="00E600B2"/>
    <w:rsid w:val="00E600B8"/>
    <w:rsid w:val="00E60129"/>
    <w:rsid w:val="00E60172"/>
    <w:rsid w:val="00E6023E"/>
    <w:rsid w:val="00E60381"/>
    <w:rsid w:val="00E604DF"/>
    <w:rsid w:val="00E604EE"/>
    <w:rsid w:val="00E60527"/>
    <w:rsid w:val="00E6052F"/>
    <w:rsid w:val="00E60602"/>
    <w:rsid w:val="00E606AB"/>
    <w:rsid w:val="00E6070D"/>
    <w:rsid w:val="00E607A9"/>
    <w:rsid w:val="00E60869"/>
    <w:rsid w:val="00E608F0"/>
    <w:rsid w:val="00E60919"/>
    <w:rsid w:val="00E60934"/>
    <w:rsid w:val="00E609A0"/>
    <w:rsid w:val="00E60BF0"/>
    <w:rsid w:val="00E60CFD"/>
    <w:rsid w:val="00E60F5A"/>
    <w:rsid w:val="00E60F6B"/>
    <w:rsid w:val="00E61099"/>
    <w:rsid w:val="00E610DB"/>
    <w:rsid w:val="00E6143C"/>
    <w:rsid w:val="00E61468"/>
    <w:rsid w:val="00E614D9"/>
    <w:rsid w:val="00E615F2"/>
    <w:rsid w:val="00E61619"/>
    <w:rsid w:val="00E6168A"/>
    <w:rsid w:val="00E6185A"/>
    <w:rsid w:val="00E61910"/>
    <w:rsid w:val="00E61CB8"/>
    <w:rsid w:val="00E61DA0"/>
    <w:rsid w:val="00E61EB6"/>
    <w:rsid w:val="00E61F47"/>
    <w:rsid w:val="00E62020"/>
    <w:rsid w:val="00E6214F"/>
    <w:rsid w:val="00E62407"/>
    <w:rsid w:val="00E62424"/>
    <w:rsid w:val="00E62719"/>
    <w:rsid w:val="00E62762"/>
    <w:rsid w:val="00E629EC"/>
    <w:rsid w:val="00E62A00"/>
    <w:rsid w:val="00E62A1B"/>
    <w:rsid w:val="00E62A6F"/>
    <w:rsid w:val="00E62ABB"/>
    <w:rsid w:val="00E62B9B"/>
    <w:rsid w:val="00E62BBD"/>
    <w:rsid w:val="00E62BE5"/>
    <w:rsid w:val="00E62D85"/>
    <w:rsid w:val="00E62E35"/>
    <w:rsid w:val="00E62E41"/>
    <w:rsid w:val="00E62EC6"/>
    <w:rsid w:val="00E62F3A"/>
    <w:rsid w:val="00E62FFC"/>
    <w:rsid w:val="00E6303F"/>
    <w:rsid w:val="00E63060"/>
    <w:rsid w:val="00E630DE"/>
    <w:rsid w:val="00E63213"/>
    <w:rsid w:val="00E633DB"/>
    <w:rsid w:val="00E63401"/>
    <w:rsid w:val="00E63422"/>
    <w:rsid w:val="00E6347D"/>
    <w:rsid w:val="00E634FC"/>
    <w:rsid w:val="00E63572"/>
    <w:rsid w:val="00E6357C"/>
    <w:rsid w:val="00E637A7"/>
    <w:rsid w:val="00E638DF"/>
    <w:rsid w:val="00E63A71"/>
    <w:rsid w:val="00E63B50"/>
    <w:rsid w:val="00E63BE7"/>
    <w:rsid w:val="00E63D82"/>
    <w:rsid w:val="00E63E21"/>
    <w:rsid w:val="00E63F11"/>
    <w:rsid w:val="00E63F36"/>
    <w:rsid w:val="00E64164"/>
    <w:rsid w:val="00E64240"/>
    <w:rsid w:val="00E6425F"/>
    <w:rsid w:val="00E642E4"/>
    <w:rsid w:val="00E64348"/>
    <w:rsid w:val="00E64398"/>
    <w:rsid w:val="00E644C6"/>
    <w:rsid w:val="00E6464D"/>
    <w:rsid w:val="00E64650"/>
    <w:rsid w:val="00E6487C"/>
    <w:rsid w:val="00E648B1"/>
    <w:rsid w:val="00E64B1A"/>
    <w:rsid w:val="00E64D53"/>
    <w:rsid w:val="00E64D85"/>
    <w:rsid w:val="00E64F99"/>
    <w:rsid w:val="00E65057"/>
    <w:rsid w:val="00E65097"/>
    <w:rsid w:val="00E65148"/>
    <w:rsid w:val="00E65239"/>
    <w:rsid w:val="00E653C9"/>
    <w:rsid w:val="00E65552"/>
    <w:rsid w:val="00E6556D"/>
    <w:rsid w:val="00E655F0"/>
    <w:rsid w:val="00E65648"/>
    <w:rsid w:val="00E656B0"/>
    <w:rsid w:val="00E656D6"/>
    <w:rsid w:val="00E6573C"/>
    <w:rsid w:val="00E65825"/>
    <w:rsid w:val="00E65A67"/>
    <w:rsid w:val="00E65BF2"/>
    <w:rsid w:val="00E65E08"/>
    <w:rsid w:val="00E65EC7"/>
    <w:rsid w:val="00E65F15"/>
    <w:rsid w:val="00E65F8A"/>
    <w:rsid w:val="00E66182"/>
    <w:rsid w:val="00E661C2"/>
    <w:rsid w:val="00E66230"/>
    <w:rsid w:val="00E6624C"/>
    <w:rsid w:val="00E662C1"/>
    <w:rsid w:val="00E6630F"/>
    <w:rsid w:val="00E6637E"/>
    <w:rsid w:val="00E66676"/>
    <w:rsid w:val="00E66679"/>
    <w:rsid w:val="00E666E1"/>
    <w:rsid w:val="00E669ED"/>
    <w:rsid w:val="00E66A50"/>
    <w:rsid w:val="00E67047"/>
    <w:rsid w:val="00E670F3"/>
    <w:rsid w:val="00E67157"/>
    <w:rsid w:val="00E67169"/>
    <w:rsid w:val="00E672E9"/>
    <w:rsid w:val="00E67310"/>
    <w:rsid w:val="00E67667"/>
    <w:rsid w:val="00E67701"/>
    <w:rsid w:val="00E6776D"/>
    <w:rsid w:val="00E67855"/>
    <w:rsid w:val="00E678AE"/>
    <w:rsid w:val="00E67B1B"/>
    <w:rsid w:val="00E67C94"/>
    <w:rsid w:val="00E67D30"/>
    <w:rsid w:val="00E67DB8"/>
    <w:rsid w:val="00E67DCE"/>
    <w:rsid w:val="00E67E18"/>
    <w:rsid w:val="00E67F00"/>
    <w:rsid w:val="00E70074"/>
    <w:rsid w:val="00E70244"/>
    <w:rsid w:val="00E7033B"/>
    <w:rsid w:val="00E70632"/>
    <w:rsid w:val="00E7068D"/>
    <w:rsid w:val="00E706C7"/>
    <w:rsid w:val="00E706FD"/>
    <w:rsid w:val="00E70731"/>
    <w:rsid w:val="00E70798"/>
    <w:rsid w:val="00E70841"/>
    <w:rsid w:val="00E708CD"/>
    <w:rsid w:val="00E70A18"/>
    <w:rsid w:val="00E70CEB"/>
    <w:rsid w:val="00E70CF4"/>
    <w:rsid w:val="00E70D86"/>
    <w:rsid w:val="00E70DA4"/>
    <w:rsid w:val="00E70E04"/>
    <w:rsid w:val="00E70F0B"/>
    <w:rsid w:val="00E71010"/>
    <w:rsid w:val="00E71014"/>
    <w:rsid w:val="00E7123D"/>
    <w:rsid w:val="00E712CE"/>
    <w:rsid w:val="00E7132A"/>
    <w:rsid w:val="00E715F1"/>
    <w:rsid w:val="00E71750"/>
    <w:rsid w:val="00E717C9"/>
    <w:rsid w:val="00E71892"/>
    <w:rsid w:val="00E719A7"/>
    <w:rsid w:val="00E71AD3"/>
    <w:rsid w:val="00E71AE2"/>
    <w:rsid w:val="00E71B56"/>
    <w:rsid w:val="00E71C03"/>
    <w:rsid w:val="00E71DF3"/>
    <w:rsid w:val="00E71E50"/>
    <w:rsid w:val="00E71F0B"/>
    <w:rsid w:val="00E71F1E"/>
    <w:rsid w:val="00E72015"/>
    <w:rsid w:val="00E7206A"/>
    <w:rsid w:val="00E722C0"/>
    <w:rsid w:val="00E724BE"/>
    <w:rsid w:val="00E724D5"/>
    <w:rsid w:val="00E727BD"/>
    <w:rsid w:val="00E7286B"/>
    <w:rsid w:val="00E72874"/>
    <w:rsid w:val="00E72A04"/>
    <w:rsid w:val="00E72ABA"/>
    <w:rsid w:val="00E72BC0"/>
    <w:rsid w:val="00E72BFC"/>
    <w:rsid w:val="00E72C04"/>
    <w:rsid w:val="00E72CE1"/>
    <w:rsid w:val="00E72DB6"/>
    <w:rsid w:val="00E72DC7"/>
    <w:rsid w:val="00E72F0E"/>
    <w:rsid w:val="00E72F86"/>
    <w:rsid w:val="00E72F96"/>
    <w:rsid w:val="00E72FDC"/>
    <w:rsid w:val="00E7311D"/>
    <w:rsid w:val="00E7323E"/>
    <w:rsid w:val="00E7327B"/>
    <w:rsid w:val="00E7349F"/>
    <w:rsid w:val="00E735F4"/>
    <w:rsid w:val="00E738CC"/>
    <w:rsid w:val="00E739B9"/>
    <w:rsid w:val="00E73B22"/>
    <w:rsid w:val="00E73B33"/>
    <w:rsid w:val="00E73C12"/>
    <w:rsid w:val="00E73C3F"/>
    <w:rsid w:val="00E73DCC"/>
    <w:rsid w:val="00E73EED"/>
    <w:rsid w:val="00E7427C"/>
    <w:rsid w:val="00E742AC"/>
    <w:rsid w:val="00E7455E"/>
    <w:rsid w:val="00E74611"/>
    <w:rsid w:val="00E74714"/>
    <w:rsid w:val="00E74951"/>
    <w:rsid w:val="00E749A2"/>
    <w:rsid w:val="00E74BC7"/>
    <w:rsid w:val="00E74BFB"/>
    <w:rsid w:val="00E74CBE"/>
    <w:rsid w:val="00E74E73"/>
    <w:rsid w:val="00E750F9"/>
    <w:rsid w:val="00E7520F"/>
    <w:rsid w:val="00E752FD"/>
    <w:rsid w:val="00E75345"/>
    <w:rsid w:val="00E7560D"/>
    <w:rsid w:val="00E756EF"/>
    <w:rsid w:val="00E75917"/>
    <w:rsid w:val="00E75A94"/>
    <w:rsid w:val="00E75B4B"/>
    <w:rsid w:val="00E75BD5"/>
    <w:rsid w:val="00E75C6F"/>
    <w:rsid w:val="00E75D14"/>
    <w:rsid w:val="00E75D8B"/>
    <w:rsid w:val="00E75E10"/>
    <w:rsid w:val="00E75E16"/>
    <w:rsid w:val="00E7600C"/>
    <w:rsid w:val="00E76035"/>
    <w:rsid w:val="00E760AE"/>
    <w:rsid w:val="00E762EF"/>
    <w:rsid w:val="00E76339"/>
    <w:rsid w:val="00E76389"/>
    <w:rsid w:val="00E763B6"/>
    <w:rsid w:val="00E7640A"/>
    <w:rsid w:val="00E76515"/>
    <w:rsid w:val="00E766CB"/>
    <w:rsid w:val="00E7671B"/>
    <w:rsid w:val="00E767C6"/>
    <w:rsid w:val="00E768CF"/>
    <w:rsid w:val="00E7694C"/>
    <w:rsid w:val="00E76A52"/>
    <w:rsid w:val="00E76A90"/>
    <w:rsid w:val="00E76B8D"/>
    <w:rsid w:val="00E76D85"/>
    <w:rsid w:val="00E76DD2"/>
    <w:rsid w:val="00E76E32"/>
    <w:rsid w:val="00E76E6A"/>
    <w:rsid w:val="00E76ED7"/>
    <w:rsid w:val="00E76FF8"/>
    <w:rsid w:val="00E77255"/>
    <w:rsid w:val="00E773F1"/>
    <w:rsid w:val="00E77411"/>
    <w:rsid w:val="00E77427"/>
    <w:rsid w:val="00E77455"/>
    <w:rsid w:val="00E7750A"/>
    <w:rsid w:val="00E7763A"/>
    <w:rsid w:val="00E77708"/>
    <w:rsid w:val="00E77718"/>
    <w:rsid w:val="00E778F0"/>
    <w:rsid w:val="00E77A02"/>
    <w:rsid w:val="00E77AB4"/>
    <w:rsid w:val="00E77B71"/>
    <w:rsid w:val="00E77BEF"/>
    <w:rsid w:val="00E77C42"/>
    <w:rsid w:val="00E77CC7"/>
    <w:rsid w:val="00E77CEF"/>
    <w:rsid w:val="00E77D78"/>
    <w:rsid w:val="00E77DD9"/>
    <w:rsid w:val="00E77E6B"/>
    <w:rsid w:val="00E8007A"/>
    <w:rsid w:val="00E800C4"/>
    <w:rsid w:val="00E800E9"/>
    <w:rsid w:val="00E801C7"/>
    <w:rsid w:val="00E801CD"/>
    <w:rsid w:val="00E801D4"/>
    <w:rsid w:val="00E801DD"/>
    <w:rsid w:val="00E803D7"/>
    <w:rsid w:val="00E804CB"/>
    <w:rsid w:val="00E80552"/>
    <w:rsid w:val="00E805B3"/>
    <w:rsid w:val="00E8066C"/>
    <w:rsid w:val="00E8083A"/>
    <w:rsid w:val="00E80842"/>
    <w:rsid w:val="00E8089A"/>
    <w:rsid w:val="00E808DE"/>
    <w:rsid w:val="00E809AE"/>
    <w:rsid w:val="00E80A54"/>
    <w:rsid w:val="00E80BEE"/>
    <w:rsid w:val="00E80BFE"/>
    <w:rsid w:val="00E80C62"/>
    <w:rsid w:val="00E80D7A"/>
    <w:rsid w:val="00E80F16"/>
    <w:rsid w:val="00E81107"/>
    <w:rsid w:val="00E8111E"/>
    <w:rsid w:val="00E811F1"/>
    <w:rsid w:val="00E81262"/>
    <w:rsid w:val="00E81287"/>
    <w:rsid w:val="00E813BF"/>
    <w:rsid w:val="00E81460"/>
    <w:rsid w:val="00E814C9"/>
    <w:rsid w:val="00E81564"/>
    <w:rsid w:val="00E81635"/>
    <w:rsid w:val="00E817EC"/>
    <w:rsid w:val="00E8183C"/>
    <w:rsid w:val="00E81925"/>
    <w:rsid w:val="00E81997"/>
    <w:rsid w:val="00E819DF"/>
    <w:rsid w:val="00E81A59"/>
    <w:rsid w:val="00E81C39"/>
    <w:rsid w:val="00E81CE5"/>
    <w:rsid w:val="00E81D30"/>
    <w:rsid w:val="00E81E7B"/>
    <w:rsid w:val="00E81F76"/>
    <w:rsid w:val="00E8226F"/>
    <w:rsid w:val="00E822CD"/>
    <w:rsid w:val="00E82505"/>
    <w:rsid w:val="00E82513"/>
    <w:rsid w:val="00E8258B"/>
    <w:rsid w:val="00E825B4"/>
    <w:rsid w:val="00E826B0"/>
    <w:rsid w:val="00E82828"/>
    <w:rsid w:val="00E828B0"/>
    <w:rsid w:val="00E82B9B"/>
    <w:rsid w:val="00E82C62"/>
    <w:rsid w:val="00E82CB9"/>
    <w:rsid w:val="00E82DC0"/>
    <w:rsid w:val="00E82DC6"/>
    <w:rsid w:val="00E82DE8"/>
    <w:rsid w:val="00E82F0D"/>
    <w:rsid w:val="00E82F9C"/>
    <w:rsid w:val="00E83000"/>
    <w:rsid w:val="00E83134"/>
    <w:rsid w:val="00E83177"/>
    <w:rsid w:val="00E831B3"/>
    <w:rsid w:val="00E8332F"/>
    <w:rsid w:val="00E834BB"/>
    <w:rsid w:val="00E834C5"/>
    <w:rsid w:val="00E834C9"/>
    <w:rsid w:val="00E83592"/>
    <w:rsid w:val="00E835EF"/>
    <w:rsid w:val="00E8374E"/>
    <w:rsid w:val="00E83757"/>
    <w:rsid w:val="00E83779"/>
    <w:rsid w:val="00E83787"/>
    <w:rsid w:val="00E838D7"/>
    <w:rsid w:val="00E83903"/>
    <w:rsid w:val="00E83B60"/>
    <w:rsid w:val="00E83BB1"/>
    <w:rsid w:val="00E83BF1"/>
    <w:rsid w:val="00E83D1C"/>
    <w:rsid w:val="00E83F1A"/>
    <w:rsid w:val="00E8406B"/>
    <w:rsid w:val="00E8413F"/>
    <w:rsid w:val="00E84288"/>
    <w:rsid w:val="00E842DF"/>
    <w:rsid w:val="00E84324"/>
    <w:rsid w:val="00E84343"/>
    <w:rsid w:val="00E84448"/>
    <w:rsid w:val="00E84652"/>
    <w:rsid w:val="00E8483E"/>
    <w:rsid w:val="00E84848"/>
    <w:rsid w:val="00E848E7"/>
    <w:rsid w:val="00E848FF"/>
    <w:rsid w:val="00E849AF"/>
    <w:rsid w:val="00E84AD2"/>
    <w:rsid w:val="00E84C6C"/>
    <w:rsid w:val="00E84CDA"/>
    <w:rsid w:val="00E84D69"/>
    <w:rsid w:val="00E84FBE"/>
    <w:rsid w:val="00E84FD3"/>
    <w:rsid w:val="00E85108"/>
    <w:rsid w:val="00E85268"/>
    <w:rsid w:val="00E8529C"/>
    <w:rsid w:val="00E852A7"/>
    <w:rsid w:val="00E85383"/>
    <w:rsid w:val="00E853F8"/>
    <w:rsid w:val="00E85452"/>
    <w:rsid w:val="00E854CF"/>
    <w:rsid w:val="00E8557B"/>
    <w:rsid w:val="00E85682"/>
    <w:rsid w:val="00E856F5"/>
    <w:rsid w:val="00E85A14"/>
    <w:rsid w:val="00E85B6A"/>
    <w:rsid w:val="00E86401"/>
    <w:rsid w:val="00E864DC"/>
    <w:rsid w:val="00E86540"/>
    <w:rsid w:val="00E8655C"/>
    <w:rsid w:val="00E8664C"/>
    <w:rsid w:val="00E8687B"/>
    <w:rsid w:val="00E8699A"/>
    <w:rsid w:val="00E869DC"/>
    <w:rsid w:val="00E86A57"/>
    <w:rsid w:val="00E86C30"/>
    <w:rsid w:val="00E86C7D"/>
    <w:rsid w:val="00E86CA6"/>
    <w:rsid w:val="00E86CE7"/>
    <w:rsid w:val="00E86D30"/>
    <w:rsid w:val="00E86E09"/>
    <w:rsid w:val="00E86E0E"/>
    <w:rsid w:val="00E86E14"/>
    <w:rsid w:val="00E86F5B"/>
    <w:rsid w:val="00E87079"/>
    <w:rsid w:val="00E87091"/>
    <w:rsid w:val="00E870CB"/>
    <w:rsid w:val="00E8721F"/>
    <w:rsid w:val="00E87262"/>
    <w:rsid w:val="00E87565"/>
    <w:rsid w:val="00E875A7"/>
    <w:rsid w:val="00E875DB"/>
    <w:rsid w:val="00E87633"/>
    <w:rsid w:val="00E876B9"/>
    <w:rsid w:val="00E876BA"/>
    <w:rsid w:val="00E8774C"/>
    <w:rsid w:val="00E87763"/>
    <w:rsid w:val="00E878F3"/>
    <w:rsid w:val="00E87921"/>
    <w:rsid w:val="00E87968"/>
    <w:rsid w:val="00E8799D"/>
    <w:rsid w:val="00E879DA"/>
    <w:rsid w:val="00E87AD3"/>
    <w:rsid w:val="00E87B35"/>
    <w:rsid w:val="00E87B8A"/>
    <w:rsid w:val="00E87D39"/>
    <w:rsid w:val="00E87E15"/>
    <w:rsid w:val="00E87E3A"/>
    <w:rsid w:val="00E87F83"/>
    <w:rsid w:val="00E90144"/>
    <w:rsid w:val="00E90173"/>
    <w:rsid w:val="00E90204"/>
    <w:rsid w:val="00E9024D"/>
    <w:rsid w:val="00E90332"/>
    <w:rsid w:val="00E9042C"/>
    <w:rsid w:val="00E90465"/>
    <w:rsid w:val="00E904F5"/>
    <w:rsid w:val="00E9061C"/>
    <w:rsid w:val="00E90846"/>
    <w:rsid w:val="00E908CB"/>
    <w:rsid w:val="00E90DB1"/>
    <w:rsid w:val="00E9100E"/>
    <w:rsid w:val="00E91087"/>
    <w:rsid w:val="00E91182"/>
    <w:rsid w:val="00E91305"/>
    <w:rsid w:val="00E91344"/>
    <w:rsid w:val="00E9140C"/>
    <w:rsid w:val="00E916CA"/>
    <w:rsid w:val="00E9175A"/>
    <w:rsid w:val="00E918CC"/>
    <w:rsid w:val="00E918D5"/>
    <w:rsid w:val="00E918E1"/>
    <w:rsid w:val="00E9190F"/>
    <w:rsid w:val="00E91927"/>
    <w:rsid w:val="00E9192E"/>
    <w:rsid w:val="00E91A10"/>
    <w:rsid w:val="00E91A4F"/>
    <w:rsid w:val="00E91AA5"/>
    <w:rsid w:val="00E91E0C"/>
    <w:rsid w:val="00E91EA0"/>
    <w:rsid w:val="00E92039"/>
    <w:rsid w:val="00E920C9"/>
    <w:rsid w:val="00E921BE"/>
    <w:rsid w:val="00E921F7"/>
    <w:rsid w:val="00E92389"/>
    <w:rsid w:val="00E92434"/>
    <w:rsid w:val="00E9248D"/>
    <w:rsid w:val="00E924FA"/>
    <w:rsid w:val="00E92654"/>
    <w:rsid w:val="00E92708"/>
    <w:rsid w:val="00E9284D"/>
    <w:rsid w:val="00E92854"/>
    <w:rsid w:val="00E928CB"/>
    <w:rsid w:val="00E92924"/>
    <w:rsid w:val="00E92A7D"/>
    <w:rsid w:val="00E92BD9"/>
    <w:rsid w:val="00E92BDE"/>
    <w:rsid w:val="00E92C2B"/>
    <w:rsid w:val="00E92E26"/>
    <w:rsid w:val="00E92E5D"/>
    <w:rsid w:val="00E92E94"/>
    <w:rsid w:val="00E93003"/>
    <w:rsid w:val="00E93203"/>
    <w:rsid w:val="00E932EB"/>
    <w:rsid w:val="00E933B8"/>
    <w:rsid w:val="00E9346F"/>
    <w:rsid w:val="00E9353A"/>
    <w:rsid w:val="00E936CC"/>
    <w:rsid w:val="00E937E6"/>
    <w:rsid w:val="00E9385E"/>
    <w:rsid w:val="00E93A42"/>
    <w:rsid w:val="00E93A84"/>
    <w:rsid w:val="00E93CD0"/>
    <w:rsid w:val="00E94025"/>
    <w:rsid w:val="00E9405B"/>
    <w:rsid w:val="00E9414F"/>
    <w:rsid w:val="00E94226"/>
    <w:rsid w:val="00E9431A"/>
    <w:rsid w:val="00E943A3"/>
    <w:rsid w:val="00E9441A"/>
    <w:rsid w:val="00E94552"/>
    <w:rsid w:val="00E94568"/>
    <w:rsid w:val="00E9471F"/>
    <w:rsid w:val="00E94761"/>
    <w:rsid w:val="00E9498D"/>
    <w:rsid w:val="00E94ABA"/>
    <w:rsid w:val="00E94B58"/>
    <w:rsid w:val="00E94BA0"/>
    <w:rsid w:val="00E94BB1"/>
    <w:rsid w:val="00E94CF6"/>
    <w:rsid w:val="00E94D81"/>
    <w:rsid w:val="00E94E14"/>
    <w:rsid w:val="00E94ED8"/>
    <w:rsid w:val="00E94EFA"/>
    <w:rsid w:val="00E94F52"/>
    <w:rsid w:val="00E94F5A"/>
    <w:rsid w:val="00E94F7D"/>
    <w:rsid w:val="00E95020"/>
    <w:rsid w:val="00E950E3"/>
    <w:rsid w:val="00E9540D"/>
    <w:rsid w:val="00E95491"/>
    <w:rsid w:val="00E9566E"/>
    <w:rsid w:val="00E95745"/>
    <w:rsid w:val="00E95830"/>
    <w:rsid w:val="00E95844"/>
    <w:rsid w:val="00E958FB"/>
    <w:rsid w:val="00E959AB"/>
    <w:rsid w:val="00E95ACB"/>
    <w:rsid w:val="00E95B5A"/>
    <w:rsid w:val="00E95BA7"/>
    <w:rsid w:val="00E95E00"/>
    <w:rsid w:val="00E95E5D"/>
    <w:rsid w:val="00E95EE1"/>
    <w:rsid w:val="00E9605D"/>
    <w:rsid w:val="00E96111"/>
    <w:rsid w:val="00E96252"/>
    <w:rsid w:val="00E96283"/>
    <w:rsid w:val="00E9638C"/>
    <w:rsid w:val="00E9638F"/>
    <w:rsid w:val="00E9641E"/>
    <w:rsid w:val="00E966E1"/>
    <w:rsid w:val="00E96748"/>
    <w:rsid w:val="00E967D9"/>
    <w:rsid w:val="00E96824"/>
    <w:rsid w:val="00E9685D"/>
    <w:rsid w:val="00E96978"/>
    <w:rsid w:val="00E96991"/>
    <w:rsid w:val="00E96BD2"/>
    <w:rsid w:val="00E96BFF"/>
    <w:rsid w:val="00E96CF3"/>
    <w:rsid w:val="00E96E50"/>
    <w:rsid w:val="00E96E8B"/>
    <w:rsid w:val="00E96E9A"/>
    <w:rsid w:val="00E96FBA"/>
    <w:rsid w:val="00E97011"/>
    <w:rsid w:val="00E97144"/>
    <w:rsid w:val="00E9731B"/>
    <w:rsid w:val="00E97441"/>
    <w:rsid w:val="00E974D9"/>
    <w:rsid w:val="00E97553"/>
    <w:rsid w:val="00E975DF"/>
    <w:rsid w:val="00E9761F"/>
    <w:rsid w:val="00E97860"/>
    <w:rsid w:val="00E9788E"/>
    <w:rsid w:val="00E97A0B"/>
    <w:rsid w:val="00E97A31"/>
    <w:rsid w:val="00E97AC2"/>
    <w:rsid w:val="00E97BB2"/>
    <w:rsid w:val="00E97BBC"/>
    <w:rsid w:val="00E97CDB"/>
    <w:rsid w:val="00E97CE7"/>
    <w:rsid w:val="00E97D2F"/>
    <w:rsid w:val="00E97E09"/>
    <w:rsid w:val="00E97F5B"/>
    <w:rsid w:val="00EA0067"/>
    <w:rsid w:val="00EA01C1"/>
    <w:rsid w:val="00EA01EC"/>
    <w:rsid w:val="00EA038A"/>
    <w:rsid w:val="00EA042A"/>
    <w:rsid w:val="00EA047B"/>
    <w:rsid w:val="00EA0564"/>
    <w:rsid w:val="00EA05FE"/>
    <w:rsid w:val="00EA064E"/>
    <w:rsid w:val="00EA067A"/>
    <w:rsid w:val="00EA0695"/>
    <w:rsid w:val="00EA06B6"/>
    <w:rsid w:val="00EA072D"/>
    <w:rsid w:val="00EA07F4"/>
    <w:rsid w:val="00EA0812"/>
    <w:rsid w:val="00EA08AE"/>
    <w:rsid w:val="00EA09F5"/>
    <w:rsid w:val="00EA0AD1"/>
    <w:rsid w:val="00EA0ADD"/>
    <w:rsid w:val="00EA0B56"/>
    <w:rsid w:val="00EA0B79"/>
    <w:rsid w:val="00EA0B84"/>
    <w:rsid w:val="00EA0C77"/>
    <w:rsid w:val="00EA0D39"/>
    <w:rsid w:val="00EA0DDA"/>
    <w:rsid w:val="00EA0DFA"/>
    <w:rsid w:val="00EA0EC7"/>
    <w:rsid w:val="00EA0ED9"/>
    <w:rsid w:val="00EA0F0E"/>
    <w:rsid w:val="00EA0F4B"/>
    <w:rsid w:val="00EA1121"/>
    <w:rsid w:val="00EA116B"/>
    <w:rsid w:val="00EA118B"/>
    <w:rsid w:val="00EA11C3"/>
    <w:rsid w:val="00EA132F"/>
    <w:rsid w:val="00EA13BC"/>
    <w:rsid w:val="00EA14EC"/>
    <w:rsid w:val="00EA14EE"/>
    <w:rsid w:val="00EA16C2"/>
    <w:rsid w:val="00EA16CD"/>
    <w:rsid w:val="00EA1727"/>
    <w:rsid w:val="00EA1744"/>
    <w:rsid w:val="00EA17D6"/>
    <w:rsid w:val="00EA1833"/>
    <w:rsid w:val="00EA18B9"/>
    <w:rsid w:val="00EA1A23"/>
    <w:rsid w:val="00EA1A2C"/>
    <w:rsid w:val="00EA1CBD"/>
    <w:rsid w:val="00EA1D13"/>
    <w:rsid w:val="00EA1D75"/>
    <w:rsid w:val="00EA1D8F"/>
    <w:rsid w:val="00EA1EA7"/>
    <w:rsid w:val="00EA1EC0"/>
    <w:rsid w:val="00EA20DC"/>
    <w:rsid w:val="00EA22D5"/>
    <w:rsid w:val="00EA2314"/>
    <w:rsid w:val="00EA2560"/>
    <w:rsid w:val="00EA2595"/>
    <w:rsid w:val="00EA25E5"/>
    <w:rsid w:val="00EA2719"/>
    <w:rsid w:val="00EA2736"/>
    <w:rsid w:val="00EA279B"/>
    <w:rsid w:val="00EA2851"/>
    <w:rsid w:val="00EA2974"/>
    <w:rsid w:val="00EA29AB"/>
    <w:rsid w:val="00EA2A26"/>
    <w:rsid w:val="00EA2AAF"/>
    <w:rsid w:val="00EA2B61"/>
    <w:rsid w:val="00EA2BA8"/>
    <w:rsid w:val="00EA2CA1"/>
    <w:rsid w:val="00EA2D74"/>
    <w:rsid w:val="00EA2DCE"/>
    <w:rsid w:val="00EA2E09"/>
    <w:rsid w:val="00EA2E7B"/>
    <w:rsid w:val="00EA2F51"/>
    <w:rsid w:val="00EA2F5E"/>
    <w:rsid w:val="00EA2FC7"/>
    <w:rsid w:val="00EA2FEC"/>
    <w:rsid w:val="00EA302B"/>
    <w:rsid w:val="00EA3081"/>
    <w:rsid w:val="00EA3103"/>
    <w:rsid w:val="00EA3234"/>
    <w:rsid w:val="00EA326D"/>
    <w:rsid w:val="00EA32BD"/>
    <w:rsid w:val="00EA3460"/>
    <w:rsid w:val="00EA3581"/>
    <w:rsid w:val="00EA3586"/>
    <w:rsid w:val="00EA3662"/>
    <w:rsid w:val="00EA3862"/>
    <w:rsid w:val="00EA3C0D"/>
    <w:rsid w:val="00EA3C18"/>
    <w:rsid w:val="00EA3CBC"/>
    <w:rsid w:val="00EA3D3D"/>
    <w:rsid w:val="00EA3E06"/>
    <w:rsid w:val="00EA3E9F"/>
    <w:rsid w:val="00EA3F70"/>
    <w:rsid w:val="00EA4016"/>
    <w:rsid w:val="00EA4029"/>
    <w:rsid w:val="00EA4069"/>
    <w:rsid w:val="00EA4094"/>
    <w:rsid w:val="00EA4203"/>
    <w:rsid w:val="00EA4230"/>
    <w:rsid w:val="00EA4375"/>
    <w:rsid w:val="00EA4609"/>
    <w:rsid w:val="00EA4632"/>
    <w:rsid w:val="00EA46CC"/>
    <w:rsid w:val="00EA4719"/>
    <w:rsid w:val="00EA4748"/>
    <w:rsid w:val="00EA47E9"/>
    <w:rsid w:val="00EA4893"/>
    <w:rsid w:val="00EA4903"/>
    <w:rsid w:val="00EA4B2C"/>
    <w:rsid w:val="00EA4BE8"/>
    <w:rsid w:val="00EA4CBA"/>
    <w:rsid w:val="00EA4CE8"/>
    <w:rsid w:val="00EA4D6C"/>
    <w:rsid w:val="00EA4E8E"/>
    <w:rsid w:val="00EA4F22"/>
    <w:rsid w:val="00EA5023"/>
    <w:rsid w:val="00EA5162"/>
    <w:rsid w:val="00EA5299"/>
    <w:rsid w:val="00EA53CB"/>
    <w:rsid w:val="00EA54FD"/>
    <w:rsid w:val="00EA55C3"/>
    <w:rsid w:val="00EA5672"/>
    <w:rsid w:val="00EA569E"/>
    <w:rsid w:val="00EA598E"/>
    <w:rsid w:val="00EA5AF4"/>
    <w:rsid w:val="00EA5B39"/>
    <w:rsid w:val="00EA5C2C"/>
    <w:rsid w:val="00EA5C50"/>
    <w:rsid w:val="00EA5CA2"/>
    <w:rsid w:val="00EA5DAA"/>
    <w:rsid w:val="00EA5DFF"/>
    <w:rsid w:val="00EA5E12"/>
    <w:rsid w:val="00EA5E18"/>
    <w:rsid w:val="00EA5E85"/>
    <w:rsid w:val="00EA5EED"/>
    <w:rsid w:val="00EA600E"/>
    <w:rsid w:val="00EA6054"/>
    <w:rsid w:val="00EA613B"/>
    <w:rsid w:val="00EA61A6"/>
    <w:rsid w:val="00EA6267"/>
    <w:rsid w:val="00EA62C3"/>
    <w:rsid w:val="00EA63C8"/>
    <w:rsid w:val="00EA64B4"/>
    <w:rsid w:val="00EA650E"/>
    <w:rsid w:val="00EA656D"/>
    <w:rsid w:val="00EA6687"/>
    <w:rsid w:val="00EA6718"/>
    <w:rsid w:val="00EA6915"/>
    <w:rsid w:val="00EA696E"/>
    <w:rsid w:val="00EA69AB"/>
    <w:rsid w:val="00EA6ADD"/>
    <w:rsid w:val="00EA6BC9"/>
    <w:rsid w:val="00EA6C19"/>
    <w:rsid w:val="00EA6C6A"/>
    <w:rsid w:val="00EA6D1E"/>
    <w:rsid w:val="00EA6D50"/>
    <w:rsid w:val="00EA6F18"/>
    <w:rsid w:val="00EA6FF5"/>
    <w:rsid w:val="00EA701E"/>
    <w:rsid w:val="00EA7093"/>
    <w:rsid w:val="00EA73AB"/>
    <w:rsid w:val="00EA74C2"/>
    <w:rsid w:val="00EA7618"/>
    <w:rsid w:val="00EA76B3"/>
    <w:rsid w:val="00EA77BA"/>
    <w:rsid w:val="00EA7BA6"/>
    <w:rsid w:val="00EA7C5C"/>
    <w:rsid w:val="00EA7EA4"/>
    <w:rsid w:val="00EA7F50"/>
    <w:rsid w:val="00EADB34"/>
    <w:rsid w:val="00EB0059"/>
    <w:rsid w:val="00EB0062"/>
    <w:rsid w:val="00EB011B"/>
    <w:rsid w:val="00EB0207"/>
    <w:rsid w:val="00EB027E"/>
    <w:rsid w:val="00EB02AF"/>
    <w:rsid w:val="00EB044E"/>
    <w:rsid w:val="00EB0463"/>
    <w:rsid w:val="00EB07DC"/>
    <w:rsid w:val="00EB0837"/>
    <w:rsid w:val="00EB0A72"/>
    <w:rsid w:val="00EB0CAC"/>
    <w:rsid w:val="00EB0D29"/>
    <w:rsid w:val="00EB0E18"/>
    <w:rsid w:val="00EB0EF5"/>
    <w:rsid w:val="00EB0F9C"/>
    <w:rsid w:val="00EB0FA1"/>
    <w:rsid w:val="00EB0FF8"/>
    <w:rsid w:val="00EB0FFE"/>
    <w:rsid w:val="00EB1279"/>
    <w:rsid w:val="00EB12BE"/>
    <w:rsid w:val="00EB12FC"/>
    <w:rsid w:val="00EB1330"/>
    <w:rsid w:val="00EB14E7"/>
    <w:rsid w:val="00EB15F7"/>
    <w:rsid w:val="00EB161D"/>
    <w:rsid w:val="00EB164F"/>
    <w:rsid w:val="00EB16F9"/>
    <w:rsid w:val="00EB177D"/>
    <w:rsid w:val="00EB17B2"/>
    <w:rsid w:val="00EB199B"/>
    <w:rsid w:val="00EB1A0C"/>
    <w:rsid w:val="00EB1AF1"/>
    <w:rsid w:val="00EB1BCE"/>
    <w:rsid w:val="00EB1BEA"/>
    <w:rsid w:val="00EB1D35"/>
    <w:rsid w:val="00EB1E54"/>
    <w:rsid w:val="00EB1F28"/>
    <w:rsid w:val="00EB1F61"/>
    <w:rsid w:val="00EB1FBD"/>
    <w:rsid w:val="00EB2111"/>
    <w:rsid w:val="00EB221B"/>
    <w:rsid w:val="00EB2256"/>
    <w:rsid w:val="00EB23E7"/>
    <w:rsid w:val="00EB2436"/>
    <w:rsid w:val="00EB2474"/>
    <w:rsid w:val="00EB24D3"/>
    <w:rsid w:val="00EB2518"/>
    <w:rsid w:val="00EB257F"/>
    <w:rsid w:val="00EB25D8"/>
    <w:rsid w:val="00EB266E"/>
    <w:rsid w:val="00EB26B9"/>
    <w:rsid w:val="00EB26BF"/>
    <w:rsid w:val="00EB26E0"/>
    <w:rsid w:val="00EB27E9"/>
    <w:rsid w:val="00EB28F0"/>
    <w:rsid w:val="00EB2A0A"/>
    <w:rsid w:val="00EB2A84"/>
    <w:rsid w:val="00EB2C0B"/>
    <w:rsid w:val="00EB2C27"/>
    <w:rsid w:val="00EB2C59"/>
    <w:rsid w:val="00EB2D31"/>
    <w:rsid w:val="00EB2D55"/>
    <w:rsid w:val="00EB2E09"/>
    <w:rsid w:val="00EB2E83"/>
    <w:rsid w:val="00EB30B2"/>
    <w:rsid w:val="00EB31D9"/>
    <w:rsid w:val="00EB321F"/>
    <w:rsid w:val="00EB327C"/>
    <w:rsid w:val="00EB339C"/>
    <w:rsid w:val="00EB35D9"/>
    <w:rsid w:val="00EB370A"/>
    <w:rsid w:val="00EB3724"/>
    <w:rsid w:val="00EB3911"/>
    <w:rsid w:val="00EB395F"/>
    <w:rsid w:val="00EB3AA0"/>
    <w:rsid w:val="00EB3AC3"/>
    <w:rsid w:val="00EB3CAF"/>
    <w:rsid w:val="00EB3E05"/>
    <w:rsid w:val="00EB3E21"/>
    <w:rsid w:val="00EB3E3A"/>
    <w:rsid w:val="00EB3E8E"/>
    <w:rsid w:val="00EB402C"/>
    <w:rsid w:val="00EB40A8"/>
    <w:rsid w:val="00EB40F3"/>
    <w:rsid w:val="00EB4348"/>
    <w:rsid w:val="00EB448E"/>
    <w:rsid w:val="00EB46CB"/>
    <w:rsid w:val="00EB4731"/>
    <w:rsid w:val="00EB4899"/>
    <w:rsid w:val="00EB491C"/>
    <w:rsid w:val="00EB4A6D"/>
    <w:rsid w:val="00EB4BB9"/>
    <w:rsid w:val="00EB4CBC"/>
    <w:rsid w:val="00EB4D61"/>
    <w:rsid w:val="00EB4D89"/>
    <w:rsid w:val="00EB4DCD"/>
    <w:rsid w:val="00EB4E40"/>
    <w:rsid w:val="00EB4EE0"/>
    <w:rsid w:val="00EB4FCE"/>
    <w:rsid w:val="00EB5026"/>
    <w:rsid w:val="00EB5073"/>
    <w:rsid w:val="00EB50B5"/>
    <w:rsid w:val="00EB5113"/>
    <w:rsid w:val="00EB5206"/>
    <w:rsid w:val="00EB52D2"/>
    <w:rsid w:val="00EB5307"/>
    <w:rsid w:val="00EB5422"/>
    <w:rsid w:val="00EB54EC"/>
    <w:rsid w:val="00EB5573"/>
    <w:rsid w:val="00EB57C9"/>
    <w:rsid w:val="00EB5840"/>
    <w:rsid w:val="00EB5A49"/>
    <w:rsid w:val="00EB5BD0"/>
    <w:rsid w:val="00EB5C0A"/>
    <w:rsid w:val="00EB5C59"/>
    <w:rsid w:val="00EB5CA6"/>
    <w:rsid w:val="00EB5D17"/>
    <w:rsid w:val="00EB5D54"/>
    <w:rsid w:val="00EB5D98"/>
    <w:rsid w:val="00EB603F"/>
    <w:rsid w:val="00EB608A"/>
    <w:rsid w:val="00EB6108"/>
    <w:rsid w:val="00EB6226"/>
    <w:rsid w:val="00EB6275"/>
    <w:rsid w:val="00EB62C5"/>
    <w:rsid w:val="00EB6436"/>
    <w:rsid w:val="00EB6464"/>
    <w:rsid w:val="00EB65E0"/>
    <w:rsid w:val="00EB65EF"/>
    <w:rsid w:val="00EB6695"/>
    <w:rsid w:val="00EB6945"/>
    <w:rsid w:val="00EB69D6"/>
    <w:rsid w:val="00EB6BC2"/>
    <w:rsid w:val="00EB6BE5"/>
    <w:rsid w:val="00EB6CC1"/>
    <w:rsid w:val="00EB6F27"/>
    <w:rsid w:val="00EB6FB4"/>
    <w:rsid w:val="00EB70A4"/>
    <w:rsid w:val="00EB7253"/>
    <w:rsid w:val="00EB7338"/>
    <w:rsid w:val="00EB739F"/>
    <w:rsid w:val="00EB741A"/>
    <w:rsid w:val="00EB7474"/>
    <w:rsid w:val="00EB764A"/>
    <w:rsid w:val="00EB76D6"/>
    <w:rsid w:val="00EB791B"/>
    <w:rsid w:val="00EB7A19"/>
    <w:rsid w:val="00EB7AAA"/>
    <w:rsid w:val="00EB7B07"/>
    <w:rsid w:val="00EB7B95"/>
    <w:rsid w:val="00EB7C13"/>
    <w:rsid w:val="00EB7C2E"/>
    <w:rsid w:val="00EB7C9F"/>
    <w:rsid w:val="00EB7CBC"/>
    <w:rsid w:val="00EB7CCD"/>
    <w:rsid w:val="00EB7D7E"/>
    <w:rsid w:val="00EB7F98"/>
    <w:rsid w:val="00EB7FD6"/>
    <w:rsid w:val="00EB7FDF"/>
    <w:rsid w:val="00EC0092"/>
    <w:rsid w:val="00EC00C4"/>
    <w:rsid w:val="00EC0109"/>
    <w:rsid w:val="00EC013A"/>
    <w:rsid w:val="00EC023B"/>
    <w:rsid w:val="00EC027C"/>
    <w:rsid w:val="00EC0286"/>
    <w:rsid w:val="00EC041D"/>
    <w:rsid w:val="00EC04D7"/>
    <w:rsid w:val="00EC0553"/>
    <w:rsid w:val="00EC05FA"/>
    <w:rsid w:val="00EC0648"/>
    <w:rsid w:val="00EC06D9"/>
    <w:rsid w:val="00EC071E"/>
    <w:rsid w:val="00EC0791"/>
    <w:rsid w:val="00EC07F2"/>
    <w:rsid w:val="00EC082D"/>
    <w:rsid w:val="00EC08BB"/>
    <w:rsid w:val="00EC09B3"/>
    <w:rsid w:val="00EC0B97"/>
    <w:rsid w:val="00EC0C41"/>
    <w:rsid w:val="00EC0D46"/>
    <w:rsid w:val="00EC0DE7"/>
    <w:rsid w:val="00EC0DEC"/>
    <w:rsid w:val="00EC1105"/>
    <w:rsid w:val="00EC1297"/>
    <w:rsid w:val="00EC12D9"/>
    <w:rsid w:val="00EC13AD"/>
    <w:rsid w:val="00EC149E"/>
    <w:rsid w:val="00EC158C"/>
    <w:rsid w:val="00EC159C"/>
    <w:rsid w:val="00EC160A"/>
    <w:rsid w:val="00EC175A"/>
    <w:rsid w:val="00EC17DE"/>
    <w:rsid w:val="00EC1816"/>
    <w:rsid w:val="00EC1BFA"/>
    <w:rsid w:val="00EC1C0A"/>
    <w:rsid w:val="00EC1C2E"/>
    <w:rsid w:val="00EC1D5E"/>
    <w:rsid w:val="00EC1FEE"/>
    <w:rsid w:val="00EC2044"/>
    <w:rsid w:val="00EC208A"/>
    <w:rsid w:val="00EC22A4"/>
    <w:rsid w:val="00EC22CE"/>
    <w:rsid w:val="00EC22E6"/>
    <w:rsid w:val="00EC24AF"/>
    <w:rsid w:val="00EC266F"/>
    <w:rsid w:val="00EC272A"/>
    <w:rsid w:val="00EC27C8"/>
    <w:rsid w:val="00EC298F"/>
    <w:rsid w:val="00EC2A70"/>
    <w:rsid w:val="00EC2A8E"/>
    <w:rsid w:val="00EC2AC1"/>
    <w:rsid w:val="00EC2BA6"/>
    <w:rsid w:val="00EC2C57"/>
    <w:rsid w:val="00EC2D70"/>
    <w:rsid w:val="00EC2DEA"/>
    <w:rsid w:val="00EC2E60"/>
    <w:rsid w:val="00EC2E96"/>
    <w:rsid w:val="00EC2F01"/>
    <w:rsid w:val="00EC2FA4"/>
    <w:rsid w:val="00EC303D"/>
    <w:rsid w:val="00EC310D"/>
    <w:rsid w:val="00EC312B"/>
    <w:rsid w:val="00EC313D"/>
    <w:rsid w:val="00EC3176"/>
    <w:rsid w:val="00EC32A0"/>
    <w:rsid w:val="00EC3369"/>
    <w:rsid w:val="00EC35A9"/>
    <w:rsid w:val="00EC368A"/>
    <w:rsid w:val="00EC36D2"/>
    <w:rsid w:val="00EC38B4"/>
    <w:rsid w:val="00EC3921"/>
    <w:rsid w:val="00EC3A04"/>
    <w:rsid w:val="00EC3A0A"/>
    <w:rsid w:val="00EC3A2C"/>
    <w:rsid w:val="00EC3A63"/>
    <w:rsid w:val="00EC3BBA"/>
    <w:rsid w:val="00EC3C3A"/>
    <w:rsid w:val="00EC3C64"/>
    <w:rsid w:val="00EC3E7B"/>
    <w:rsid w:val="00EC3F60"/>
    <w:rsid w:val="00EC3F97"/>
    <w:rsid w:val="00EC4059"/>
    <w:rsid w:val="00EC408C"/>
    <w:rsid w:val="00EC40D6"/>
    <w:rsid w:val="00EC4352"/>
    <w:rsid w:val="00EC4395"/>
    <w:rsid w:val="00EC45C3"/>
    <w:rsid w:val="00EC45F1"/>
    <w:rsid w:val="00EC46DE"/>
    <w:rsid w:val="00EC4782"/>
    <w:rsid w:val="00EC47DF"/>
    <w:rsid w:val="00EC485D"/>
    <w:rsid w:val="00EC48D0"/>
    <w:rsid w:val="00EC4945"/>
    <w:rsid w:val="00EC4B36"/>
    <w:rsid w:val="00EC4C5F"/>
    <w:rsid w:val="00EC4CFC"/>
    <w:rsid w:val="00EC4DEB"/>
    <w:rsid w:val="00EC4DFA"/>
    <w:rsid w:val="00EC4E70"/>
    <w:rsid w:val="00EC5075"/>
    <w:rsid w:val="00EC5184"/>
    <w:rsid w:val="00EC521E"/>
    <w:rsid w:val="00EC5340"/>
    <w:rsid w:val="00EC5396"/>
    <w:rsid w:val="00EC5398"/>
    <w:rsid w:val="00EC541D"/>
    <w:rsid w:val="00EC547A"/>
    <w:rsid w:val="00EC5515"/>
    <w:rsid w:val="00EC5542"/>
    <w:rsid w:val="00EC5610"/>
    <w:rsid w:val="00EC580A"/>
    <w:rsid w:val="00EC58D5"/>
    <w:rsid w:val="00EC597D"/>
    <w:rsid w:val="00EC59D7"/>
    <w:rsid w:val="00EC5A39"/>
    <w:rsid w:val="00EC5C3E"/>
    <w:rsid w:val="00EC5CAC"/>
    <w:rsid w:val="00EC5E32"/>
    <w:rsid w:val="00EC5EDB"/>
    <w:rsid w:val="00EC5F62"/>
    <w:rsid w:val="00EC609D"/>
    <w:rsid w:val="00EC6178"/>
    <w:rsid w:val="00EC62B3"/>
    <w:rsid w:val="00EC633E"/>
    <w:rsid w:val="00EC64BF"/>
    <w:rsid w:val="00EC6548"/>
    <w:rsid w:val="00EC67C6"/>
    <w:rsid w:val="00EC67E0"/>
    <w:rsid w:val="00EC6BC7"/>
    <w:rsid w:val="00EC6C32"/>
    <w:rsid w:val="00EC6D1E"/>
    <w:rsid w:val="00EC6D51"/>
    <w:rsid w:val="00EC6EAE"/>
    <w:rsid w:val="00EC6F7D"/>
    <w:rsid w:val="00EC6FF3"/>
    <w:rsid w:val="00EC7004"/>
    <w:rsid w:val="00EC7012"/>
    <w:rsid w:val="00EC71F8"/>
    <w:rsid w:val="00EC7289"/>
    <w:rsid w:val="00EC7498"/>
    <w:rsid w:val="00EC754F"/>
    <w:rsid w:val="00EC75A4"/>
    <w:rsid w:val="00EC7612"/>
    <w:rsid w:val="00EC7691"/>
    <w:rsid w:val="00EC76FA"/>
    <w:rsid w:val="00EC770B"/>
    <w:rsid w:val="00EC7918"/>
    <w:rsid w:val="00EC79AF"/>
    <w:rsid w:val="00EC79FD"/>
    <w:rsid w:val="00EC7AC7"/>
    <w:rsid w:val="00EC7B4C"/>
    <w:rsid w:val="00EC7C71"/>
    <w:rsid w:val="00EC7C7C"/>
    <w:rsid w:val="00EC7D6F"/>
    <w:rsid w:val="00EC7D85"/>
    <w:rsid w:val="00EC7DA7"/>
    <w:rsid w:val="00EC7F11"/>
    <w:rsid w:val="00ED002A"/>
    <w:rsid w:val="00ED0049"/>
    <w:rsid w:val="00ED00C2"/>
    <w:rsid w:val="00ED00F2"/>
    <w:rsid w:val="00ED013C"/>
    <w:rsid w:val="00ED01ED"/>
    <w:rsid w:val="00ED03E4"/>
    <w:rsid w:val="00ED0626"/>
    <w:rsid w:val="00ED06C9"/>
    <w:rsid w:val="00ED08CC"/>
    <w:rsid w:val="00ED09DF"/>
    <w:rsid w:val="00ED0A3F"/>
    <w:rsid w:val="00ED0A96"/>
    <w:rsid w:val="00ED0AA2"/>
    <w:rsid w:val="00ED0CEA"/>
    <w:rsid w:val="00ED0D89"/>
    <w:rsid w:val="00ED0DD9"/>
    <w:rsid w:val="00ED0E8D"/>
    <w:rsid w:val="00ED1097"/>
    <w:rsid w:val="00ED11B8"/>
    <w:rsid w:val="00ED13B6"/>
    <w:rsid w:val="00ED149F"/>
    <w:rsid w:val="00ED1648"/>
    <w:rsid w:val="00ED16AC"/>
    <w:rsid w:val="00ED175D"/>
    <w:rsid w:val="00ED1836"/>
    <w:rsid w:val="00ED1870"/>
    <w:rsid w:val="00ED1938"/>
    <w:rsid w:val="00ED1A30"/>
    <w:rsid w:val="00ED1A4C"/>
    <w:rsid w:val="00ED1ADC"/>
    <w:rsid w:val="00ED1AF5"/>
    <w:rsid w:val="00ED1AFD"/>
    <w:rsid w:val="00ED1B22"/>
    <w:rsid w:val="00ED1D14"/>
    <w:rsid w:val="00ED2124"/>
    <w:rsid w:val="00ED21A3"/>
    <w:rsid w:val="00ED21AB"/>
    <w:rsid w:val="00ED2271"/>
    <w:rsid w:val="00ED259D"/>
    <w:rsid w:val="00ED25A9"/>
    <w:rsid w:val="00ED25AA"/>
    <w:rsid w:val="00ED25AE"/>
    <w:rsid w:val="00ED25CE"/>
    <w:rsid w:val="00ED25D1"/>
    <w:rsid w:val="00ED2668"/>
    <w:rsid w:val="00ED270E"/>
    <w:rsid w:val="00ED2759"/>
    <w:rsid w:val="00ED283A"/>
    <w:rsid w:val="00ED2893"/>
    <w:rsid w:val="00ED29CB"/>
    <w:rsid w:val="00ED2F2C"/>
    <w:rsid w:val="00ED2F96"/>
    <w:rsid w:val="00ED315F"/>
    <w:rsid w:val="00ED3202"/>
    <w:rsid w:val="00ED321F"/>
    <w:rsid w:val="00ED324C"/>
    <w:rsid w:val="00ED327E"/>
    <w:rsid w:val="00ED3290"/>
    <w:rsid w:val="00ED334A"/>
    <w:rsid w:val="00ED3514"/>
    <w:rsid w:val="00ED354C"/>
    <w:rsid w:val="00ED35D0"/>
    <w:rsid w:val="00ED3636"/>
    <w:rsid w:val="00ED36CD"/>
    <w:rsid w:val="00ED3723"/>
    <w:rsid w:val="00ED3772"/>
    <w:rsid w:val="00ED37CF"/>
    <w:rsid w:val="00ED39D5"/>
    <w:rsid w:val="00ED3A2D"/>
    <w:rsid w:val="00ED3CAC"/>
    <w:rsid w:val="00ED3CBB"/>
    <w:rsid w:val="00ED3CC3"/>
    <w:rsid w:val="00ED3E12"/>
    <w:rsid w:val="00ED3FBB"/>
    <w:rsid w:val="00ED3FC5"/>
    <w:rsid w:val="00ED4031"/>
    <w:rsid w:val="00ED4093"/>
    <w:rsid w:val="00ED40B9"/>
    <w:rsid w:val="00ED4125"/>
    <w:rsid w:val="00ED42F9"/>
    <w:rsid w:val="00ED4338"/>
    <w:rsid w:val="00ED43D4"/>
    <w:rsid w:val="00ED470A"/>
    <w:rsid w:val="00ED4797"/>
    <w:rsid w:val="00ED4907"/>
    <w:rsid w:val="00ED490D"/>
    <w:rsid w:val="00ED4937"/>
    <w:rsid w:val="00ED4982"/>
    <w:rsid w:val="00ED49C1"/>
    <w:rsid w:val="00ED4A42"/>
    <w:rsid w:val="00ED4A50"/>
    <w:rsid w:val="00ED4B4B"/>
    <w:rsid w:val="00ED4C58"/>
    <w:rsid w:val="00ED4C97"/>
    <w:rsid w:val="00ED4CF7"/>
    <w:rsid w:val="00ED4D54"/>
    <w:rsid w:val="00ED4EE4"/>
    <w:rsid w:val="00ED4FA6"/>
    <w:rsid w:val="00ED4FBA"/>
    <w:rsid w:val="00ED502A"/>
    <w:rsid w:val="00ED50FE"/>
    <w:rsid w:val="00ED51E4"/>
    <w:rsid w:val="00ED5254"/>
    <w:rsid w:val="00ED525B"/>
    <w:rsid w:val="00ED5267"/>
    <w:rsid w:val="00ED52B9"/>
    <w:rsid w:val="00ED5372"/>
    <w:rsid w:val="00ED53CC"/>
    <w:rsid w:val="00ED5564"/>
    <w:rsid w:val="00ED558A"/>
    <w:rsid w:val="00ED5752"/>
    <w:rsid w:val="00ED5A29"/>
    <w:rsid w:val="00ED5A6D"/>
    <w:rsid w:val="00ED5A7B"/>
    <w:rsid w:val="00ED5C18"/>
    <w:rsid w:val="00ED5DDD"/>
    <w:rsid w:val="00ED5F76"/>
    <w:rsid w:val="00ED5F9E"/>
    <w:rsid w:val="00ED5FB1"/>
    <w:rsid w:val="00ED613E"/>
    <w:rsid w:val="00ED6159"/>
    <w:rsid w:val="00ED6320"/>
    <w:rsid w:val="00ED6386"/>
    <w:rsid w:val="00ED640C"/>
    <w:rsid w:val="00ED643E"/>
    <w:rsid w:val="00ED64D2"/>
    <w:rsid w:val="00ED66B2"/>
    <w:rsid w:val="00ED6769"/>
    <w:rsid w:val="00ED6776"/>
    <w:rsid w:val="00ED67D3"/>
    <w:rsid w:val="00ED6901"/>
    <w:rsid w:val="00ED69AB"/>
    <w:rsid w:val="00ED6C60"/>
    <w:rsid w:val="00ED6C95"/>
    <w:rsid w:val="00ED6D9C"/>
    <w:rsid w:val="00ED6DAF"/>
    <w:rsid w:val="00ED6E0D"/>
    <w:rsid w:val="00ED6F12"/>
    <w:rsid w:val="00ED6FA2"/>
    <w:rsid w:val="00ED70AA"/>
    <w:rsid w:val="00ED7153"/>
    <w:rsid w:val="00ED71BB"/>
    <w:rsid w:val="00ED72A6"/>
    <w:rsid w:val="00ED72C5"/>
    <w:rsid w:val="00ED73A4"/>
    <w:rsid w:val="00ED7504"/>
    <w:rsid w:val="00ED7590"/>
    <w:rsid w:val="00ED75F1"/>
    <w:rsid w:val="00ED7657"/>
    <w:rsid w:val="00ED7703"/>
    <w:rsid w:val="00ED7752"/>
    <w:rsid w:val="00ED779C"/>
    <w:rsid w:val="00ED78BB"/>
    <w:rsid w:val="00ED78BD"/>
    <w:rsid w:val="00ED7A61"/>
    <w:rsid w:val="00ED7B74"/>
    <w:rsid w:val="00ED7D4F"/>
    <w:rsid w:val="00ED7DBB"/>
    <w:rsid w:val="00ED7F46"/>
    <w:rsid w:val="00ED7F63"/>
    <w:rsid w:val="00EE0065"/>
    <w:rsid w:val="00EE00D4"/>
    <w:rsid w:val="00EE0260"/>
    <w:rsid w:val="00EE031C"/>
    <w:rsid w:val="00EE04C5"/>
    <w:rsid w:val="00EE05B7"/>
    <w:rsid w:val="00EE06E3"/>
    <w:rsid w:val="00EE0743"/>
    <w:rsid w:val="00EE07F7"/>
    <w:rsid w:val="00EE0871"/>
    <w:rsid w:val="00EE0990"/>
    <w:rsid w:val="00EE0996"/>
    <w:rsid w:val="00EE0A64"/>
    <w:rsid w:val="00EE0C2A"/>
    <w:rsid w:val="00EE0D78"/>
    <w:rsid w:val="00EE0E39"/>
    <w:rsid w:val="00EE109E"/>
    <w:rsid w:val="00EE10A1"/>
    <w:rsid w:val="00EE10D8"/>
    <w:rsid w:val="00EE11B8"/>
    <w:rsid w:val="00EE11FD"/>
    <w:rsid w:val="00EE1276"/>
    <w:rsid w:val="00EE12CC"/>
    <w:rsid w:val="00EE14BB"/>
    <w:rsid w:val="00EE14DA"/>
    <w:rsid w:val="00EE14DC"/>
    <w:rsid w:val="00EE15C0"/>
    <w:rsid w:val="00EE16BF"/>
    <w:rsid w:val="00EE1821"/>
    <w:rsid w:val="00EE1989"/>
    <w:rsid w:val="00EE1C7B"/>
    <w:rsid w:val="00EE1DE6"/>
    <w:rsid w:val="00EE1F10"/>
    <w:rsid w:val="00EE1FE4"/>
    <w:rsid w:val="00EE200B"/>
    <w:rsid w:val="00EE2034"/>
    <w:rsid w:val="00EE2076"/>
    <w:rsid w:val="00EE2077"/>
    <w:rsid w:val="00EE20B7"/>
    <w:rsid w:val="00EE20D9"/>
    <w:rsid w:val="00EE2204"/>
    <w:rsid w:val="00EE2226"/>
    <w:rsid w:val="00EE22C1"/>
    <w:rsid w:val="00EE22C6"/>
    <w:rsid w:val="00EE2407"/>
    <w:rsid w:val="00EE253A"/>
    <w:rsid w:val="00EE255C"/>
    <w:rsid w:val="00EE28DE"/>
    <w:rsid w:val="00EE299E"/>
    <w:rsid w:val="00EE2A2B"/>
    <w:rsid w:val="00EE2E31"/>
    <w:rsid w:val="00EE2E34"/>
    <w:rsid w:val="00EE2EBF"/>
    <w:rsid w:val="00EE2F49"/>
    <w:rsid w:val="00EE2F8B"/>
    <w:rsid w:val="00EE2FDC"/>
    <w:rsid w:val="00EE3148"/>
    <w:rsid w:val="00EE32B0"/>
    <w:rsid w:val="00EE338B"/>
    <w:rsid w:val="00EE340A"/>
    <w:rsid w:val="00EE34F7"/>
    <w:rsid w:val="00EE352B"/>
    <w:rsid w:val="00EE37D3"/>
    <w:rsid w:val="00EE3814"/>
    <w:rsid w:val="00EE3815"/>
    <w:rsid w:val="00EE3967"/>
    <w:rsid w:val="00EE3AD3"/>
    <w:rsid w:val="00EE3B5C"/>
    <w:rsid w:val="00EE3C12"/>
    <w:rsid w:val="00EE3C48"/>
    <w:rsid w:val="00EE3C58"/>
    <w:rsid w:val="00EE3C75"/>
    <w:rsid w:val="00EE3D54"/>
    <w:rsid w:val="00EE3DF4"/>
    <w:rsid w:val="00EE3F12"/>
    <w:rsid w:val="00EE3F5A"/>
    <w:rsid w:val="00EE405C"/>
    <w:rsid w:val="00EE41D5"/>
    <w:rsid w:val="00EE42D6"/>
    <w:rsid w:val="00EE4392"/>
    <w:rsid w:val="00EE43B0"/>
    <w:rsid w:val="00EE43B8"/>
    <w:rsid w:val="00EE44E8"/>
    <w:rsid w:val="00EE4691"/>
    <w:rsid w:val="00EE469E"/>
    <w:rsid w:val="00EE48A2"/>
    <w:rsid w:val="00EE4963"/>
    <w:rsid w:val="00EE4AE2"/>
    <w:rsid w:val="00EE4B5E"/>
    <w:rsid w:val="00EE4C6B"/>
    <w:rsid w:val="00EE4CF3"/>
    <w:rsid w:val="00EE4DBC"/>
    <w:rsid w:val="00EE4E66"/>
    <w:rsid w:val="00EE4E7D"/>
    <w:rsid w:val="00EE4EB8"/>
    <w:rsid w:val="00EE4EEF"/>
    <w:rsid w:val="00EE4FB0"/>
    <w:rsid w:val="00EE4FB5"/>
    <w:rsid w:val="00EE5204"/>
    <w:rsid w:val="00EE5222"/>
    <w:rsid w:val="00EE525D"/>
    <w:rsid w:val="00EE5780"/>
    <w:rsid w:val="00EE579F"/>
    <w:rsid w:val="00EE57BD"/>
    <w:rsid w:val="00EE57EA"/>
    <w:rsid w:val="00EE582E"/>
    <w:rsid w:val="00EE58D1"/>
    <w:rsid w:val="00EE5A42"/>
    <w:rsid w:val="00EE5AA6"/>
    <w:rsid w:val="00EE5B97"/>
    <w:rsid w:val="00EE5D13"/>
    <w:rsid w:val="00EE5DDD"/>
    <w:rsid w:val="00EE5F9B"/>
    <w:rsid w:val="00EE5FA3"/>
    <w:rsid w:val="00EE630E"/>
    <w:rsid w:val="00EE63C2"/>
    <w:rsid w:val="00EE64E7"/>
    <w:rsid w:val="00EE6595"/>
    <w:rsid w:val="00EE6963"/>
    <w:rsid w:val="00EE6983"/>
    <w:rsid w:val="00EE6A61"/>
    <w:rsid w:val="00EE6ACD"/>
    <w:rsid w:val="00EE6C0C"/>
    <w:rsid w:val="00EE6D24"/>
    <w:rsid w:val="00EE6E95"/>
    <w:rsid w:val="00EE6EAA"/>
    <w:rsid w:val="00EE6EDB"/>
    <w:rsid w:val="00EE6EE4"/>
    <w:rsid w:val="00EE6F00"/>
    <w:rsid w:val="00EE6F6C"/>
    <w:rsid w:val="00EE7016"/>
    <w:rsid w:val="00EE70F5"/>
    <w:rsid w:val="00EE7112"/>
    <w:rsid w:val="00EE7145"/>
    <w:rsid w:val="00EE7254"/>
    <w:rsid w:val="00EE7269"/>
    <w:rsid w:val="00EE72B5"/>
    <w:rsid w:val="00EE72FA"/>
    <w:rsid w:val="00EE7320"/>
    <w:rsid w:val="00EE735F"/>
    <w:rsid w:val="00EE7550"/>
    <w:rsid w:val="00EE7561"/>
    <w:rsid w:val="00EE75D7"/>
    <w:rsid w:val="00EE77EE"/>
    <w:rsid w:val="00EE7824"/>
    <w:rsid w:val="00EE7840"/>
    <w:rsid w:val="00EE78EB"/>
    <w:rsid w:val="00EE78F2"/>
    <w:rsid w:val="00EE791C"/>
    <w:rsid w:val="00EE7975"/>
    <w:rsid w:val="00EE798E"/>
    <w:rsid w:val="00EE7AC8"/>
    <w:rsid w:val="00EE7B81"/>
    <w:rsid w:val="00EE7BE5"/>
    <w:rsid w:val="00EE7C27"/>
    <w:rsid w:val="00EE7DA8"/>
    <w:rsid w:val="00EE7EB3"/>
    <w:rsid w:val="00EE7F0D"/>
    <w:rsid w:val="00EE7F65"/>
    <w:rsid w:val="00EF00C7"/>
    <w:rsid w:val="00EF02AA"/>
    <w:rsid w:val="00EF0448"/>
    <w:rsid w:val="00EF0699"/>
    <w:rsid w:val="00EF0746"/>
    <w:rsid w:val="00EF08B6"/>
    <w:rsid w:val="00EF0974"/>
    <w:rsid w:val="00EF0BD8"/>
    <w:rsid w:val="00EF0C7B"/>
    <w:rsid w:val="00EF0C83"/>
    <w:rsid w:val="00EF0C8A"/>
    <w:rsid w:val="00EF0CDE"/>
    <w:rsid w:val="00EF0D4B"/>
    <w:rsid w:val="00EF0D9C"/>
    <w:rsid w:val="00EF0DD9"/>
    <w:rsid w:val="00EF0E8A"/>
    <w:rsid w:val="00EF0EF2"/>
    <w:rsid w:val="00EF0F6C"/>
    <w:rsid w:val="00EF10BA"/>
    <w:rsid w:val="00EF1160"/>
    <w:rsid w:val="00EF11A4"/>
    <w:rsid w:val="00EF11A9"/>
    <w:rsid w:val="00EF11E6"/>
    <w:rsid w:val="00EF1246"/>
    <w:rsid w:val="00EF12B5"/>
    <w:rsid w:val="00EF14C4"/>
    <w:rsid w:val="00EF169E"/>
    <w:rsid w:val="00EF16AC"/>
    <w:rsid w:val="00EF1745"/>
    <w:rsid w:val="00EF1895"/>
    <w:rsid w:val="00EF1972"/>
    <w:rsid w:val="00EF1B33"/>
    <w:rsid w:val="00EF1B51"/>
    <w:rsid w:val="00EF1C48"/>
    <w:rsid w:val="00EF1DDE"/>
    <w:rsid w:val="00EF1EBE"/>
    <w:rsid w:val="00EF1F87"/>
    <w:rsid w:val="00EF1FEB"/>
    <w:rsid w:val="00EF1FF6"/>
    <w:rsid w:val="00EF20E6"/>
    <w:rsid w:val="00EF2123"/>
    <w:rsid w:val="00EF2189"/>
    <w:rsid w:val="00EF2288"/>
    <w:rsid w:val="00EF23D7"/>
    <w:rsid w:val="00EF256A"/>
    <w:rsid w:val="00EF2646"/>
    <w:rsid w:val="00EF2679"/>
    <w:rsid w:val="00EF2703"/>
    <w:rsid w:val="00EF2757"/>
    <w:rsid w:val="00EF27A9"/>
    <w:rsid w:val="00EF27C1"/>
    <w:rsid w:val="00EF2819"/>
    <w:rsid w:val="00EF28A2"/>
    <w:rsid w:val="00EF2A0D"/>
    <w:rsid w:val="00EF2A9A"/>
    <w:rsid w:val="00EF2ABB"/>
    <w:rsid w:val="00EF2D8B"/>
    <w:rsid w:val="00EF2EAC"/>
    <w:rsid w:val="00EF2F02"/>
    <w:rsid w:val="00EF318A"/>
    <w:rsid w:val="00EF31F6"/>
    <w:rsid w:val="00EF3524"/>
    <w:rsid w:val="00EF3703"/>
    <w:rsid w:val="00EF388B"/>
    <w:rsid w:val="00EF3933"/>
    <w:rsid w:val="00EF3B62"/>
    <w:rsid w:val="00EF414F"/>
    <w:rsid w:val="00EF4280"/>
    <w:rsid w:val="00EF4680"/>
    <w:rsid w:val="00EF46BC"/>
    <w:rsid w:val="00EF46C6"/>
    <w:rsid w:val="00EF4AB4"/>
    <w:rsid w:val="00EF4AE9"/>
    <w:rsid w:val="00EF4C50"/>
    <w:rsid w:val="00EF4CF6"/>
    <w:rsid w:val="00EF4D14"/>
    <w:rsid w:val="00EF4DE9"/>
    <w:rsid w:val="00EF4E27"/>
    <w:rsid w:val="00EF4E4B"/>
    <w:rsid w:val="00EF4EDA"/>
    <w:rsid w:val="00EF4F0E"/>
    <w:rsid w:val="00EF4F36"/>
    <w:rsid w:val="00EF4F90"/>
    <w:rsid w:val="00EF5089"/>
    <w:rsid w:val="00EF5171"/>
    <w:rsid w:val="00EF51BA"/>
    <w:rsid w:val="00EF5235"/>
    <w:rsid w:val="00EF5294"/>
    <w:rsid w:val="00EF5308"/>
    <w:rsid w:val="00EF5317"/>
    <w:rsid w:val="00EF53EC"/>
    <w:rsid w:val="00EF540E"/>
    <w:rsid w:val="00EF54AB"/>
    <w:rsid w:val="00EF54C1"/>
    <w:rsid w:val="00EF550E"/>
    <w:rsid w:val="00EF569B"/>
    <w:rsid w:val="00EF56AF"/>
    <w:rsid w:val="00EF58BF"/>
    <w:rsid w:val="00EF598B"/>
    <w:rsid w:val="00EF59F7"/>
    <w:rsid w:val="00EF5A8F"/>
    <w:rsid w:val="00EF5B20"/>
    <w:rsid w:val="00EF5E1D"/>
    <w:rsid w:val="00EF5E8D"/>
    <w:rsid w:val="00EF5F70"/>
    <w:rsid w:val="00EF5FB9"/>
    <w:rsid w:val="00EF5FFE"/>
    <w:rsid w:val="00EF606F"/>
    <w:rsid w:val="00EF6202"/>
    <w:rsid w:val="00EF62C7"/>
    <w:rsid w:val="00EF6317"/>
    <w:rsid w:val="00EF642E"/>
    <w:rsid w:val="00EF64B5"/>
    <w:rsid w:val="00EF65AA"/>
    <w:rsid w:val="00EF65C2"/>
    <w:rsid w:val="00EF6648"/>
    <w:rsid w:val="00EF6694"/>
    <w:rsid w:val="00EF66C8"/>
    <w:rsid w:val="00EF6719"/>
    <w:rsid w:val="00EF696B"/>
    <w:rsid w:val="00EF69B9"/>
    <w:rsid w:val="00EF6C26"/>
    <w:rsid w:val="00EF6CBB"/>
    <w:rsid w:val="00EF6E31"/>
    <w:rsid w:val="00EF70A9"/>
    <w:rsid w:val="00EF71EE"/>
    <w:rsid w:val="00EF72EE"/>
    <w:rsid w:val="00EF73C1"/>
    <w:rsid w:val="00EF73EB"/>
    <w:rsid w:val="00EF749D"/>
    <w:rsid w:val="00EF7516"/>
    <w:rsid w:val="00EF772D"/>
    <w:rsid w:val="00EF795C"/>
    <w:rsid w:val="00EF79DD"/>
    <w:rsid w:val="00EF7A86"/>
    <w:rsid w:val="00EF7AB7"/>
    <w:rsid w:val="00EF7BA2"/>
    <w:rsid w:val="00EF7C5E"/>
    <w:rsid w:val="00EF7C76"/>
    <w:rsid w:val="00EF7CA5"/>
    <w:rsid w:val="00EF7E06"/>
    <w:rsid w:val="00EF7ED6"/>
    <w:rsid w:val="00F0004F"/>
    <w:rsid w:val="00F00153"/>
    <w:rsid w:val="00F00164"/>
    <w:rsid w:val="00F001A7"/>
    <w:rsid w:val="00F003B8"/>
    <w:rsid w:val="00F004D4"/>
    <w:rsid w:val="00F005F9"/>
    <w:rsid w:val="00F00784"/>
    <w:rsid w:val="00F0078B"/>
    <w:rsid w:val="00F009B2"/>
    <w:rsid w:val="00F00A3F"/>
    <w:rsid w:val="00F00BB0"/>
    <w:rsid w:val="00F00C8A"/>
    <w:rsid w:val="00F00FBE"/>
    <w:rsid w:val="00F00FE2"/>
    <w:rsid w:val="00F00FFE"/>
    <w:rsid w:val="00F01080"/>
    <w:rsid w:val="00F01110"/>
    <w:rsid w:val="00F0114B"/>
    <w:rsid w:val="00F011AC"/>
    <w:rsid w:val="00F011BB"/>
    <w:rsid w:val="00F01225"/>
    <w:rsid w:val="00F01254"/>
    <w:rsid w:val="00F01410"/>
    <w:rsid w:val="00F01505"/>
    <w:rsid w:val="00F01539"/>
    <w:rsid w:val="00F01549"/>
    <w:rsid w:val="00F0158A"/>
    <w:rsid w:val="00F01598"/>
    <w:rsid w:val="00F01605"/>
    <w:rsid w:val="00F0184E"/>
    <w:rsid w:val="00F01896"/>
    <w:rsid w:val="00F01B15"/>
    <w:rsid w:val="00F01BF7"/>
    <w:rsid w:val="00F01C34"/>
    <w:rsid w:val="00F01CC8"/>
    <w:rsid w:val="00F01D9E"/>
    <w:rsid w:val="00F01DF4"/>
    <w:rsid w:val="00F01DF8"/>
    <w:rsid w:val="00F01E91"/>
    <w:rsid w:val="00F01FC2"/>
    <w:rsid w:val="00F02036"/>
    <w:rsid w:val="00F02062"/>
    <w:rsid w:val="00F02263"/>
    <w:rsid w:val="00F022C4"/>
    <w:rsid w:val="00F02369"/>
    <w:rsid w:val="00F0238B"/>
    <w:rsid w:val="00F02430"/>
    <w:rsid w:val="00F02471"/>
    <w:rsid w:val="00F024FD"/>
    <w:rsid w:val="00F02502"/>
    <w:rsid w:val="00F026D3"/>
    <w:rsid w:val="00F027E8"/>
    <w:rsid w:val="00F02843"/>
    <w:rsid w:val="00F029D4"/>
    <w:rsid w:val="00F02D60"/>
    <w:rsid w:val="00F02E01"/>
    <w:rsid w:val="00F02EA8"/>
    <w:rsid w:val="00F02F81"/>
    <w:rsid w:val="00F02FD2"/>
    <w:rsid w:val="00F0309F"/>
    <w:rsid w:val="00F03103"/>
    <w:rsid w:val="00F03156"/>
    <w:rsid w:val="00F031E7"/>
    <w:rsid w:val="00F031EC"/>
    <w:rsid w:val="00F032E3"/>
    <w:rsid w:val="00F03390"/>
    <w:rsid w:val="00F03732"/>
    <w:rsid w:val="00F037F6"/>
    <w:rsid w:val="00F03A73"/>
    <w:rsid w:val="00F03AC5"/>
    <w:rsid w:val="00F03BF1"/>
    <w:rsid w:val="00F03BF3"/>
    <w:rsid w:val="00F03C69"/>
    <w:rsid w:val="00F03E2C"/>
    <w:rsid w:val="00F03E78"/>
    <w:rsid w:val="00F03E80"/>
    <w:rsid w:val="00F03EB3"/>
    <w:rsid w:val="00F03EFD"/>
    <w:rsid w:val="00F04242"/>
    <w:rsid w:val="00F042C9"/>
    <w:rsid w:val="00F042F7"/>
    <w:rsid w:val="00F04300"/>
    <w:rsid w:val="00F043DD"/>
    <w:rsid w:val="00F04429"/>
    <w:rsid w:val="00F044FD"/>
    <w:rsid w:val="00F04502"/>
    <w:rsid w:val="00F04786"/>
    <w:rsid w:val="00F04842"/>
    <w:rsid w:val="00F048C3"/>
    <w:rsid w:val="00F04BE3"/>
    <w:rsid w:val="00F04C98"/>
    <w:rsid w:val="00F04CCA"/>
    <w:rsid w:val="00F04D35"/>
    <w:rsid w:val="00F04DC9"/>
    <w:rsid w:val="00F050B3"/>
    <w:rsid w:val="00F0511F"/>
    <w:rsid w:val="00F05171"/>
    <w:rsid w:val="00F05182"/>
    <w:rsid w:val="00F05319"/>
    <w:rsid w:val="00F053E5"/>
    <w:rsid w:val="00F054AE"/>
    <w:rsid w:val="00F05577"/>
    <w:rsid w:val="00F055E0"/>
    <w:rsid w:val="00F05749"/>
    <w:rsid w:val="00F057A0"/>
    <w:rsid w:val="00F057A8"/>
    <w:rsid w:val="00F05865"/>
    <w:rsid w:val="00F05879"/>
    <w:rsid w:val="00F059A4"/>
    <w:rsid w:val="00F05A10"/>
    <w:rsid w:val="00F05A56"/>
    <w:rsid w:val="00F05B27"/>
    <w:rsid w:val="00F05B29"/>
    <w:rsid w:val="00F05B2D"/>
    <w:rsid w:val="00F05B7A"/>
    <w:rsid w:val="00F05BB2"/>
    <w:rsid w:val="00F05C39"/>
    <w:rsid w:val="00F05D8C"/>
    <w:rsid w:val="00F05E75"/>
    <w:rsid w:val="00F05F62"/>
    <w:rsid w:val="00F05F9D"/>
    <w:rsid w:val="00F060EE"/>
    <w:rsid w:val="00F0630C"/>
    <w:rsid w:val="00F0631E"/>
    <w:rsid w:val="00F06328"/>
    <w:rsid w:val="00F063ED"/>
    <w:rsid w:val="00F063F9"/>
    <w:rsid w:val="00F0655D"/>
    <w:rsid w:val="00F06646"/>
    <w:rsid w:val="00F06748"/>
    <w:rsid w:val="00F0676F"/>
    <w:rsid w:val="00F06A4E"/>
    <w:rsid w:val="00F06CD2"/>
    <w:rsid w:val="00F06D26"/>
    <w:rsid w:val="00F06D77"/>
    <w:rsid w:val="00F06D7B"/>
    <w:rsid w:val="00F06E9C"/>
    <w:rsid w:val="00F06F07"/>
    <w:rsid w:val="00F0707D"/>
    <w:rsid w:val="00F07097"/>
    <w:rsid w:val="00F07247"/>
    <w:rsid w:val="00F07300"/>
    <w:rsid w:val="00F074CC"/>
    <w:rsid w:val="00F074CD"/>
    <w:rsid w:val="00F075C3"/>
    <w:rsid w:val="00F07616"/>
    <w:rsid w:val="00F07672"/>
    <w:rsid w:val="00F077BD"/>
    <w:rsid w:val="00F078D1"/>
    <w:rsid w:val="00F0791C"/>
    <w:rsid w:val="00F07A68"/>
    <w:rsid w:val="00F07AA2"/>
    <w:rsid w:val="00F07BEA"/>
    <w:rsid w:val="00F07C6E"/>
    <w:rsid w:val="00F07C71"/>
    <w:rsid w:val="00F07CB9"/>
    <w:rsid w:val="00F07E99"/>
    <w:rsid w:val="00F07F90"/>
    <w:rsid w:val="00F07FB0"/>
    <w:rsid w:val="00F100DA"/>
    <w:rsid w:val="00F100E8"/>
    <w:rsid w:val="00F10172"/>
    <w:rsid w:val="00F101D8"/>
    <w:rsid w:val="00F10319"/>
    <w:rsid w:val="00F10467"/>
    <w:rsid w:val="00F10566"/>
    <w:rsid w:val="00F10646"/>
    <w:rsid w:val="00F10648"/>
    <w:rsid w:val="00F107FD"/>
    <w:rsid w:val="00F10874"/>
    <w:rsid w:val="00F10922"/>
    <w:rsid w:val="00F10A50"/>
    <w:rsid w:val="00F10B13"/>
    <w:rsid w:val="00F10B4F"/>
    <w:rsid w:val="00F10BFC"/>
    <w:rsid w:val="00F10C44"/>
    <w:rsid w:val="00F10DCE"/>
    <w:rsid w:val="00F10DEA"/>
    <w:rsid w:val="00F10E49"/>
    <w:rsid w:val="00F10E94"/>
    <w:rsid w:val="00F10F08"/>
    <w:rsid w:val="00F11034"/>
    <w:rsid w:val="00F1103E"/>
    <w:rsid w:val="00F110BA"/>
    <w:rsid w:val="00F11253"/>
    <w:rsid w:val="00F112A4"/>
    <w:rsid w:val="00F11602"/>
    <w:rsid w:val="00F1167F"/>
    <w:rsid w:val="00F116D3"/>
    <w:rsid w:val="00F11762"/>
    <w:rsid w:val="00F1195A"/>
    <w:rsid w:val="00F11B68"/>
    <w:rsid w:val="00F11C13"/>
    <w:rsid w:val="00F11C50"/>
    <w:rsid w:val="00F11DF7"/>
    <w:rsid w:val="00F11EBE"/>
    <w:rsid w:val="00F11F6E"/>
    <w:rsid w:val="00F11FAB"/>
    <w:rsid w:val="00F12074"/>
    <w:rsid w:val="00F12075"/>
    <w:rsid w:val="00F120E7"/>
    <w:rsid w:val="00F120F3"/>
    <w:rsid w:val="00F1221E"/>
    <w:rsid w:val="00F12229"/>
    <w:rsid w:val="00F12A2F"/>
    <w:rsid w:val="00F12AC1"/>
    <w:rsid w:val="00F12AF2"/>
    <w:rsid w:val="00F12D55"/>
    <w:rsid w:val="00F131AA"/>
    <w:rsid w:val="00F131CC"/>
    <w:rsid w:val="00F13348"/>
    <w:rsid w:val="00F13384"/>
    <w:rsid w:val="00F134C7"/>
    <w:rsid w:val="00F13502"/>
    <w:rsid w:val="00F13643"/>
    <w:rsid w:val="00F137BC"/>
    <w:rsid w:val="00F138CF"/>
    <w:rsid w:val="00F1395D"/>
    <w:rsid w:val="00F139BF"/>
    <w:rsid w:val="00F13A18"/>
    <w:rsid w:val="00F13B8C"/>
    <w:rsid w:val="00F13C00"/>
    <w:rsid w:val="00F13CB0"/>
    <w:rsid w:val="00F13CFF"/>
    <w:rsid w:val="00F13D57"/>
    <w:rsid w:val="00F13DB7"/>
    <w:rsid w:val="00F13E22"/>
    <w:rsid w:val="00F13E90"/>
    <w:rsid w:val="00F13EA7"/>
    <w:rsid w:val="00F13ECF"/>
    <w:rsid w:val="00F13F1C"/>
    <w:rsid w:val="00F13F8A"/>
    <w:rsid w:val="00F13F9F"/>
    <w:rsid w:val="00F13FF9"/>
    <w:rsid w:val="00F14183"/>
    <w:rsid w:val="00F14196"/>
    <w:rsid w:val="00F1424A"/>
    <w:rsid w:val="00F14273"/>
    <w:rsid w:val="00F14374"/>
    <w:rsid w:val="00F1438B"/>
    <w:rsid w:val="00F14390"/>
    <w:rsid w:val="00F143BE"/>
    <w:rsid w:val="00F1446B"/>
    <w:rsid w:val="00F145D6"/>
    <w:rsid w:val="00F145FA"/>
    <w:rsid w:val="00F14660"/>
    <w:rsid w:val="00F1469A"/>
    <w:rsid w:val="00F1484F"/>
    <w:rsid w:val="00F14979"/>
    <w:rsid w:val="00F14D11"/>
    <w:rsid w:val="00F14DF4"/>
    <w:rsid w:val="00F14EE9"/>
    <w:rsid w:val="00F14F72"/>
    <w:rsid w:val="00F15032"/>
    <w:rsid w:val="00F150EC"/>
    <w:rsid w:val="00F15101"/>
    <w:rsid w:val="00F152AE"/>
    <w:rsid w:val="00F152E3"/>
    <w:rsid w:val="00F153ED"/>
    <w:rsid w:val="00F155BD"/>
    <w:rsid w:val="00F156A9"/>
    <w:rsid w:val="00F15B72"/>
    <w:rsid w:val="00F15C1E"/>
    <w:rsid w:val="00F15C52"/>
    <w:rsid w:val="00F15D90"/>
    <w:rsid w:val="00F15EFB"/>
    <w:rsid w:val="00F15F7A"/>
    <w:rsid w:val="00F160FD"/>
    <w:rsid w:val="00F16118"/>
    <w:rsid w:val="00F161B4"/>
    <w:rsid w:val="00F162C9"/>
    <w:rsid w:val="00F1639D"/>
    <w:rsid w:val="00F163F5"/>
    <w:rsid w:val="00F1656C"/>
    <w:rsid w:val="00F1662B"/>
    <w:rsid w:val="00F16695"/>
    <w:rsid w:val="00F1675A"/>
    <w:rsid w:val="00F16760"/>
    <w:rsid w:val="00F16834"/>
    <w:rsid w:val="00F16863"/>
    <w:rsid w:val="00F1696C"/>
    <w:rsid w:val="00F16A3B"/>
    <w:rsid w:val="00F16B44"/>
    <w:rsid w:val="00F16B5A"/>
    <w:rsid w:val="00F16BDE"/>
    <w:rsid w:val="00F16C66"/>
    <w:rsid w:val="00F16F43"/>
    <w:rsid w:val="00F170E1"/>
    <w:rsid w:val="00F173A3"/>
    <w:rsid w:val="00F1742A"/>
    <w:rsid w:val="00F17624"/>
    <w:rsid w:val="00F17872"/>
    <w:rsid w:val="00F17BF5"/>
    <w:rsid w:val="00F17ED5"/>
    <w:rsid w:val="00F17F2F"/>
    <w:rsid w:val="00F17F60"/>
    <w:rsid w:val="00F17FBB"/>
    <w:rsid w:val="00F17FF5"/>
    <w:rsid w:val="00F2012A"/>
    <w:rsid w:val="00F2019A"/>
    <w:rsid w:val="00F2025B"/>
    <w:rsid w:val="00F2043D"/>
    <w:rsid w:val="00F204D9"/>
    <w:rsid w:val="00F2054E"/>
    <w:rsid w:val="00F206AA"/>
    <w:rsid w:val="00F2082E"/>
    <w:rsid w:val="00F20A20"/>
    <w:rsid w:val="00F20ECB"/>
    <w:rsid w:val="00F2115F"/>
    <w:rsid w:val="00F2123D"/>
    <w:rsid w:val="00F2129D"/>
    <w:rsid w:val="00F2144E"/>
    <w:rsid w:val="00F2155A"/>
    <w:rsid w:val="00F216AA"/>
    <w:rsid w:val="00F217C5"/>
    <w:rsid w:val="00F21AC3"/>
    <w:rsid w:val="00F21B9D"/>
    <w:rsid w:val="00F21C96"/>
    <w:rsid w:val="00F21CEA"/>
    <w:rsid w:val="00F21D44"/>
    <w:rsid w:val="00F21E1F"/>
    <w:rsid w:val="00F21E64"/>
    <w:rsid w:val="00F21E89"/>
    <w:rsid w:val="00F21F64"/>
    <w:rsid w:val="00F21F70"/>
    <w:rsid w:val="00F2205F"/>
    <w:rsid w:val="00F22223"/>
    <w:rsid w:val="00F2224A"/>
    <w:rsid w:val="00F22261"/>
    <w:rsid w:val="00F2232F"/>
    <w:rsid w:val="00F223C5"/>
    <w:rsid w:val="00F2241F"/>
    <w:rsid w:val="00F2256D"/>
    <w:rsid w:val="00F2294A"/>
    <w:rsid w:val="00F229EC"/>
    <w:rsid w:val="00F22A2F"/>
    <w:rsid w:val="00F22AD8"/>
    <w:rsid w:val="00F22BA5"/>
    <w:rsid w:val="00F22C56"/>
    <w:rsid w:val="00F22C8E"/>
    <w:rsid w:val="00F22D99"/>
    <w:rsid w:val="00F22E30"/>
    <w:rsid w:val="00F22EFB"/>
    <w:rsid w:val="00F2300D"/>
    <w:rsid w:val="00F23070"/>
    <w:rsid w:val="00F2308C"/>
    <w:rsid w:val="00F230EA"/>
    <w:rsid w:val="00F2319E"/>
    <w:rsid w:val="00F23211"/>
    <w:rsid w:val="00F23339"/>
    <w:rsid w:val="00F2355E"/>
    <w:rsid w:val="00F235C1"/>
    <w:rsid w:val="00F2377C"/>
    <w:rsid w:val="00F23793"/>
    <w:rsid w:val="00F237D0"/>
    <w:rsid w:val="00F23A20"/>
    <w:rsid w:val="00F23A70"/>
    <w:rsid w:val="00F23C3B"/>
    <w:rsid w:val="00F23CDA"/>
    <w:rsid w:val="00F23DB4"/>
    <w:rsid w:val="00F23DCB"/>
    <w:rsid w:val="00F23E92"/>
    <w:rsid w:val="00F23EBA"/>
    <w:rsid w:val="00F24235"/>
    <w:rsid w:val="00F24283"/>
    <w:rsid w:val="00F24289"/>
    <w:rsid w:val="00F242A8"/>
    <w:rsid w:val="00F242AA"/>
    <w:rsid w:val="00F24448"/>
    <w:rsid w:val="00F24525"/>
    <w:rsid w:val="00F24643"/>
    <w:rsid w:val="00F2467C"/>
    <w:rsid w:val="00F2473D"/>
    <w:rsid w:val="00F248FD"/>
    <w:rsid w:val="00F2494D"/>
    <w:rsid w:val="00F24AE3"/>
    <w:rsid w:val="00F24AF3"/>
    <w:rsid w:val="00F24B2A"/>
    <w:rsid w:val="00F24D6D"/>
    <w:rsid w:val="00F24F0D"/>
    <w:rsid w:val="00F24F13"/>
    <w:rsid w:val="00F24F49"/>
    <w:rsid w:val="00F24FFF"/>
    <w:rsid w:val="00F2503F"/>
    <w:rsid w:val="00F25176"/>
    <w:rsid w:val="00F251C8"/>
    <w:rsid w:val="00F251F7"/>
    <w:rsid w:val="00F2544D"/>
    <w:rsid w:val="00F255F2"/>
    <w:rsid w:val="00F25745"/>
    <w:rsid w:val="00F25752"/>
    <w:rsid w:val="00F257FD"/>
    <w:rsid w:val="00F2593E"/>
    <w:rsid w:val="00F25AD3"/>
    <w:rsid w:val="00F25BF6"/>
    <w:rsid w:val="00F25C23"/>
    <w:rsid w:val="00F25CA0"/>
    <w:rsid w:val="00F25CAC"/>
    <w:rsid w:val="00F25CBC"/>
    <w:rsid w:val="00F25D01"/>
    <w:rsid w:val="00F25D86"/>
    <w:rsid w:val="00F25DD3"/>
    <w:rsid w:val="00F25E0D"/>
    <w:rsid w:val="00F25F3A"/>
    <w:rsid w:val="00F26119"/>
    <w:rsid w:val="00F26156"/>
    <w:rsid w:val="00F261DB"/>
    <w:rsid w:val="00F26298"/>
    <w:rsid w:val="00F262CF"/>
    <w:rsid w:val="00F26310"/>
    <w:rsid w:val="00F26345"/>
    <w:rsid w:val="00F263E6"/>
    <w:rsid w:val="00F264FF"/>
    <w:rsid w:val="00F26629"/>
    <w:rsid w:val="00F266AA"/>
    <w:rsid w:val="00F26705"/>
    <w:rsid w:val="00F26706"/>
    <w:rsid w:val="00F267BB"/>
    <w:rsid w:val="00F267F7"/>
    <w:rsid w:val="00F26A05"/>
    <w:rsid w:val="00F26A42"/>
    <w:rsid w:val="00F26CBA"/>
    <w:rsid w:val="00F26D22"/>
    <w:rsid w:val="00F26DE6"/>
    <w:rsid w:val="00F26E89"/>
    <w:rsid w:val="00F27101"/>
    <w:rsid w:val="00F27222"/>
    <w:rsid w:val="00F27239"/>
    <w:rsid w:val="00F27304"/>
    <w:rsid w:val="00F27465"/>
    <w:rsid w:val="00F274CF"/>
    <w:rsid w:val="00F27551"/>
    <w:rsid w:val="00F27572"/>
    <w:rsid w:val="00F275D6"/>
    <w:rsid w:val="00F27682"/>
    <w:rsid w:val="00F276E3"/>
    <w:rsid w:val="00F277A4"/>
    <w:rsid w:val="00F27877"/>
    <w:rsid w:val="00F279E3"/>
    <w:rsid w:val="00F27B12"/>
    <w:rsid w:val="00F27BF4"/>
    <w:rsid w:val="00F27E2E"/>
    <w:rsid w:val="00F27EF4"/>
    <w:rsid w:val="00F27EFE"/>
    <w:rsid w:val="00F300AD"/>
    <w:rsid w:val="00F301F8"/>
    <w:rsid w:val="00F3022C"/>
    <w:rsid w:val="00F30287"/>
    <w:rsid w:val="00F302EA"/>
    <w:rsid w:val="00F30424"/>
    <w:rsid w:val="00F3043A"/>
    <w:rsid w:val="00F30450"/>
    <w:rsid w:val="00F304C2"/>
    <w:rsid w:val="00F304F2"/>
    <w:rsid w:val="00F30568"/>
    <w:rsid w:val="00F306EA"/>
    <w:rsid w:val="00F30708"/>
    <w:rsid w:val="00F307A1"/>
    <w:rsid w:val="00F30A8A"/>
    <w:rsid w:val="00F30A97"/>
    <w:rsid w:val="00F30AE6"/>
    <w:rsid w:val="00F30AEA"/>
    <w:rsid w:val="00F30CAA"/>
    <w:rsid w:val="00F30DE4"/>
    <w:rsid w:val="00F311AE"/>
    <w:rsid w:val="00F311EC"/>
    <w:rsid w:val="00F311FD"/>
    <w:rsid w:val="00F312CE"/>
    <w:rsid w:val="00F3139F"/>
    <w:rsid w:val="00F3140B"/>
    <w:rsid w:val="00F315D7"/>
    <w:rsid w:val="00F3166D"/>
    <w:rsid w:val="00F316B0"/>
    <w:rsid w:val="00F31718"/>
    <w:rsid w:val="00F3194A"/>
    <w:rsid w:val="00F31979"/>
    <w:rsid w:val="00F31A55"/>
    <w:rsid w:val="00F31AC7"/>
    <w:rsid w:val="00F31AC8"/>
    <w:rsid w:val="00F31B04"/>
    <w:rsid w:val="00F31C5A"/>
    <w:rsid w:val="00F31D58"/>
    <w:rsid w:val="00F31D6D"/>
    <w:rsid w:val="00F31E43"/>
    <w:rsid w:val="00F31E58"/>
    <w:rsid w:val="00F31F2D"/>
    <w:rsid w:val="00F31F4C"/>
    <w:rsid w:val="00F3219A"/>
    <w:rsid w:val="00F321AB"/>
    <w:rsid w:val="00F32285"/>
    <w:rsid w:val="00F322D3"/>
    <w:rsid w:val="00F32308"/>
    <w:rsid w:val="00F32432"/>
    <w:rsid w:val="00F32494"/>
    <w:rsid w:val="00F3275C"/>
    <w:rsid w:val="00F32857"/>
    <w:rsid w:val="00F3299A"/>
    <w:rsid w:val="00F32BC2"/>
    <w:rsid w:val="00F32BCA"/>
    <w:rsid w:val="00F32C72"/>
    <w:rsid w:val="00F32C9C"/>
    <w:rsid w:val="00F32E07"/>
    <w:rsid w:val="00F32E3B"/>
    <w:rsid w:val="00F33054"/>
    <w:rsid w:val="00F3308A"/>
    <w:rsid w:val="00F331B1"/>
    <w:rsid w:val="00F331EA"/>
    <w:rsid w:val="00F33224"/>
    <w:rsid w:val="00F33251"/>
    <w:rsid w:val="00F332EA"/>
    <w:rsid w:val="00F33340"/>
    <w:rsid w:val="00F333BE"/>
    <w:rsid w:val="00F33565"/>
    <w:rsid w:val="00F33613"/>
    <w:rsid w:val="00F337A4"/>
    <w:rsid w:val="00F337CB"/>
    <w:rsid w:val="00F339D0"/>
    <w:rsid w:val="00F33AF6"/>
    <w:rsid w:val="00F33B2B"/>
    <w:rsid w:val="00F33B94"/>
    <w:rsid w:val="00F33C5F"/>
    <w:rsid w:val="00F33E24"/>
    <w:rsid w:val="00F33EA8"/>
    <w:rsid w:val="00F33F22"/>
    <w:rsid w:val="00F33F84"/>
    <w:rsid w:val="00F34063"/>
    <w:rsid w:val="00F340DF"/>
    <w:rsid w:val="00F34155"/>
    <w:rsid w:val="00F341A8"/>
    <w:rsid w:val="00F34460"/>
    <w:rsid w:val="00F344B9"/>
    <w:rsid w:val="00F3451D"/>
    <w:rsid w:val="00F345B7"/>
    <w:rsid w:val="00F345D3"/>
    <w:rsid w:val="00F345E9"/>
    <w:rsid w:val="00F345FB"/>
    <w:rsid w:val="00F347F3"/>
    <w:rsid w:val="00F3491F"/>
    <w:rsid w:val="00F349FF"/>
    <w:rsid w:val="00F34A7B"/>
    <w:rsid w:val="00F34ACD"/>
    <w:rsid w:val="00F34B07"/>
    <w:rsid w:val="00F34CD7"/>
    <w:rsid w:val="00F34D64"/>
    <w:rsid w:val="00F34D6B"/>
    <w:rsid w:val="00F34D73"/>
    <w:rsid w:val="00F35057"/>
    <w:rsid w:val="00F35059"/>
    <w:rsid w:val="00F350CB"/>
    <w:rsid w:val="00F353FA"/>
    <w:rsid w:val="00F354CE"/>
    <w:rsid w:val="00F355BC"/>
    <w:rsid w:val="00F357CD"/>
    <w:rsid w:val="00F3594E"/>
    <w:rsid w:val="00F35982"/>
    <w:rsid w:val="00F35A36"/>
    <w:rsid w:val="00F35AE7"/>
    <w:rsid w:val="00F35E60"/>
    <w:rsid w:val="00F35F36"/>
    <w:rsid w:val="00F35F59"/>
    <w:rsid w:val="00F35FB8"/>
    <w:rsid w:val="00F3600A"/>
    <w:rsid w:val="00F361D3"/>
    <w:rsid w:val="00F361DE"/>
    <w:rsid w:val="00F3633A"/>
    <w:rsid w:val="00F3637D"/>
    <w:rsid w:val="00F36422"/>
    <w:rsid w:val="00F364D5"/>
    <w:rsid w:val="00F366E9"/>
    <w:rsid w:val="00F3675C"/>
    <w:rsid w:val="00F3681E"/>
    <w:rsid w:val="00F3682A"/>
    <w:rsid w:val="00F368BC"/>
    <w:rsid w:val="00F36AA4"/>
    <w:rsid w:val="00F36ACB"/>
    <w:rsid w:val="00F36B72"/>
    <w:rsid w:val="00F36C83"/>
    <w:rsid w:val="00F36E2D"/>
    <w:rsid w:val="00F36E98"/>
    <w:rsid w:val="00F36FA7"/>
    <w:rsid w:val="00F37055"/>
    <w:rsid w:val="00F370A1"/>
    <w:rsid w:val="00F37143"/>
    <w:rsid w:val="00F37341"/>
    <w:rsid w:val="00F373CF"/>
    <w:rsid w:val="00F3751F"/>
    <w:rsid w:val="00F375BF"/>
    <w:rsid w:val="00F37635"/>
    <w:rsid w:val="00F377AD"/>
    <w:rsid w:val="00F377D0"/>
    <w:rsid w:val="00F3788D"/>
    <w:rsid w:val="00F3788E"/>
    <w:rsid w:val="00F37936"/>
    <w:rsid w:val="00F37A56"/>
    <w:rsid w:val="00F37B20"/>
    <w:rsid w:val="00F37C60"/>
    <w:rsid w:val="00F37DE8"/>
    <w:rsid w:val="00F37EBE"/>
    <w:rsid w:val="00F37FA4"/>
    <w:rsid w:val="00F37FF0"/>
    <w:rsid w:val="00F40114"/>
    <w:rsid w:val="00F40432"/>
    <w:rsid w:val="00F40603"/>
    <w:rsid w:val="00F407A5"/>
    <w:rsid w:val="00F407CD"/>
    <w:rsid w:val="00F40987"/>
    <w:rsid w:val="00F409A8"/>
    <w:rsid w:val="00F40B6D"/>
    <w:rsid w:val="00F40F25"/>
    <w:rsid w:val="00F40F94"/>
    <w:rsid w:val="00F40FD7"/>
    <w:rsid w:val="00F40FE5"/>
    <w:rsid w:val="00F4104D"/>
    <w:rsid w:val="00F410D4"/>
    <w:rsid w:val="00F41307"/>
    <w:rsid w:val="00F4132A"/>
    <w:rsid w:val="00F4145C"/>
    <w:rsid w:val="00F414E6"/>
    <w:rsid w:val="00F41530"/>
    <w:rsid w:val="00F41643"/>
    <w:rsid w:val="00F41664"/>
    <w:rsid w:val="00F41757"/>
    <w:rsid w:val="00F417E4"/>
    <w:rsid w:val="00F41A36"/>
    <w:rsid w:val="00F41A87"/>
    <w:rsid w:val="00F41B06"/>
    <w:rsid w:val="00F41B72"/>
    <w:rsid w:val="00F41B74"/>
    <w:rsid w:val="00F41D5D"/>
    <w:rsid w:val="00F41E3A"/>
    <w:rsid w:val="00F41EEA"/>
    <w:rsid w:val="00F41F52"/>
    <w:rsid w:val="00F41FA0"/>
    <w:rsid w:val="00F42095"/>
    <w:rsid w:val="00F42175"/>
    <w:rsid w:val="00F42326"/>
    <w:rsid w:val="00F42438"/>
    <w:rsid w:val="00F424E7"/>
    <w:rsid w:val="00F42536"/>
    <w:rsid w:val="00F42589"/>
    <w:rsid w:val="00F425E7"/>
    <w:rsid w:val="00F42836"/>
    <w:rsid w:val="00F4285A"/>
    <w:rsid w:val="00F42928"/>
    <w:rsid w:val="00F42A2B"/>
    <w:rsid w:val="00F42A33"/>
    <w:rsid w:val="00F42ACA"/>
    <w:rsid w:val="00F42BF4"/>
    <w:rsid w:val="00F42C09"/>
    <w:rsid w:val="00F42CB3"/>
    <w:rsid w:val="00F42CB5"/>
    <w:rsid w:val="00F42CF2"/>
    <w:rsid w:val="00F42D15"/>
    <w:rsid w:val="00F42D21"/>
    <w:rsid w:val="00F42EC4"/>
    <w:rsid w:val="00F42F92"/>
    <w:rsid w:val="00F431B6"/>
    <w:rsid w:val="00F43204"/>
    <w:rsid w:val="00F43211"/>
    <w:rsid w:val="00F43347"/>
    <w:rsid w:val="00F43544"/>
    <w:rsid w:val="00F43593"/>
    <w:rsid w:val="00F4359D"/>
    <w:rsid w:val="00F43707"/>
    <w:rsid w:val="00F43893"/>
    <w:rsid w:val="00F43939"/>
    <w:rsid w:val="00F4399D"/>
    <w:rsid w:val="00F43BC4"/>
    <w:rsid w:val="00F43C69"/>
    <w:rsid w:val="00F43CF7"/>
    <w:rsid w:val="00F43E5B"/>
    <w:rsid w:val="00F43EFD"/>
    <w:rsid w:val="00F440EA"/>
    <w:rsid w:val="00F44203"/>
    <w:rsid w:val="00F442A4"/>
    <w:rsid w:val="00F44314"/>
    <w:rsid w:val="00F443A5"/>
    <w:rsid w:val="00F443D0"/>
    <w:rsid w:val="00F4454F"/>
    <w:rsid w:val="00F4458F"/>
    <w:rsid w:val="00F44627"/>
    <w:rsid w:val="00F44747"/>
    <w:rsid w:val="00F44748"/>
    <w:rsid w:val="00F447A2"/>
    <w:rsid w:val="00F448CA"/>
    <w:rsid w:val="00F44973"/>
    <w:rsid w:val="00F44A5F"/>
    <w:rsid w:val="00F44A78"/>
    <w:rsid w:val="00F44A7F"/>
    <w:rsid w:val="00F44B66"/>
    <w:rsid w:val="00F44BF2"/>
    <w:rsid w:val="00F44C23"/>
    <w:rsid w:val="00F44C49"/>
    <w:rsid w:val="00F44C74"/>
    <w:rsid w:val="00F44C9A"/>
    <w:rsid w:val="00F44D41"/>
    <w:rsid w:val="00F44DBD"/>
    <w:rsid w:val="00F44EE1"/>
    <w:rsid w:val="00F44EEC"/>
    <w:rsid w:val="00F44F5F"/>
    <w:rsid w:val="00F44FAB"/>
    <w:rsid w:val="00F44FCD"/>
    <w:rsid w:val="00F450C1"/>
    <w:rsid w:val="00F45106"/>
    <w:rsid w:val="00F45125"/>
    <w:rsid w:val="00F451F0"/>
    <w:rsid w:val="00F4523F"/>
    <w:rsid w:val="00F4524E"/>
    <w:rsid w:val="00F45268"/>
    <w:rsid w:val="00F4531B"/>
    <w:rsid w:val="00F45384"/>
    <w:rsid w:val="00F454C3"/>
    <w:rsid w:val="00F45563"/>
    <w:rsid w:val="00F455E9"/>
    <w:rsid w:val="00F456A5"/>
    <w:rsid w:val="00F45767"/>
    <w:rsid w:val="00F4583E"/>
    <w:rsid w:val="00F45936"/>
    <w:rsid w:val="00F459AF"/>
    <w:rsid w:val="00F45BD9"/>
    <w:rsid w:val="00F45D70"/>
    <w:rsid w:val="00F45D83"/>
    <w:rsid w:val="00F45F4E"/>
    <w:rsid w:val="00F4616E"/>
    <w:rsid w:val="00F461BC"/>
    <w:rsid w:val="00F46474"/>
    <w:rsid w:val="00F46707"/>
    <w:rsid w:val="00F46730"/>
    <w:rsid w:val="00F4676D"/>
    <w:rsid w:val="00F46785"/>
    <w:rsid w:val="00F46787"/>
    <w:rsid w:val="00F467A5"/>
    <w:rsid w:val="00F468CB"/>
    <w:rsid w:val="00F46919"/>
    <w:rsid w:val="00F46A28"/>
    <w:rsid w:val="00F46A92"/>
    <w:rsid w:val="00F46AA0"/>
    <w:rsid w:val="00F46B1E"/>
    <w:rsid w:val="00F46B55"/>
    <w:rsid w:val="00F46C50"/>
    <w:rsid w:val="00F46C65"/>
    <w:rsid w:val="00F46FCC"/>
    <w:rsid w:val="00F47099"/>
    <w:rsid w:val="00F47114"/>
    <w:rsid w:val="00F471F6"/>
    <w:rsid w:val="00F47205"/>
    <w:rsid w:val="00F473A3"/>
    <w:rsid w:val="00F47446"/>
    <w:rsid w:val="00F47778"/>
    <w:rsid w:val="00F47784"/>
    <w:rsid w:val="00F477BD"/>
    <w:rsid w:val="00F477C8"/>
    <w:rsid w:val="00F47874"/>
    <w:rsid w:val="00F478B5"/>
    <w:rsid w:val="00F47902"/>
    <w:rsid w:val="00F47AA9"/>
    <w:rsid w:val="00F47B9D"/>
    <w:rsid w:val="00F47BA5"/>
    <w:rsid w:val="00F47DCD"/>
    <w:rsid w:val="00F47DFE"/>
    <w:rsid w:val="00F47E82"/>
    <w:rsid w:val="00F47FA2"/>
    <w:rsid w:val="00F50030"/>
    <w:rsid w:val="00F500A4"/>
    <w:rsid w:val="00F50177"/>
    <w:rsid w:val="00F50180"/>
    <w:rsid w:val="00F501D5"/>
    <w:rsid w:val="00F501FB"/>
    <w:rsid w:val="00F5023D"/>
    <w:rsid w:val="00F502C8"/>
    <w:rsid w:val="00F50313"/>
    <w:rsid w:val="00F50324"/>
    <w:rsid w:val="00F50362"/>
    <w:rsid w:val="00F50423"/>
    <w:rsid w:val="00F50520"/>
    <w:rsid w:val="00F5053E"/>
    <w:rsid w:val="00F5071B"/>
    <w:rsid w:val="00F50850"/>
    <w:rsid w:val="00F50A58"/>
    <w:rsid w:val="00F50C0D"/>
    <w:rsid w:val="00F50DBF"/>
    <w:rsid w:val="00F50E34"/>
    <w:rsid w:val="00F50E63"/>
    <w:rsid w:val="00F50F9D"/>
    <w:rsid w:val="00F50FC1"/>
    <w:rsid w:val="00F510FF"/>
    <w:rsid w:val="00F51175"/>
    <w:rsid w:val="00F51220"/>
    <w:rsid w:val="00F512F2"/>
    <w:rsid w:val="00F51412"/>
    <w:rsid w:val="00F51456"/>
    <w:rsid w:val="00F514B7"/>
    <w:rsid w:val="00F514D1"/>
    <w:rsid w:val="00F51625"/>
    <w:rsid w:val="00F5174D"/>
    <w:rsid w:val="00F51799"/>
    <w:rsid w:val="00F517C3"/>
    <w:rsid w:val="00F5191D"/>
    <w:rsid w:val="00F51940"/>
    <w:rsid w:val="00F51C22"/>
    <w:rsid w:val="00F51C5F"/>
    <w:rsid w:val="00F51CA2"/>
    <w:rsid w:val="00F51D51"/>
    <w:rsid w:val="00F51DAE"/>
    <w:rsid w:val="00F51DAF"/>
    <w:rsid w:val="00F51FAB"/>
    <w:rsid w:val="00F52018"/>
    <w:rsid w:val="00F520A3"/>
    <w:rsid w:val="00F521BF"/>
    <w:rsid w:val="00F52346"/>
    <w:rsid w:val="00F523CD"/>
    <w:rsid w:val="00F524BD"/>
    <w:rsid w:val="00F528B1"/>
    <w:rsid w:val="00F528E8"/>
    <w:rsid w:val="00F529DD"/>
    <w:rsid w:val="00F529FE"/>
    <w:rsid w:val="00F52AF2"/>
    <w:rsid w:val="00F52C37"/>
    <w:rsid w:val="00F52C80"/>
    <w:rsid w:val="00F52CA7"/>
    <w:rsid w:val="00F52FCE"/>
    <w:rsid w:val="00F53058"/>
    <w:rsid w:val="00F5307A"/>
    <w:rsid w:val="00F5318E"/>
    <w:rsid w:val="00F533A3"/>
    <w:rsid w:val="00F5363B"/>
    <w:rsid w:val="00F53800"/>
    <w:rsid w:val="00F538FE"/>
    <w:rsid w:val="00F539D6"/>
    <w:rsid w:val="00F53A61"/>
    <w:rsid w:val="00F53A6A"/>
    <w:rsid w:val="00F53B3B"/>
    <w:rsid w:val="00F53B44"/>
    <w:rsid w:val="00F53BD8"/>
    <w:rsid w:val="00F53C1A"/>
    <w:rsid w:val="00F53D63"/>
    <w:rsid w:val="00F53D6C"/>
    <w:rsid w:val="00F53E18"/>
    <w:rsid w:val="00F53E88"/>
    <w:rsid w:val="00F53FC6"/>
    <w:rsid w:val="00F5414C"/>
    <w:rsid w:val="00F54372"/>
    <w:rsid w:val="00F544B9"/>
    <w:rsid w:val="00F54628"/>
    <w:rsid w:val="00F54717"/>
    <w:rsid w:val="00F54734"/>
    <w:rsid w:val="00F547B9"/>
    <w:rsid w:val="00F548ED"/>
    <w:rsid w:val="00F549BB"/>
    <w:rsid w:val="00F549CD"/>
    <w:rsid w:val="00F549FF"/>
    <w:rsid w:val="00F54B57"/>
    <w:rsid w:val="00F54C32"/>
    <w:rsid w:val="00F54C3A"/>
    <w:rsid w:val="00F54C4A"/>
    <w:rsid w:val="00F54D8E"/>
    <w:rsid w:val="00F54DE4"/>
    <w:rsid w:val="00F54DEF"/>
    <w:rsid w:val="00F54E10"/>
    <w:rsid w:val="00F54E8F"/>
    <w:rsid w:val="00F55009"/>
    <w:rsid w:val="00F550F3"/>
    <w:rsid w:val="00F55134"/>
    <w:rsid w:val="00F55211"/>
    <w:rsid w:val="00F5524C"/>
    <w:rsid w:val="00F5525B"/>
    <w:rsid w:val="00F552A1"/>
    <w:rsid w:val="00F552C0"/>
    <w:rsid w:val="00F55423"/>
    <w:rsid w:val="00F554ED"/>
    <w:rsid w:val="00F5563E"/>
    <w:rsid w:val="00F556D8"/>
    <w:rsid w:val="00F5577C"/>
    <w:rsid w:val="00F557AF"/>
    <w:rsid w:val="00F5581C"/>
    <w:rsid w:val="00F558A2"/>
    <w:rsid w:val="00F558F1"/>
    <w:rsid w:val="00F55901"/>
    <w:rsid w:val="00F559F9"/>
    <w:rsid w:val="00F55AA9"/>
    <w:rsid w:val="00F55B7F"/>
    <w:rsid w:val="00F55BD5"/>
    <w:rsid w:val="00F55C36"/>
    <w:rsid w:val="00F56108"/>
    <w:rsid w:val="00F561F2"/>
    <w:rsid w:val="00F56224"/>
    <w:rsid w:val="00F5622C"/>
    <w:rsid w:val="00F5625A"/>
    <w:rsid w:val="00F56439"/>
    <w:rsid w:val="00F56453"/>
    <w:rsid w:val="00F56621"/>
    <w:rsid w:val="00F5671C"/>
    <w:rsid w:val="00F567CF"/>
    <w:rsid w:val="00F567F2"/>
    <w:rsid w:val="00F5682C"/>
    <w:rsid w:val="00F56847"/>
    <w:rsid w:val="00F5692F"/>
    <w:rsid w:val="00F5695A"/>
    <w:rsid w:val="00F569BD"/>
    <w:rsid w:val="00F569E1"/>
    <w:rsid w:val="00F56ABC"/>
    <w:rsid w:val="00F56ADF"/>
    <w:rsid w:val="00F56BC3"/>
    <w:rsid w:val="00F56DDC"/>
    <w:rsid w:val="00F56E29"/>
    <w:rsid w:val="00F56E77"/>
    <w:rsid w:val="00F56ECC"/>
    <w:rsid w:val="00F570E2"/>
    <w:rsid w:val="00F5725E"/>
    <w:rsid w:val="00F574E7"/>
    <w:rsid w:val="00F57905"/>
    <w:rsid w:val="00F579ED"/>
    <w:rsid w:val="00F57B55"/>
    <w:rsid w:val="00F57BFB"/>
    <w:rsid w:val="00F57D9D"/>
    <w:rsid w:val="00F57E76"/>
    <w:rsid w:val="00F57F83"/>
    <w:rsid w:val="00F57FD9"/>
    <w:rsid w:val="00F60005"/>
    <w:rsid w:val="00F60069"/>
    <w:rsid w:val="00F600A5"/>
    <w:rsid w:val="00F6027C"/>
    <w:rsid w:val="00F6029B"/>
    <w:rsid w:val="00F60466"/>
    <w:rsid w:val="00F60533"/>
    <w:rsid w:val="00F60539"/>
    <w:rsid w:val="00F60589"/>
    <w:rsid w:val="00F60693"/>
    <w:rsid w:val="00F606D7"/>
    <w:rsid w:val="00F607B7"/>
    <w:rsid w:val="00F609B1"/>
    <w:rsid w:val="00F60A03"/>
    <w:rsid w:val="00F60A59"/>
    <w:rsid w:val="00F60A5B"/>
    <w:rsid w:val="00F60AB5"/>
    <w:rsid w:val="00F60AD5"/>
    <w:rsid w:val="00F60C44"/>
    <w:rsid w:val="00F60C52"/>
    <w:rsid w:val="00F60C6E"/>
    <w:rsid w:val="00F60C6F"/>
    <w:rsid w:val="00F60D01"/>
    <w:rsid w:val="00F60D58"/>
    <w:rsid w:val="00F61189"/>
    <w:rsid w:val="00F6135C"/>
    <w:rsid w:val="00F61475"/>
    <w:rsid w:val="00F61533"/>
    <w:rsid w:val="00F617BF"/>
    <w:rsid w:val="00F61AA0"/>
    <w:rsid w:val="00F61B79"/>
    <w:rsid w:val="00F61BD9"/>
    <w:rsid w:val="00F61E62"/>
    <w:rsid w:val="00F61EDB"/>
    <w:rsid w:val="00F6223E"/>
    <w:rsid w:val="00F622DE"/>
    <w:rsid w:val="00F623F1"/>
    <w:rsid w:val="00F62585"/>
    <w:rsid w:val="00F6268D"/>
    <w:rsid w:val="00F6269D"/>
    <w:rsid w:val="00F626A4"/>
    <w:rsid w:val="00F6275B"/>
    <w:rsid w:val="00F62826"/>
    <w:rsid w:val="00F629A2"/>
    <w:rsid w:val="00F62AC1"/>
    <w:rsid w:val="00F62AD5"/>
    <w:rsid w:val="00F62BE2"/>
    <w:rsid w:val="00F62C2C"/>
    <w:rsid w:val="00F62D6E"/>
    <w:rsid w:val="00F62D85"/>
    <w:rsid w:val="00F62D9B"/>
    <w:rsid w:val="00F62EA4"/>
    <w:rsid w:val="00F63232"/>
    <w:rsid w:val="00F63378"/>
    <w:rsid w:val="00F63704"/>
    <w:rsid w:val="00F63826"/>
    <w:rsid w:val="00F63A3E"/>
    <w:rsid w:val="00F63BC8"/>
    <w:rsid w:val="00F63C91"/>
    <w:rsid w:val="00F63D25"/>
    <w:rsid w:val="00F63D96"/>
    <w:rsid w:val="00F63DFF"/>
    <w:rsid w:val="00F64017"/>
    <w:rsid w:val="00F6404E"/>
    <w:rsid w:val="00F640A9"/>
    <w:rsid w:val="00F640F7"/>
    <w:rsid w:val="00F641F6"/>
    <w:rsid w:val="00F64213"/>
    <w:rsid w:val="00F6426B"/>
    <w:rsid w:val="00F6430A"/>
    <w:rsid w:val="00F644DC"/>
    <w:rsid w:val="00F6450C"/>
    <w:rsid w:val="00F645A4"/>
    <w:rsid w:val="00F645B2"/>
    <w:rsid w:val="00F64670"/>
    <w:rsid w:val="00F646AA"/>
    <w:rsid w:val="00F646E1"/>
    <w:rsid w:val="00F646F1"/>
    <w:rsid w:val="00F646F6"/>
    <w:rsid w:val="00F6473E"/>
    <w:rsid w:val="00F647FE"/>
    <w:rsid w:val="00F6486F"/>
    <w:rsid w:val="00F648D5"/>
    <w:rsid w:val="00F64C57"/>
    <w:rsid w:val="00F64D83"/>
    <w:rsid w:val="00F6513D"/>
    <w:rsid w:val="00F65156"/>
    <w:rsid w:val="00F6525E"/>
    <w:rsid w:val="00F65378"/>
    <w:rsid w:val="00F65437"/>
    <w:rsid w:val="00F654A3"/>
    <w:rsid w:val="00F654AC"/>
    <w:rsid w:val="00F654B8"/>
    <w:rsid w:val="00F655C6"/>
    <w:rsid w:val="00F65721"/>
    <w:rsid w:val="00F6582C"/>
    <w:rsid w:val="00F659E9"/>
    <w:rsid w:val="00F65A87"/>
    <w:rsid w:val="00F65AF4"/>
    <w:rsid w:val="00F65B3A"/>
    <w:rsid w:val="00F65CF3"/>
    <w:rsid w:val="00F65DED"/>
    <w:rsid w:val="00F65E8C"/>
    <w:rsid w:val="00F65FEF"/>
    <w:rsid w:val="00F660AD"/>
    <w:rsid w:val="00F661B8"/>
    <w:rsid w:val="00F66244"/>
    <w:rsid w:val="00F662FB"/>
    <w:rsid w:val="00F662FE"/>
    <w:rsid w:val="00F663F2"/>
    <w:rsid w:val="00F6646F"/>
    <w:rsid w:val="00F664CE"/>
    <w:rsid w:val="00F664DF"/>
    <w:rsid w:val="00F66572"/>
    <w:rsid w:val="00F666C4"/>
    <w:rsid w:val="00F6699E"/>
    <w:rsid w:val="00F669A8"/>
    <w:rsid w:val="00F66A25"/>
    <w:rsid w:val="00F66A46"/>
    <w:rsid w:val="00F66A8C"/>
    <w:rsid w:val="00F66B1E"/>
    <w:rsid w:val="00F66BCC"/>
    <w:rsid w:val="00F66E3E"/>
    <w:rsid w:val="00F66EC8"/>
    <w:rsid w:val="00F66F46"/>
    <w:rsid w:val="00F670D5"/>
    <w:rsid w:val="00F67223"/>
    <w:rsid w:val="00F672B0"/>
    <w:rsid w:val="00F674B6"/>
    <w:rsid w:val="00F674D9"/>
    <w:rsid w:val="00F675F8"/>
    <w:rsid w:val="00F6765C"/>
    <w:rsid w:val="00F676AF"/>
    <w:rsid w:val="00F67747"/>
    <w:rsid w:val="00F677F1"/>
    <w:rsid w:val="00F679A4"/>
    <w:rsid w:val="00F67AA0"/>
    <w:rsid w:val="00F67B1A"/>
    <w:rsid w:val="00F67D44"/>
    <w:rsid w:val="00F67D9A"/>
    <w:rsid w:val="00F67FFB"/>
    <w:rsid w:val="00F70201"/>
    <w:rsid w:val="00F70302"/>
    <w:rsid w:val="00F70322"/>
    <w:rsid w:val="00F7033F"/>
    <w:rsid w:val="00F703AD"/>
    <w:rsid w:val="00F7053F"/>
    <w:rsid w:val="00F70596"/>
    <w:rsid w:val="00F70690"/>
    <w:rsid w:val="00F70A8F"/>
    <w:rsid w:val="00F70B88"/>
    <w:rsid w:val="00F70C31"/>
    <w:rsid w:val="00F70C39"/>
    <w:rsid w:val="00F70D8A"/>
    <w:rsid w:val="00F70DE0"/>
    <w:rsid w:val="00F70E1C"/>
    <w:rsid w:val="00F70F34"/>
    <w:rsid w:val="00F70FAB"/>
    <w:rsid w:val="00F71011"/>
    <w:rsid w:val="00F713C4"/>
    <w:rsid w:val="00F713E2"/>
    <w:rsid w:val="00F715F9"/>
    <w:rsid w:val="00F715FC"/>
    <w:rsid w:val="00F71606"/>
    <w:rsid w:val="00F7160D"/>
    <w:rsid w:val="00F71618"/>
    <w:rsid w:val="00F71631"/>
    <w:rsid w:val="00F7177D"/>
    <w:rsid w:val="00F71788"/>
    <w:rsid w:val="00F71823"/>
    <w:rsid w:val="00F71956"/>
    <w:rsid w:val="00F719F3"/>
    <w:rsid w:val="00F71BDD"/>
    <w:rsid w:val="00F71C98"/>
    <w:rsid w:val="00F71CFA"/>
    <w:rsid w:val="00F71D52"/>
    <w:rsid w:val="00F71E41"/>
    <w:rsid w:val="00F71FF8"/>
    <w:rsid w:val="00F72140"/>
    <w:rsid w:val="00F722B7"/>
    <w:rsid w:val="00F7260F"/>
    <w:rsid w:val="00F7270B"/>
    <w:rsid w:val="00F727EB"/>
    <w:rsid w:val="00F72A1C"/>
    <w:rsid w:val="00F72BD4"/>
    <w:rsid w:val="00F72DEA"/>
    <w:rsid w:val="00F72E46"/>
    <w:rsid w:val="00F72EBE"/>
    <w:rsid w:val="00F72F15"/>
    <w:rsid w:val="00F73105"/>
    <w:rsid w:val="00F731AF"/>
    <w:rsid w:val="00F731B2"/>
    <w:rsid w:val="00F7325D"/>
    <w:rsid w:val="00F73430"/>
    <w:rsid w:val="00F734B0"/>
    <w:rsid w:val="00F73505"/>
    <w:rsid w:val="00F73561"/>
    <w:rsid w:val="00F7374D"/>
    <w:rsid w:val="00F7375F"/>
    <w:rsid w:val="00F73819"/>
    <w:rsid w:val="00F73873"/>
    <w:rsid w:val="00F7387D"/>
    <w:rsid w:val="00F739C0"/>
    <w:rsid w:val="00F73AEB"/>
    <w:rsid w:val="00F73B3F"/>
    <w:rsid w:val="00F73B55"/>
    <w:rsid w:val="00F73B8A"/>
    <w:rsid w:val="00F73BDC"/>
    <w:rsid w:val="00F73C24"/>
    <w:rsid w:val="00F73C59"/>
    <w:rsid w:val="00F73CE7"/>
    <w:rsid w:val="00F7402D"/>
    <w:rsid w:val="00F74081"/>
    <w:rsid w:val="00F74150"/>
    <w:rsid w:val="00F741DE"/>
    <w:rsid w:val="00F7425B"/>
    <w:rsid w:val="00F74329"/>
    <w:rsid w:val="00F7436A"/>
    <w:rsid w:val="00F74380"/>
    <w:rsid w:val="00F744B8"/>
    <w:rsid w:val="00F7450F"/>
    <w:rsid w:val="00F74608"/>
    <w:rsid w:val="00F7473A"/>
    <w:rsid w:val="00F7490D"/>
    <w:rsid w:val="00F74931"/>
    <w:rsid w:val="00F749B7"/>
    <w:rsid w:val="00F74B1B"/>
    <w:rsid w:val="00F74B86"/>
    <w:rsid w:val="00F74DB6"/>
    <w:rsid w:val="00F74E15"/>
    <w:rsid w:val="00F74FCE"/>
    <w:rsid w:val="00F75100"/>
    <w:rsid w:val="00F7510F"/>
    <w:rsid w:val="00F7518E"/>
    <w:rsid w:val="00F753D6"/>
    <w:rsid w:val="00F754B2"/>
    <w:rsid w:val="00F7563B"/>
    <w:rsid w:val="00F7565D"/>
    <w:rsid w:val="00F756C2"/>
    <w:rsid w:val="00F7581D"/>
    <w:rsid w:val="00F75888"/>
    <w:rsid w:val="00F75969"/>
    <w:rsid w:val="00F75ADB"/>
    <w:rsid w:val="00F75B3D"/>
    <w:rsid w:val="00F75B6B"/>
    <w:rsid w:val="00F75B8C"/>
    <w:rsid w:val="00F75DCA"/>
    <w:rsid w:val="00F75EC7"/>
    <w:rsid w:val="00F75FD9"/>
    <w:rsid w:val="00F760A1"/>
    <w:rsid w:val="00F760EC"/>
    <w:rsid w:val="00F76129"/>
    <w:rsid w:val="00F7613B"/>
    <w:rsid w:val="00F7625A"/>
    <w:rsid w:val="00F76328"/>
    <w:rsid w:val="00F763C2"/>
    <w:rsid w:val="00F76556"/>
    <w:rsid w:val="00F766B3"/>
    <w:rsid w:val="00F766C0"/>
    <w:rsid w:val="00F76724"/>
    <w:rsid w:val="00F7677B"/>
    <w:rsid w:val="00F76819"/>
    <w:rsid w:val="00F768C6"/>
    <w:rsid w:val="00F768DE"/>
    <w:rsid w:val="00F76A8F"/>
    <w:rsid w:val="00F76B3A"/>
    <w:rsid w:val="00F76BF4"/>
    <w:rsid w:val="00F76CE9"/>
    <w:rsid w:val="00F76EE4"/>
    <w:rsid w:val="00F76F4B"/>
    <w:rsid w:val="00F76F94"/>
    <w:rsid w:val="00F76F9C"/>
    <w:rsid w:val="00F770EB"/>
    <w:rsid w:val="00F7713E"/>
    <w:rsid w:val="00F772A3"/>
    <w:rsid w:val="00F772DB"/>
    <w:rsid w:val="00F772E3"/>
    <w:rsid w:val="00F77401"/>
    <w:rsid w:val="00F77627"/>
    <w:rsid w:val="00F7773C"/>
    <w:rsid w:val="00F77782"/>
    <w:rsid w:val="00F777EA"/>
    <w:rsid w:val="00F77A42"/>
    <w:rsid w:val="00F77CD4"/>
    <w:rsid w:val="00F77E2B"/>
    <w:rsid w:val="00F77F8D"/>
    <w:rsid w:val="00F80096"/>
    <w:rsid w:val="00F80163"/>
    <w:rsid w:val="00F801ED"/>
    <w:rsid w:val="00F803BE"/>
    <w:rsid w:val="00F803E1"/>
    <w:rsid w:val="00F80432"/>
    <w:rsid w:val="00F804EE"/>
    <w:rsid w:val="00F80511"/>
    <w:rsid w:val="00F80526"/>
    <w:rsid w:val="00F8054F"/>
    <w:rsid w:val="00F808EB"/>
    <w:rsid w:val="00F80A07"/>
    <w:rsid w:val="00F80BE3"/>
    <w:rsid w:val="00F80C41"/>
    <w:rsid w:val="00F80EF3"/>
    <w:rsid w:val="00F80F14"/>
    <w:rsid w:val="00F80F52"/>
    <w:rsid w:val="00F80F9F"/>
    <w:rsid w:val="00F80FA3"/>
    <w:rsid w:val="00F80FAA"/>
    <w:rsid w:val="00F810C7"/>
    <w:rsid w:val="00F81105"/>
    <w:rsid w:val="00F811EF"/>
    <w:rsid w:val="00F812B0"/>
    <w:rsid w:val="00F81534"/>
    <w:rsid w:val="00F81544"/>
    <w:rsid w:val="00F815E7"/>
    <w:rsid w:val="00F8161A"/>
    <w:rsid w:val="00F81737"/>
    <w:rsid w:val="00F8192D"/>
    <w:rsid w:val="00F819D4"/>
    <w:rsid w:val="00F819FE"/>
    <w:rsid w:val="00F81A31"/>
    <w:rsid w:val="00F81B55"/>
    <w:rsid w:val="00F81CE6"/>
    <w:rsid w:val="00F81D7D"/>
    <w:rsid w:val="00F81DB8"/>
    <w:rsid w:val="00F82049"/>
    <w:rsid w:val="00F8205C"/>
    <w:rsid w:val="00F82141"/>
    <w:rsid w:val="00F821AE"/>
    <w:rsid w:val="00F822AE"/>
    <w:rsid w:val="00F822FD"/>
    <w:rsid w:val="00F823A0"/>
    <w:rsid w:val="00F823E2"/>
    <w:rsid w:val="00F8252D"/>
    <w:rsid w:val="00F825DE"/>
    <w:rsid w:val="00F827FD"/>
    <w:rsid w:val="00F82831"/>
    <w:rsid w:val="00F82930"/>
    <w:rsid w:val="00F82B86"/>
    <w:rsid w:val="00F82BAA"/>
    <w:rsid w:val="00F82BC8"/>
    <w:rsid w:val="00F82C2B"/>
    <w:rsid w:val="00F82C3B"/>
    <w:rsid w:val="00F82D6D"/>
    <w:rsid w:val="00F82F9D"/>
    <w:rsid w:val="00F82FE2"/>
    <w:rsid w:val="00F830C4"/>
    <w:rsid w:val="00F83116"/>
    <w:rsid w:val="00F83299"/>
    <w:rsid w:val="00F83503"/>
    <w:rsid w:val="00F83534"/>
    <w:rsid w:val="00F83556"/>
    <w:rsid w:val="00F8365A"/>
    <w:rsid w:val="00F83719"/>
    <w:rsid w:val="00F837B1"/>
    <w:rsid w:val="00F837CA"/>
    <w:rsid w:val="00F839A9"/>
    <w:rsid w:val="00F83B71"/>
    <w:rsid w:val="00F83C60"/>
    <w:rsid w:val="00F83CBD"/>
    <w:rsid w:val="00F83E0B"/>
    <w:rsid w:val="00F83E1F"/>
    <w:rsid w:val="00F83EFE"/>
    <w:rsid w:val="00F8400C"/>
    <w:rsid w:val="00F8405C"/>
    <w:rsid w:val="00F84480"/>
    <w:rsid w:val="00F8468C"/>
    <w:rsid w:val="00F8477F"/>
    <w:rsid w:val="00F8485C"/>
    <w:rsid w:val="00F8490E"/>
    <w:rsid w:val="00F84912"/>
    <w:rsid w:val="00F849E2"/>
    <w:rsid w:val="00F84A84"/>
    <w:rsid w:val="00F84B49"/>
    <w:rsid w:val="00F84C60"/>
    <w:rsid w:val="00F84DC1"/>
    <w:rsid w:val="00F84F54"/>
    <w:rsid w:val="00F84F9A"/>
    <w:rsid w:val="00F84FA3"/>
    <w:rsid w:val="00F84FD7"/>
    <w:rsid w:val="00F8506D"/>
    <w:rsid w:val="00F85325"/>
    <w:rsid w:val="00F8557F"/>
    <w:rsid w:val="00F855FA"/>
    <w:rsid w:val="00F856F2"/>
    <w:rsid w:val="00F85929"/>
    <w:rsid w:val="00F8597D"/>
    <w:rsid w:val="00F859F3"/>
    <w:rsid w:val="00F85A60"/>
    <w:rsid w:val="00F85C25"/>
    <w:rsid w:val="00F85DA7"/>
    <w:rsid w:val="00F85EE2"/>
    <w:rsid w:val="00F85FA8"/>
    <w:rsid w:val="00F860E3"/>
    <w:rsid w:val="00F86291"/>
    <w:rsid w:val="00F862AE"/>
    <w:rsid w:val="00F862C0"/>
    <w:rsid w:val="00F8636B"/>
    <w:rsid w:val="00F864BE"/>
    <w:rsid w:val="00F86573"/>
    <w:rsid w:val="00F865C5"/>
    <w:rsid w:val="00F866E1"/>
    <w:rsid w:val="00F86854"/>
    <w:rsid w:val="00F868D9"/>
    <w:rsid w:val="00F869D6"/>
    <w:rsid w:val="00F86DF0"/>
    <w:rsid w:val="00F86E56"/>
    <w:rsid w:val="00F86F73"/>
    <w:rsid w:val="00F87028"/>
    <w:rsid w:val="00F87067"/>
    <w:rsid w:val="00F87161"/>
    <w:rsid w:val="00F871AF"/>
    <w:rsid w:val="00F8725D"/>
    <w:rsid w:val="00F8731E"/>
    <w:rsid w:val="00F8759C"/>
    <w:rsid w:val="00F87600"/>
    <w:rsid w:val="00F8764F"/>
    <w:rsid w:val="00F87775"/>
    <w:rsid w:val="00F87792"/>
    <w:rsid w:val="00F877A0"/>
    <w:rsid w:val="00F877EE"/>
    <w:rsid w:val="00F877FC"/>
    <w:rsid w:val="00F87924"/>
    <w:rsid w:val="00F87C90"/>
    <w:rsid w:val="00F87D57"/>
    <w:rsid w:val="00F87F5A"/>
    <w:rsid w:val="00F902F3"/>
    <w:rsid w:val="00F903C6"/>
    <w:rsid w:val="00F9053C"/>
    <w:rsid w:val="00F90676"/>
    <w:rsid w:val="00F906DE"/>
    <w:rsid w:val="00F906DF"/>
    <w:rsid w:val="00F90871"/>
    <w:rsid w:val="00F9099C"/>
    <w:rsid w:val="00F909E5"/>
    <w:rsid w:val="00F90A37"/>
    <w:rsid w:val="00F90C3E"/>
    <w:rsid w:val="00F90C7E"/>
    <w:rsid w:val="00F90CE8"/>
    <w:rsid w:val="00F91077"/>
    <w:rsid w:val="00F910D6"/>
    <w:rsid w:val="00F9116A"/>
    <w:rsid w:val="00F911EF"/>
    <w:rsid w:val="00F9132D"/>
    <w:rsid w:val="00F9136A"/>
    <w:rsid w:val="00F9138E"/>
    <w:rsid w:val="00F9156E"/>
    <w:rsid w:val="00F915BF"/>
    <w:rsid w:val="00F91901"/>
    <w:rsid w:val="00F919D0"/>
    <w:rsid w:val="00F91B12"/>
    <w:rsid w:val="00F91D90"/>
    <w:rsid w:val="00F91F62"/>
    <w:rsid w:val="00F91FDE"/>
    <w:rsid w:val="00F92181"/>
    <w:rsid w:val="00F921EB"/>
    <w:rsid w:val="00F9221D"/>
    <w:rsid w:val="00F922D6"/>
    <w:rsid w:val="00F9241D"/>
    <w:rsid w:val="00F9252B"/>
    <w:rsid w:val="00F92558"/>
    <w:rsid w:val="00F925D0"/>
    <w:rsid w:val="00F9264E"/>
    <w:rsid w:val="00F926A5"/>
    <w:rsid w:val="00F926B2"/>
    <w:rsid w:val="00F9271A"/>
    <w:rsid w:val="00F9277A"/>
    <w:rsid w:val="00F928B8"/>
    <w:rsid w:val="00F929AA"/>
    <w:rsid w:val="00F92A19"/>
    <w:rsid w:val="00F92A3F"/>
    <w:rsid w:val="00F92B4C"/>
    <w:rsid w:val="00F92B59"/>
    <w:rsid w:val="00F92C37"/>
    <w:rsid w:val="00F92DB8"/>
    <w:rsid w:val="00F92DF7"/>
    <w:rsid w:val="00F92E89"/>
    <w:rsid w:val="00F92F01"/>
    <w:rsid w:val="00F92F4F"/>
    <w:rsid w:val="00F93144"/>
    <w:rsid w:val="00F93192"/>
    <w:rsid w:val="00F93230"/>
    <w:rsid w:val="00F935B7"/>
    <w:rsid w:val="00F93611"/>
    <w:rsid w:val="00F93635"/>
    <w:rsid w:val="00F93705"/>
    <w:rsid w:val="00F93728"/>
    <w:rsid w:val="00F9377A"/>
    <w:rsid w:val="00F9382F"/>
    <w:rsid w:val="00F93A51"/>
    <w:rsid w:val="00F93B00"/>
    <w:rsid w:val="00F93B6A"/>
    <w:rsid w:val="00F93B8C"/>
    <w:rsid w:val="00F93CCA"/>
    <w:rsid w:val="00F93D11"/>
    <w:rsid w:val="00F93EA8"/>
    <w:rsid w:val="00F93F07"/>
    <w:rsid w:val="00F94100"/>
    <w:rsid w:val="00F9412B"/>
    <w:rsid w:val="00F94224"/>
    <w:rsid w:val="00F942EC"/>
    <w:rsid w:val="00F94305"/>
    <w:rsid w:val="00F94365"/>
    <w:rsid w:val="00F94428"/>
    <w:rsid w:val="00F94442"/>
    <w:rsid w:val="00F94595"/>
    <w:rsid w:val="00F94660"/>
    <w:rsid w:val="00F947F4"/>
    <w:rsid w:val="00F9480F"/>
    <w:rsid w:val="00F94898"/>
    <w:rsid w:val="00F94A5C"/>
    <w:rsid w:val="00F94CB1"/>
    <w:rsid w:val="00F94EC5"/>
    <w:rsid w:val="00F94F1D"/>
    <w:rsid w:val="00F94F7C"/>
    <w:rsid w:val="00F951C9"/>
    <w:rsid w:val="00F95296"/>
    <w:rsid w:val="00F952CD"/>
    <w:rsid w:val="00F95312"/>
    <w:rsid w:val="00F954D7"/>
    <w:rsid w:val="00F95595"/>
    <w:rsid w:val="00F9562D"/>
    <w:rsid w:val="00F9567B"/>
    <w:rsid w:val="00F956B2"/>
    <w:rsid w:val="00F9576E"/>
    <w:rsid w:val="00F95BCF"/>
    <w:rsid w:val="00F95D81"/>
    <w:rsid w:val="00F95E50"/>
    <w:rsid w:val="00F95FEC"/>
    <w:rsid w:val="00F96029"/>
    <w:rsid w:val="00F9606C"/>
    <w:rsid w:val="00F96078"/>
    <w:rsid w:val="00F96178"/>
    <w:rsid w:val="00F9624E"/>
    <w:rsid w:val="00F962B3"/>
    <w:rsid w:val="00F963F6"/>
    <w:rsid w:val="00F966E4"/>
    <w:rsid w:val="00F966E5"/>
    <w:rsid w:val="00F969F6"/>
    <w:rsid w:val="00F96B7E"/>
    <w:rsid w:val="00F96C67"/>
    <w:rsid w:val="00F96DE5"/>
    <w:rsid w:val="00F96FCF"/>
    <w:rsid w:val="00F97127"/>
    <w:rsid w:val="00F9722D"/>
    <w:rsid w:val="00F97281"/>
    <w:rsid w:val="00F97508"/>
    <w:rsid w:val="00F975CD"/>
    <w:rsid w:val="00F975D5"/>
    <w:rsid w:val="00F97762"/>
    <w:rsid w:val="00F977FB"/>
    <w:rsid w:val="00F97874"/>
    <w:rsid w:val="00F97897"/>
    <w:rsid w:val="00F97972"/>
    <w:rsid w:val="00F979C6"/>
    <w:rsid w:val="00F97B0F"/>
    <w:rsid w:val="00F97B55"/>
    <w:rsid w:val="00F97F63"/>
    <w:rsid w:val="00FA01EA"/>
    <w:rsid w:val="00FA06AD"/>
    <w:rsid w:val="00FA072E"/>
    <w:rsid w:val="00FA07BF"/>
    <w:rsid w:val="00FA086A"/>
    <w:rsid w:val="00FA08DD"/>
    <w:rsid w:val="00FA0923"/>
    <w:rsid w:val="00FA0C08"/>
    <w:rsid w:val="00FA0F04"/>
    <w:rsid w:val="00FA0FFE"/>
    <w:rsid w:val="00FA112B"/>
    <w:rsid w:val="00FA114B"/>
    <w:rsid w:val="00FA13BE"/>
    <w:rsid w:val="00FA14DF"/>
    <w:rsid w:val="00FA1553"/>
    <w:rsid w:val="00FA1587"/>
    <w:rsid w:val="00FA158A"/>
    <w:rsid w:val="00FA1599"/>
    <w:rsid w:val="00FA170A"/>
    <w:rsid w:val="00FA1729"/>
    <w:rsid w:val="00FA1748"/>
    <w:rsid w:val="00FA174B"/>
    <w:rsid w:val="00FA1788"/>
    <w:rsid w:val="00FA181E"/>
    <w:rsid w:val="00FA1820"/>
    <w:rsid w:val="00FA193F"/>
    <w:rsid w:val="00FA1954"/>
    <w:rsid w:val="00FA1971"/>
    <w:rsid w:val="00FA1B54"/>
    <w:rsid w:val="00FA1CFA"/>
    <w:rsid w:val="00FA1EF9"/>
    <w:rsid w:val="00FA1FA7"/>
    <w:rsid w:val="00FA20DC"/>
    <w:rsid w:val="00FA21D4"/>
    <w:rsid w:val="00FA21FF"/>
    <w:rsid w:val="00FA2222"/>
    <w:rsid w:val="00FA2309"/>
    <w:rsid w:val="00FA24C8"/>
    <w:rsid w:val="00FA2517"/>
    <w:rsid w:val="00FA25EC"/>
    <w:rsid w:val="00FA2663"/>
    <w:rsid w:val="00FA2981"/>
    <w:rsid w:val="00FA29B2"/>
    <w:rsid w:val="00FA2AB2"/>
    <w:rsid w:val="00FA2CA4"/>
    <w:rsid w:val="00FA2DE7"/>
    <w:rsid w:val="00FA2ED8"/>
    <w:rsid w:val="00FA2F93"/>
    <w:rsid w:val="00FA306F"/>
    <w:rsid w:val="00FA31DF"/>
    <w:rsid w:val="00FA32A9"/>
    <w:rsid w:val="00FA32FC"/>
    <w:rsid w:val="00FA33B3"/>
    <w:rsid w:val="00FA34E6"/>
    <w:rsid w:val="00FA3594"/>
    <w:rsid w:val="00FA35DE"/>
    <w:rsid w:val="00FA37B8"/>
    <w:rsid w:val="00FA37BA"/>
    <w:rsid w:val="00FA388E"/>
    <w:rsid w:val="00FA3906"/>
    <w:rsid w:val="00FA394C"/>
    <w:rsid w:val="00FA3B35"/>
    <w:rsid w:val="00FA3BEB"/>
    <w:rsid w:val="00FA3D80"/>
    <w:rsid w:val="00FA3E7A"/>
    <w:rsid w:val="00FA40C5"/>
    <w:rsid w:val="00FA416F"/>
    <w:rsid w:val="00FA4204"/>
    <w:rsid w:val="00FA4475"/>
    <w:rsid w:val="00FA44BA"/>
    <w:rsid w:val="00FA44C5"/>
    <w:rsid w:val="00FA45EA"/>
    <w:rsid w:val="00FA46D8"/>
    <w:rsid w:val="00FA46EE"/>
    <w:rsid w:val="00FA4716"/>
    <w:rsid w:val="00FA4893"/>
    <w:rsid w:val="00FA49BB"/>
    <w:rsid w:val="00FA49C7"/>
    <w:rsid w:val="00FA4A09"/>
    <w:rsid w:val="00FA4A5C"/>
    <w:rsid w:val="00FA4BB8"/>
    <w:rsid w:val="00FA4CF3"/>
    <w:rsid w:val="00FA4D35"/>
    <w:rsid w:val="00FA4D7E"/>
    <w:rsid w:val="00FA4EBE"/>
    <w:rsid w:val="00FA4ECE"/>
    <w:rsid w:val="00FA4FBE"/>
    <w:rsid w:val="00FA4FC2"/>
    <w:rsid w:val="00FA4FF3"/>
    <w:rsid w:val="00FA5089"/>
    <w:rsid w:val="00FA524D"/>
    <w:rsid w:val="00FA52B3"/>
    <w:rsid w:val="00FA531E"/>
    <w:rsid w:val="00FA54A6"/>
    <w:rsid w:val="00FA5638"/>
    <w:rsid w:val="00FA56A1"/>
    <w:rsid w:val="00FA56E4"/>
    <w:rsid w:val="00FA594E"/>
    <w:rsid w:val="00FA5BDE"/>
    <w:rsid w:val="00FA5C04"/>
    <w:rsid w:val="00FA5DAB"/>
    <w:rsid w:val="00FA5DEC"/>
    <w:rsid w:val="00FA5F5E"/>
    <w:rsid w:val="00FA603E"/>
    <w:rsid w:val="00FA6055"/>
    <w:rsid w:val="00FA610B"/>
    <w:rsid w:val="00FA61FC"/>
    <w:rsid w:val="00FA620A"/>
    <w:rsid w:val="00FA6332"/>
    <w:rsid w:val="00FA63A2"/>
    <w:rsid w:val="00FA63E8"/>
    <w:rsid w:val="00FA63FF"/>
    <w:rsid w:val="00FA6446"/>
    <w:rsid w:val="00FA654B"/>
    <w:rsid w:val="00FA65ED"/>
    <w:rsid w:val="00FA6630"/>
    <w:rsid w:val="00FA6746"/>
    <w:rsid w:val="00FA6851"/>
    <w:rsid w:val="00FA69CE"/>
    <w:rsid w:val="00FA69EB"/>
    <w:rsid w:val="00FA6C59"/>
    <w:rsid w:val="00FA6C88"/>
    <w:rsid w:val="00FA6C8B"/>
    <w:rsid w:val="00FA6D54"/>
    <w:rsid w:val="00FA6E6E"/>
    <w:rsid w:val="00FA6E84"/>
    <w:rsid w:val="00FA71B6"/>
    <w:rsid w:val="00FA72B0"/>
    <w:rsid w:val="00FA734A"/>
    <w:rsid w:val="00FA772D"/>
    <w:rsid w:val="00FA774D"/>
    <w:rsid w:val="00FA779B"/>
    <w:rsid w:val="00FA77D3"/>
    <w:rsid w:val="00FA77F7"/>
    <w:rsid w:val="00FA78A7"/>
    <w:rsid w:val="00FA7915"/>
    <w:rsid w:val="00FA7A13"/>
    <w:rsid w:val="00FA7A43"/>
    <w:rsid w:val="00FA7A86"/>
    <w:rsid w:val="00FA7A8E"/>
    <w:rsid w:val="00FA7BA2"/>
    <w:rsid w:val="00FA7BC8"/>
    <w:rsid w:val="00FA7CCB"/>
    <w:rsid w:val="00FA7D04"/>
    <w:rsid w:val="00FA7D65"/>
    <w:rsid w:val="00FA7DF6"/>
    <w:rsid w:val="00FA7EE0"/>
    <w:rsid w:val="00FA7F9F"/>
    <w:rsid w:val="00FAEACC"/>
    <w:rsid w:val="00FB025B"/>
    <w:rsid w:val="00FB02D6"/>
    <w:rsid w:val="00FB0498"/>
    <w:rsid w:val="00FB050A"/>
    <w:rsid w:val="00FB0658"/>
    <w:rsid w:val="00FB06A9"/>
    <w:rsid w:val="00FB0770"/>
    <w:rsid w:val="00FB08B1"/>
    <w:rsid w:val="00FB09AF"/>
    <w:rsid w:val="00FB0A6C"/>
    <w:rsid w:val="00FB0AC2"/>
    <w:rsid w:val="00FB0AD8"/>
    <w:rsid w:val="00FB0B54"/>
    <w:rsid w:val="00FB0CD4"/>
    <w:rsid w:val="00FB0D37"/>
    <w:rsid w:val="00FB0E34"/>
    <w:rsid w:val="00FB0FF8"/>
    <w:rsid w:val="00FB10C7"/>
    <w:rsid w:val="00FB10D5"/>
    <w:rsid w:val="00FB1178"/>
    <w:rsid w:val="00FB146A"/>
    <w:rsid w:val="00FB1474"/>
    <w:rsid w:val="00FB14D9"/>
    <w:rsid w:val="00FB1564"/>
    <w:rsid w:val="00FB1579"/>
    <w:rsid w:val="00FB15A4"/>
    <w:rsid w:val="00FB166C"/>
    <w:rsid w:val="00FB16E6"/>
    <w:rsid w:val="00FB17A0"/>
    <w:rsid w:val="00FB17C0"/>
    <w:rsid w:val="00FB17F9"/>
    <w:rsid w:val="00FB19A5"/>
    <w:rsid w:val="00FB1AD4"/>
    <w:rsid w:val="00FB1CD5"/>
    <w:rsid w:val="00FB1DC1"/>
    <w:rsid w:val="00FB1F20"/>
    <w:rsid w:val="00FB1FA6"/>
    <w:rsid w:val="00FB1FB5"/>
    <w:rsid w:val="00FB2026"/>
    <w:rsid w:val="00FB2027"/>
    <w:rsid w:val="00FB204A"/>
    <w:rsid w:val="00FB204B"/>
    <w:rsid w:val="00FB205C"/>
    <w:rsid w:val="00FB207B"/>
    <w:rsid w:val="00FB20CA"/>
    <w:rsid w:val="00FB219C"/>
    <w:rsid w:val="00FB241C"/>
    <w:rsid w:val="00FB2447"/>
    <w:rsid w:val="00FB25AD"/>
    <w:rsid w:val="00FB25BD"/>
    <w:rsid w:val="00FB26DA"/>
    <w:rsid w:val="00FB2894"/>
    <w:rsid w:val="00FB2A3F"/>
    <w:rsid w:val="00FB2AC9"/>
    <w:rsid w:val="00FB2AE4"/>
    <w:rsid w:val="00FB2EB6"/>
    <w:rsid w:val="00FB2FA3"/>
    <w:rsid w:val="00FB2FE5"/>
    <w:rsid w:val="00FB3083"/>
    <w:rsid w:val="00FB3167"/>
    <w:rsid w:val="00FB3182"/>
    <w:rsid w:val="00FB3190"/>
    <w:rsid w:val="00FB322B"/>
    <w:rsid w:val="00FB3279"/>
    <w:rsid w:val="00FB32B2"/>
    <w:rsid w:val="00FB3342"/>
    <w:rsid w:val="00FB342C"/>
    <w:rsid w:val="00FB35FC"/>
    <w:rsid w:val="00FB3660"/>
    <w:rsid w:val="00FB389A"/>
    <w:rsid w:val="00FB3EA4"/>
    <w:rsid w:val="00FB4117"/>
    <w:rsid w:val="00FB415E"/>
    <w:rsid w:val="00FB44D9"/>
    <w:rsid w:val="00FB4563"/>
    <w:rsid w:val="00FB4581"/>
    <w:rsid w:val="00FB458E"/>
    <w:rsid w:val="00FB45EB"/>
    <w:rsid w:val="00FB47EB"/>
    <w:rsid w:val="00FB4843"/>
    <w:rsid w:val="00FB488B"/>
    <w:rsid w:val="00FB48D5"/>
    <w:rsid w:val="00FB4A59"/>
    <w:rsid w:val="00FB4AEB"/>
    <w:rsid w:val="00FB4AF2"/>
    <w:rsid w:val="00FB4C68"/>
    <w:rsid w:val="00FB4EBB"/>
    <w:rsid w:val="00FB506D"/>
    <w:rsid w:val="00FB5179"/>
    <w:rsid w:val="00FB5311"/>
    <w:rsid w:val="00FB5408"/>
    <w:rsid w:val="00FB5421"/>
    <w:rsid w:val="00FB558F"/>
    <w:rsid w:val="00FB562B"/>
    <w:rsid w:val="00FB5784"/>
    <w:rsid w:val="00FB5916"/>
    <w:rsid w:val="00FB5A69"/>
    <w:rsid w:val="00FB5B0D"/>
    <w:rsid w:val="00FB5DBE"/>
    <w:rsid w:val="00FB5E70"/>
    <w:rsid w:val="00FB5EE0"/>
    <w:rsid w:val="00FB5FE1"/>
    <w:rsid w:val="00FB646F"/>
    <w:rsid w:val="00FB6699"/>
    <w:rsid w:val="00FB694F"/>
    <w:rsid w:val="00FB69D4"/>
    <w:rsid w:val="00FB6A8D"/>
    <w:rsid w:val="00FB6C8E"/>
    <w:rsid w:val="00FB6CFE"/>
    <w:rsid w:val="00FB6E85"/>
    <w:rsid w:val="00FB6E86"/>
    <w:rsid w:val="00FB6EE2"/>
    <w:rsid w:val="00FB70E9"/>
    <w:rsid w:val="00FB7134"/>
    <w:rsid w:val="00FB71B2"/>
    <w:rsid w:val="00FB72B1"/>
    <w:rsid w:val="00FB7367"/>
    <w:rsid w:val="00FB75DF"/>
    <w:rsid w:val="00FB765C"/>
    <w:rsid w:val="00FB77A6"/>
    <w:rsid w:val="00FB7926"/>
    <w:rsid w:val="00FB793D"/>
    <w:rsid w:val="00FB7A25"/>
    <w:rsid w:val="00FB7A59"/>
    <w:rsid w:val="00FB7D2B"/>
    <w:rsid w:val="00FB7D76"/>
    <w:rsid w:val="00FB7E94"/>
    <w:rsid w:val="00FB7F37"/>
    <w:rsid w:val="00FB7F9B"/>
    <w:rsid w:val="00FC046B"/>
    <w:rsid w:val="00FC049B"/>
    <w:rsid w:val="00FC0589"/>
    <w:rsid w:val="00FC05EA"/>
    <w:rsid w:val="00FC06F4"/>
    <w:rsid w:val="00FC074B"/>
    <w:rsid w:val="00FC0883"/>
    <w:rsid w:val="00FC08FA"/>
    <w:rsid w:val="00FC0AA9"/>
    <w:rsid w:val="00FC0BD1"/>
    <w:rsid w:val="00FC0D56"/>
    <w:rsid w:val="00FC0DEA"/>
    <w:rsid w:val="00FC0EBE"/>
    <w:rsid w:val="00FC0F32"/>
    <w:rsid w:val="00FC100E"/>
    <w:rsid w:val="00FC1097"/>
    <w:rsid w:val="00FC113C"/>
    <w:rsid w:val="00FC115B"/>
    <w:rsid w:val="00FC1246"/>
    <w:rsid w:val="00FC1256"/>
    <w:rsid w:val="00FC1287"/>
    <w:rsid w:val="00FC14D7"/>
    <w:rsid w:val="00FC15B4"/>
    <w:rsid w:val="00FC1689"/>
    <w:rsid w:val="00FC178A"/>
    <w:rsid w:val="00FC188E"/>
    <w:rsid w:val="00FC192D"/>
    <w:rsid w:val="00FC19AA"/>
    <w:rsid w:val="00FC1A38"/>
    <w:rsid w:val="00FC1C08"/>
    <w:rsid w:val="00FC1F17"/>
    <w:rsid w:val="00FC2089"/>
    <w:rsid w:val="00FC20A4"/>
    <w:rsid w:val="00FC210C"/>
    <w:rsid w:val="00FC2236"/>
    <w:rsid w:val="00FC22E9"/>
    <w:rsid w:val="00FC23DF"/>
    <w:rsid w:val="00FC25C2"/>
    <w:rsid w:val="00FC2616"/>
    <w:rsid w:val="00FC26F2"/>
    <w:rsid w:val="00FC273F"/>
    <w:rsid w:val="00FC27B4"/>
    <w:rsid w:val="00FC2828"/>
    <w:rsid w:val="00FC2831"/>
    <w:rsid w:val="00FC2993"/>
    <w:rsid w:val="00FC29E4"/>
    <w:rsid w:val="00FC2A61"/>
    <w:rsid w:val="00FC2B57"/>
    <w:rsid w:val="00FC2C91"/>
    <w:rsid w:val="00FC2CE4"/>
    <w:rsid w:val="00FC2CE9"/>
    <w:rsid w:val="00FC2D7C"/>
    <w:rsid w:val="00FC2E15"/>
    <w:rsid w:val="00FC2EA4"/>
    <w:rsid w:val="00FC2F07"/>
    <w:rsid w:val="00FC2F7A"/>
    <w:rsid w:val="00FC30D9"/>
    <w:rsid w:val="00FC3130"/>
    <w:rsid w:val="00FC3210"/>
    <w:rsid w:val="00FC337B"/>
    <w:rsid w:val="00FC33DD"/>
    <w:rsid w:val="00FC346F"/>
    <w:rsid w:val="00FC35FD"/>
    <w:rsid w:val="00FC375D"/>
    <w:rsid w:val="00FC375E"/>
    <w:rsid w:val="00FC3802"/>
    <w:rsid w:val="00FC38F0"/>
    <w:rsid w:val="00FC39EC"/>
    <w:rsid w:val="00FC3A43"/>
    <w:rsid w:val="00FC3A79"/>
    <w:rsid w:val="00FC3AE5"/>
    <w:rsid w:val="00FC3B3A"/>
    <w:rsid w:val="00FC3BB6"/>
    <w:rsid w:val="00FC3D34"/>
    <w:rsid w:val="00FC3E17"/>
    <w:rsid w:val="00FC3F98"/>
    <w:rsid w:val="00FC3FE2"/>
    <w:rsid w:val="00FC4239"/>
    <w:rsid w:val="00FC430B"/>
    <w:rsid w:val="00FC431A"/>
    <w:rsid w:val="00FC433A"/>
    <w:rsid w:val="00FC4473"/>
    <w:rsid w:val="00FC464E"/>
    <w:rsid w:val="00FC477D"/>
    <w:rsid w:val="00FC4851"/>
    <w:rsid w:val="00FC48FF"/>
    <w:rsid w:val="00FC4A57"/>
    <w:rsid w:val="00FC4CD3"/>
    <w:rsid w:val="00FC4E12"/>
    <w:rsid w:val="00FC5009"/>
    <w:rsid w:val="00FC50FC"/>
    <w:rsid w:val="00FC5233"/>
    <w:rsid w:val="00FC52B0"/>
    <w:rsid w:val="00FC5391"/>
    <w:rsid w:val="00FC54D8"/>
    <w:rsid w:val="00FC5583"/>
    <w:rsid w:val="00FC5617"/>
    <w:rsid w:val="00FC56F1"/>
    <w:rsid w:val="00FC58A2"/>
    <w:rsid w:val="00FC5945"/>
    <w:rsid w:val="00FC596D"/>
    <w:rsid w:val="00FC59E6"/>
    <w:rsid w:val="00FC5B3D"/>
    <w:rsid w:val="00FC5B83"/>
    <w:rsid w:val="00FC5BA5"/>
    <w:rsid w:val="00FC5C7D"/>
    <w:rsid w:val="00FC5C8C"/>
    <w:rsid w:val="00FC5D41"/>
    <w:rsid w:val="00FC5D47"/>
    <w:rsid w:val="00FC5DCF"/>
    <w:rsid w:val="00FC610C"/>
    <w:rsid w:val="00FC6158"/>
    <w:rsid w:val="00FC6379"/>
    <w:rsid w:val="00FC63F3"/>
    <w:rsid w:val="00FC64EF"/>
    <w:rsid w:val="00FC6507"/>
    <w:rsid w:val="00FC6516"/>
    <w:rsid w:val="00FC66A5"/>
    <w:rsid w:val="00FC68D9"/>
    <w:rsid w:val="00FC6AC9"/>
    <w:rsid w:val="00FC6BD8"/>
    <w:rsid w:val="00FC6DE3"/>
    <w:rsid w:val="00FC6EC3"/>
    <w:rsid w:val="00FC6ECC"/>
    <w:rsid w:val="00FC6F52"/>
    <w:rsid w:val="00FC6F7D"/>
    <w:rsid w:val="00FC7202"/>
    <w:rsid w:val="00FC7211"/>
    <w:rsid w:val="00FC730F"/>
    <w:rsid w:val="00FC7386"/>
    <w:rsid w:val="00FC73E5"/>
    <w:rsid w:val="00FC74B1"/>
    <w:rsid w:val="00FC7539"/>
    <w:rsid w:val="00FC75B7"/>
    <w:rsid w:val="00FC767E"/>
    <w:rsid w:val="00FC76A2"/>
    <w:rsid w:val="00FC770E"/>
    <w:rsid w:val="00FC7789"/>
    <w:rsid w:val="00FC782D"/>
    <w:rsid w:val="00FC79D7"/>
    <w:rsid w:val="00FC7B59"/>
    <w:rsid w:val="00FC7B99"/>
    <w:rsid w:val="00FC7D38"/>
    <w:rsid w:val="00FC7F08"/>
    <w:rsid w:val="00FC7F7A"/>
    <w:rsid w:val="00FC7FC9"/>
    <w:rsid w:val="00FD003C"/>
    <w:rsid w:val="00FD01B3"/>
    <w:rsid w:val="00FD0376"/>
    <w:rsid w:val="00FD039B"/>
    <w:rsid w:val="00FD0584"/>
    <w:rsid w:val="00FD05FB"/>
    <w:rsid w:val="00FD063D"/>
    <w:rsid w:val="00FD06BF"/>
    <w:rsid w:val="00FD082D"/>
    <w:rsid w:val="00FD08E2"/>
    <w:rsid w:val="00FD09E2"/>
    <w:rsid w:val="00FD0ACC"/>
    <w:rsid w:val="00FD0B0B"/>
    <w:rsid w:val="00FD0B45"/>
    <w:rsid w:val="00FD0C54"/>
    <w:rsid w:val="00FD0DF5"/>
    <w:rsid w:val="00FD1187"/>
    <w:rsid w:val="00FD144C"/>
    <w:rsid w:val="00FD14A6"/>
    <w:rsid w:val="00FD1552"/>
    <w:rsid w:val="00FD176C"/>
    <w:rsid w:val="00FD17F0"/>
    <w:rsid w:val="00FD17FC"/>
    <w:rsid w:val="00FD18FC"/>
    <w:rsid w:val="00FD192C"/>
    <w:rsid w:val="00FD19BB"/>
    <w:rsid w:val="00FD1AFB"/>
    <w:rsid w:val="00FD1B99"/>
    <w:rsid w:val="00FD1BD0"/>
    <w:rsid w:val="00FD1C39"/>
    <w:rsid w:val="00FD1CB9"/>
    <w:rsid w:val="00FD1D2B"/>
    <w:rsid w:val="00FD1D35"/>
    <w:rsid w:val="00FD1D62"/>
    <w:rsid w:val="00FD1F43"/>
    <w:rsid w:val="00FD1FA2"/>
    <w:rsid w:val="00FD2195"/>
    <w:rsid w:val="00FD2358"/>
    <w:rsid w:val="00FD2396"/>
    <w:rsid w:val="00FD2476"/>
    <w:rsid w:val="00FD24EA"/>
    <w:rsid w:val="00FD2501"/>
    <w:rsid w:val="00FD2552"/>
    <w:rsid w:val="00FD2605"/>
    <w:rsid w:val="00FD2838"/>
    <w:rsid w:val="00FD28C1"/>
    <w:rsid w:val="00FD2A46"/>
    <w:rsid w:val="00FD2B22"/>
    <w:rsid w:val="00FD2DFB"/>
    <w:rsid w:val="00FD2E54"/>
    <w:rsid w:val="00FD2FCE"/>
    <w:rsid w:val="00FD31B2"/>
    <w:rsid w:val="00FD32D9"/>
    <w:rsid w:val="00FD3389"/>
    <w:rsid w:val="00FD33D7"/>
    <w:rsid w:val="00FD3468"/>
    <w:rsid w:val="00FD3593"/>
    <w:rsid w:val="00FD35C9"/>
    <w:rsid w:val="00FD36B2"/>
    <w:rsid w:val="00FD36BE"/>
    <w:rsid w:val="00FD39FC"/>
    <w:rsid w:val="00FD3CA1"/>
    <w:rsid w:val="00FD3CB0"/>
    <w:rsid w:val="00FD3E72"/>
    <w:rsid w:val="00FD3F1A"/>
    <w:rsid w:val="00FD3FF2"/>
    <w:rsid w:val="00FD4102"/>
    <w:rsid w:val="00FD4126"/>
    <w:rsid w:val="00FD41C5"/>
    <w:rsid w:val="00FD4345"/>
    <w:rsid w:val="00FD43A3"/>
    <w:rsid w:val="00FD4575"/>
    <w:rsid w:val="00FD4602"/>
    <w:rsid w:val="00FD47FA"/>
    <w:rsid w:val="00FD4854"/>
    <w:rsid w:val="00FD4873"/>
    <w:rsid w:val="00FD492B"/>
    <w:rsid w:val="00FD4968"/>
    <w:rsid w:val="00FD4A22"/>
    <w:rsid w:val="00FD4A93"/>
    <w:rsid w:val="00FD4BE1"/>
    <w:rsid w:val="00FD4C08"/>
    <w:rsid w:val="00FD4CCC"/>
    <w:rsid w:val="00FD4D73"/>
    <w:rsid w:val="00FD4EA3"/>
    <w:rsid w:val="00FD4EC6"/>
    <w:rsid w:val="00FD50DD"/>
    <w:rsid w:val="00FD51B9"/>
    <w:rsid w:val="00FD5354"/>
    <w:rsid w:val="00FD5365"/>
    <w:rsid w:val="00FD54C1"/>
    <w:rsid w:val="00FD551E"/>
    <w:rsid w:val="00FD5689"/>
    <w:rsid w:val="00FD56CF"/>
    <w:rsid w:val="00FD59F1"/>
    <w:rsid w:val="00FD5AE7"/>
    <w:rsid w:val="00FD5D95"/>
    <w:rsid w:val="00FD5D9B"/>
    <w:rsid w:val="00FD5F73"/>
    <w:rsid w:val="00FD5FF5"/>
    <w:rsid w:val="00FD604D"/>
    <w:rsid w:val="00FD60F8"/>
    <w:rsid w:val="00FD62C6"/>
    <w:rsid w:val="00FD636E"/>
    <w:rsid w:val="00FD639A"/>
    <w:rsid w:val="00FD6406"/>
    <w:rsid w:val="00FD64EA"/>
    <w:rsid w:val="00FD6603"/>
    <w:rsid w:val="00FD66DA"/>
    <w:rsid w:val="00FD66FC"/>
    <w:rsid w:val="00FD675A"/>
    <w:rsid w:val="00FD6909"/>
    <w:rsid w:val="00FD691E"/>
    <w:rsid w:val="00FD6BD9"/>
    <w:rsid w:val="00FD6C62"/>
    <w:rsid w:val="00FD6D58"/>
    <w:rsid w:val="00FD6E23"/>
    <w:rsid w:val="00FD6E49"/>
    <w:rsid w:val="00FD6E8C"/>
    <w:rsid w:val="00FD6F15"/>
    <w:rsid w:val="00FD6F50"/>
    <w:rsid w:val="00FD6F8A"/>
    <w:rsid w:val="00FD6F8F"/>
    <w:rsid w:val="00FD71D4"/>
    <w:rsid w:val="00FD723A"/>
    <w:rsid w:val="00FD7329"/>
    <w:rsid w:val="00FD7368"/>
    <w:rsid w:val="00FD73EA"/>
    <w:rsid w:val="00FD73F4"/>
    <w:rsid w:val="00FD74A2"/>
    <w:rsid w:val="00FD7A28"/>
    <w:rsid w:val="00FD7A33"/>
    <w:rsid w:val="00FD7D7C"/>
    <w:rsid w:val="00FD7E89"/>
    <w:rsid w:val="00FE0045"/>
    <w:rsid w:val="00FE004C"/>
    <w:rsid w:val="00FE006E"/>
    <w:rsid w:val="00FE0246"/>
    <w:rsid w:val="00FE031B"/>
    <w:rsid w:val="00FE0321"/>
    <w:rsid w:val="00FE03A0"/>
    <w:rsid w:val="00FE043E"/>
    <w:rsid w:val="00FE04A3"/>
    <w:rsid w:val="00FE05D1"/>
    <w:rsid w:val="00FE06F6"/>
    <w:rsid w:val="00FE0801"/>
    <w:rsid w:val="00FE090D"/>
    <w:rsid w:val="00FE09C4"/>
    <w:rsid w:val="00FE0BBC"/>
    <w:rsid w:val="00FE0BE9"/>
    <w:rsid w:val="00FE0DB8"/>
    <w:rsid w:val="00FE0DEB"/>
    <w:rsid w:val="00FE0EAF"/>
    <w:rsid w:val="00FE11D0"/>
    <w:rsid w:val="00FE11E2"/>
    <w:rsid w:val="00FE1261"/>
    <w:rsid w:val="00FE12F4"/>
    <w:rsid w:val="00FE1566"/>
    <w:rsid w:val="00FE1592"/>
    <w:rsid w:val="00FE1692"/>
    <w:rsid w:val="00FE1713"/>
    <w:rsid w:val="00FE17AB"/>
    <w:rsid w:val="00FE1858"/>
    <w:rsid w:val="00FE19CF"/>
    <w:rsid w:val="00FE1AE9"/>
    <w:rsid w:val="00FE1B4B"/>
    <w:rsid w:val="00FE1BBA"/>
    <w:rsid w:val="00FE1E83"/>
    <w:rsid w:val="00FE1EC6"/>
    <w:rsid w:val="00FE210A"/>
    <w:rsid w:val="00FE21EF"/>
    <w:rsid w:val="00FE2265"/>
    <w:rsid w:val="00FE22DA"/>
    <w:rsid w:val="00FE231A"/>
    <w:rsid w:val="00FE2323"/>
    <w:rsid w:val="00FE2396"/>
    <w:rsid w:val="00FE23A1"/>
    <w:rsid w:val="00FE23BF"/>
    <w:rsid w:val="00FE24CE"/>
    <w:rsid w:val="00FE263D"/>
    <w:rsid w:val="00FE26E2"/>
    <w:rsid w:val="00FE274F"/>
    <w:rsid w:val="00FE281F"/>
    <w:rsid w:val="00FE28C1"/>
    <w:rsid w:val="00FE29A8"/>
    <w:rsid w:val="00FE2B5F"/>
    <w:rsid w:val="00FE2B64"/>
    <w:rsid w:val="00FE2B76"/>
    <w:rsid w:val="00FE2E72"/>
    <w:rsid w:val="00FE2F05"/>
    <w:rsid w:val="00FE2F0B"/>
    <w:rsid w:val="00FE2FE3"/>
    <w:rsid w:val="00FE3033"/>
    <w:rsid w:val="00FE30FD"/>
    <w:rsid w:val="00FE3126"/>
    <w:rsid w:val="00FE3166"/>
    <w:rsid w:val="00FE3449"/>
    <w:rsid w:val="00FE3547"/>
    <w:rsid w:val="00FE361C"/>
    <w:rsid w:val="00FE367A"/>
    <w:rsid w:val="00FE37BA"/>
    <w:rsid w:val="00FE39CF"/>
    <w:rsid w:val="00FE3A0C"/>
    <w:rsid w:val="00FE3A82"/>
    <w:rsid w:val="00FE3AB5"/>
    <w:rsid w:val="00FE3AD0"/>
    <w:rsid w:val="00FE3B2F"/>
    <w:rsid w:val="00FE3C34"/>
    <w:rsid w:val="00FE3D2C"/>
    <w:rsid w:val="00FE3D87"/>
    <w:rsid w:val="00FE3DD4"/>
    <w:rsid w:val="00FE3EDA"/>
    <w:rsid w:val="00FE40D9"/>
    <w:rsid w:val="00FE411A"/>
    <w:rsid w:val="00FE41B6"/>
    <w:rsid w:val="00FE42A9"/>
    <w:rsid w:val="00FE4327"/>
    <w:rsid w:val="00FE4333"/>
    <w:rsid w:val="00FE43C3"/>
    <w:rsid w:val="00FE445B"/>
    <w:rsid w:val="00FE4503"/>
    <w:rsid w:val="00FE4804"/>
    <w:rsid w:val="00FE4852"/>
    <w:rsid w:val="00FE4959"/>
    <w:rsid w:val="00FE4A90"/>
    <w:rsid w:val="00FE4B38"/>
    <w:rsid w:val="00FE4BDC"/>
    <w:rsid w:val="00FE4C3D"/>
    <w:rsid w:val="00FE4C53"/>
    <w:rsid w:val="00FE4CD1"/>
    <w:rsid w:val="00FE4F47"/>
    <w:rsid w:val="00FE4FF0"/>
    <w:rsid w:val="00FE5302"/>
    <w:rsid w:val="00FE5539"/>
    <w:rsid w:val="00FE5730"/>
    <w:rsid w:val="00FE5780"/>
    <w:rsid w:val="00FE586E"/>
    <w:rsid w:val="00FE5A45"/>
    <w:rsid w:val="00FE5AA2"/>
    <w:rsid w:val="00FE5ACB"/>
    <w:rsid w:val="00FE5AEA"/>
    <w:rsid w:val="00FE5D21"/>
    <w:rsid w:val="00FE5D28"/>
    <w:rsid w:val="00FE5DA2"/>
    <w:rsid w:val="00FE5DB9"/>
    <w:rsid w:val="00FE5FA0"/>
    <w:rsid w:val="00FE606F"/>
    <w:rsid w:val="00FE6078"/>
    <w:rsid w:val="00FE61BE"/>
    <w:rsid w:val="00FE655B"/>
    <w:rsid w:val="00FE6622"/>
    <w:rsid w:val="00FE674B"/>
    <w:rsid w:val="00FE67D2"/>
    <w:rsid w:val="00FE683F"/>
    <w:rsid w:val="00FE69BF"/>
    <w:rsid w:val="00FE69DE"/>
    <w:rsid w:val="00FE6AB3"/>
    <w:rsid w:val="00FE6C0D"/>
    <w:rsid w:val="00FE6C65"/>
    <w:rsid w:val="00FE6C89"/>
    <w:rsid w:val="00FE6CA5"/>
    <w:rsid w:val="00FE6DA0"/>
    <w:rsid w:val="00FE6E23"/>
    <w:rsid w:val="00FE6E65"/>
    <w:rsid w:val="00FE6F2A"/>
    <w:rsid w:val="00FE7033"/>
    <w:rsid w:val="00FE70D7"/>
    <w:rsid w:val="00FE7290"/>
    <w:rsid w:val="00FE729B"/>
    <w:rsid w:val="00FE7378"/>
    <w:rsid w:val="00FE757B"/>
    <w:rsid w:val="00FE7603"/>
    <w:rsid w:val="00FE761E"/>
    <w:rsid w:val="00FE76B4"/>
    <w:rsid w:val="00FE7721"/>
    <w:rsid w:val="00FE7726"/>
    <w:rsid w:val="00FE775C"/>
    <w:rsid w:val="00FE77FE"/>
    <w:rsid w:val="00FE7858"/>
    <w:rsid w:val="00FE7860"/>
    <w:rsid w:val="00FE79F0"/>
    <w:rsid w:val="00FE7A1F"/>
    <w:rsid w:val="00FE7AD9"/>
    <w:rsid w:val="00FE7B1C"/>
    <w:rsid w:val="00FE7BDE"/>
    <w:rsid w:val="00FE7E5A"/>
    <w:rsid w:val="00FE7E61"/>
    <w:rsid w:val="00FE7E92"/>
    <w:rsid w:val="00FE7EB5"/>
    <w:rsid w:val="00FE7F38"/>
    <w:rsid w:val="00FE7F40"/>
    <w:rsid w:val="00FE7F5C"/>
    <w:rsid w:val="00FE7FAE"/>
    <w:rsid w:val="00FF00B8"/>
    <w:rsid w:val="00FF016E"/>
    <w:rsid w:val="00FF01B3"/>
    <w:rsid w:val="00FF040C"/>
    <w:rsid w:val="00FF0504"/>
    <w:rsid w:val="00FF056D"/>
    <w:rsid w:val="00FF05E3"/>
    <w:rsid w:val="00FF0907"/>
    <w:rsid w:val="00FF09AC"/>
    <w:rsid w:val="00FF0C4E"/>
    <w:rsid w:val="00FF0DB1"/>
    <w:rsid w:val="00FF0DCB"/>
    <w:rsid w:val="00FF0FCE"/>
    <w:rsid w:val="00FF113A"/>
    <w:rsid w:val="00FF127D"/>
    <w:rsid w:val="00FF144E"/>
    <w:rsid w:val="00FF14EC"/>
    <w:rsid w:val="00FF16E5"/>
    <w:rsid w:val="00FF16F7"/>
    <w:rsid w:val="00FF1712"/>
    <w:rsid w:val="00FF17B9"/>
    <w:rsid w:val="00FF195D"/>
    <w:rsid w:val="00FF195F"/>
    <w:rsid w:val="00FF1976"/>
    <w:rsid w:val="00FF199B"/>
    <w:rsid w:val="00FF19EC"/>
    <w:rsid w:val="00FF1A84"/>
    <w:rsid w:val="00FF1AAD"/>
    <w:rsid w:val="00FF1B07"/>
    <w:rsid w:val="00FF1E49"/>
    <w:rsid w:val="00FF1E81"/>
    <w:rsid w:val="00FF1EDD"/>
    <w:rsid w:val="00FF212B"/>
    <w:rsid w:val="00FF219D"/>
    <w:rsid w:val="00FF229E"/>
    <w:rsid w:val="00FF22ED"/>
    <w:rsid w:val="00FF240B"/>
    <w:rsid w:val="00FF253B"/>
    <w:rsid w:val="00FF26D7"/>
    <w:rsid w:val="00FF27FD"/>
    <w:rsid w:val="00FF286D"/>
    <w:rsid w:val="00FF29D5"/>
    <w:rsid w:val="00FF2BDC"/>
    <w:rsid w:val="00FF2C9B"/>
    <w:rsid w:val="00FF2D27"/>
    <w:rsid w:val="00FF2D61"/>
    <w:rsid w:val="00FF2DC0"/>
    <w:rsid w:val="00FF2EC4"/>
    <w:rsid w:val="00FF318B"/>
    <w:rsid w:val="00FF3401"/>
    <w:rsid w:val="00FF3471"/>
    <w:rsid w:val="00FF37A9"/>
    <w:rsid w:val="00FF390D"/>
    <w:rsid w:val="00FF3B7F"/>
    <w:rsid w:val="00FF3C6F"/>
    <w:rsid w:val="00FF3D7F"/>
    <w:rsid w:val="00FF3D8A"/>
    <w:rsid w:val="00FF3DAE"/>
    <w:rsid w:val="00FF3DDB"/>
    <w:rsid w:val="00FF3DEA"/>
    <w:rsid w:val="00FF3E4E"/>
    <w:rsid w:val="00FF401A"/>
    <w:rsid w:val="00FF41F2"/>
    <w:rsid w:val="00FF42E5"/>
    <w:rsid w:val="00FF42FF"/>
    <w:rsid w:val="00FF4329"/>
    <w:rsid w:val="00FF4335"/>
    <w:rsid w:val="00FF4398"/>
    <w:rsid w:val="00FF43D8"/>
    <w:rsid w:val="00FF4512"/>
    <w:rsid w:val="00FF4656"/>
    <w:rsid w:val="00FF4661"/>
    <w:rsid w:val="00FF4879"/>
    <w:rsid w:val="00FF488B"/>
    <w:rsid w:val="00FF48A1"/>
    <w:rsid w:val="00FF48EC"/>
    <w:rsid w:val="00FF492C"/>
    <w:rsid w:val="00FF49F7"/>
    <w:rsid w:val="00FF4A02"/>
    <w:rsid w:val="00FF4D18"/>
    <w:rsid w:val="00FF4DAB"/>
    <w:rsid w:val="00FF4F0F"/>
    <w:rsid w:val="00FF4F4D"/>
    <w:rsid w:val="00FF4F4E"/>
    <w:rsid w:val="00FF4F87"/>
    <w:rsid w:val="00FF503C"/>
    <w:rsid w:val="00FF519C"/>
    <w:rsid w:val="00FF5474"/>
    <w:rsid w:val="00FF5533"/>
    <w:rsid w:val="00FF5550"/>
    <w:rsid w:val="00FF55C8"/>
    <w:rsid w:val="00FF57C8"/>
    <w:rsid w:val="00FF5C84"/>
    <w:rsid w:val="00FF5CC5"/>
    <w:rsid w:val="00FF5E1D"/>
    <w:rsid w:val="00FF5E49"/>
    <w:rsid w:val="00FF6113"/>
    <w:rsid w:val="00FF6128"/>
    <w:rsid w:val="00FF6249"/>
    <w:rsid w:val="00FF64FC"/>
    <w:rsid w:val="00FF67D4"/>
    <w:rsid w:val="00FF69BE"/>
    <w:rsid w:val="00FF6BC6"/>
    <w:rsid w:val="00FF6C80"/>
    <w:rsid w:val="00FF6D72"/>
    <w:rsid w:val="00FF6E09"/>
    <w:rsid w:val="00FF6E53"/>
    <w:rsid w:val="00FF6F40"/>
    <w:rsid w:val="00FF6FB8"/>
    <w:rsid w:val="00FF70CA"/>
    <w:rsid w:val="00FF7124"/>
    <w:rsid w:val="00FF7130"/>
    <w:rsid w:val="00FF727D"/>
    <w:rsid w:val="00FF72FA"/>
    <w:rsid w:val="00FF74BB"/>
    <w:rsid w:val="00FF7599"/>
    <w:rsid w:val="00FF75FA"/>
    <w:rsid w:val="00FF7645"/>
    <w:rsid w:val="00FF768F"/>
    <w:rsid w:val="00FF78C4"/>
    <w:rsid w:val="00FF78CC"/>
    <w:rsid w:val="00FF7919"/>
    <w:rsid w:val="00FF7A94"/>
    <w:rsid w:val="00FF7BE7"/>
    <w:rsid w:val="00FF7DF4"/>
    <w:rsid w:val="00FF7DF8"/>
    <w:rsid w:val="00FF7E32"/>
    <w:rsid w:val="00FF7EA8"/>
    <w:rsid w:val="00FF7ED5"/>
    <w:rsid w:val="00FF7F07"/>
    <w:rsid w:val="00FF7FBB"/>
    <w:rsid w:val="01025E5B"/>
    <w:rsid w:val="010B234D"/>
    <w:rsid w:val="010BF93D"/>
    <w:rsid w:val="010DBF5D"/>
    <w:rsid w:val="011094A6"/>
    <w:rsid w:val="0113D5D6"/>
    <w:rsid w:val="0119487A"/>
    <w:rsid w:val="011A0B2B"/>
    <w:rsid w:val="0120DEC7"/>
    <w:rsid w:val="01268232"/>
    <w:rsid w:val="0126875B"/>
    <w:rsid w:val="0155076C"/>
    <w:rsid w:val="0155A205"/>
    <w:rsid w:val="015AA3F5"/>
    <w:rsid w:val="016D1F60"/>
    <w:rsid w:val="016D5046"/>
    <w:rsid w:val="0174C76D"/>
    <w:rsid w:val="017822A5"/>
    <w:rsid w:val="017A72C7"/>
    <w:rsid w:val="017C85E3"/>
    <w:rsid w:val="0183A5B6"/>
    <w:rsid w:val="018BC141"/>
    <w:rsid w:val="0193D971"/>
    <w:rsid w:val="0196FDA5"/>
    <w:rsid w:val="01A15CC3"/>
    <w:rsid w:val="01BFA8BD"/>
    <w:rsid w:val="01C0EAAB"/>
    <w:rsid w:val="01CA3C1E"/>
    <w:rsid w:val="01CEF800"/>
    <w:rsid w:val="01CF6406"/>
    <w:rsid w:val="01D2A915"/>
    <w:rsid w:val="01D7B2CD"/>
    <w:rsid w:val="01DFEEF2"/>
    <w:rsid w:val="01E72E39"/>
    <w:rsid w:val="01E81B34"/>
    <w:rsid w:val="01F7D7CC"/>
    <w:rsid w:val="01FB92D8"/>
    <w:rsid w:val="02075413"/>
    <w:rsid w:val="021190F1"/>
    <w:rsid w:val="02148793"/>
    <w:rsid w:val="021C0A92"/>
    <w:rsid w:val="021F754D"/>
    <w:rsid w:val="022A77DA"/>
    <w:rsid w:val="0233105E"/>
    <w:rsid w:val="023ABD8E"/>
    <w:rsid w:val="023BA15B"/>
    <w:rsid w:val="02570095"/>
    <w:rsid w:val="025A27DF"/>
    <w:rsid w:val="025F839E"/>
    <w:rsid w:val="02742CEC"/>
    <w:rsid w:val="028D4844"/>
    <w:rsid w:val="0290263F"/>
    <w:rsid w:val="0290F0E4"/>
    <w:rsid w:val="029D4C9D"/>
    <w:rsid w:val="029DDDD0"/>
    <w:rsid w:val="029E918A"/>
    <w:rsid w:val="02A7C879"/>
    <w:rsid w:val="02AEC556"/>
    <w:rsid w:val="02B334D5"/>
    <w:rsid w:val="02B3AEF5"/>
    <w:rsid w:val="02BB9F41"/>
    <w:rsid w:val="02C1051B"/>
    <w:rsid w:val="02C27E62"/>
    <w:rsid w:val="02C4CE99"/>
    <w:rsid w:val="02C9FEBD"/>
    <w:rsid w:val="02D0FB13"/>
    <w:rsid w:val="02D27073"/>
    <w:rsid w:val="02EFD234"/>
    <w:rsid w:val="0317B930"/>
    <w:rsid w:val="031ABFD1"/>
    <w:rsid w:val="0328D3CD"/>
    <w:rsid w:val="0345B98D"/>
    <w:rsid w:val="03540DCE"/>
    <w:rsid w:val="037F8170"/>
    <w:rsid w:val="038277A9"/>
    <w:rsid w:val="0391F6B5"/>
    <w:rsid w:val="03943B11"/>
    <w:rsid w:val="03AC9CF7"/>
    <w:rsid w:val="03B1F5FA"/>
    <w:rsid w:val="03B25EF0"/>
    <w:rsid w:val="03B81EF2"/>
    <w:rsid w:val="03C37B76"/>
    <w:rsid w:val="03C71D8C"/>
    <w:rsid w:val="03CC2ED4"/>
    <w:rsid w:val="03CEF67C"/>
    <w:rsid w:val="03F767EE"/>
    <w:rsid w:val="0420972C"/>
    <w:rsid w:val="04257AAE"/>
    <w:rsid w:val="0428F7F4"/>
    <w:rsid w:val="04356EF4"/>
    <w:rsid w:val="04466C17"/>
    <w:rsid w:val="0454AF40"/>
    <w:rsid w:val="04567CEE"/>
    <w:rsid w:val="04605ACC"/>
    <w:rsid w:val="0464B8DD"/>
    <w:rsid w:val="046F2FB6"/>
    <w:rsid w:val="0473F8F5"/>
    <w:rsid w:val="0481CB65"/>
    <w:rsid w:val="04836FB1"/>
    <w:rsid w:val="049108EB"/>
    <w:rsid w:val="04BD53F3"/>
    <w:rsid w:val="04BEC242"/>
    <w:rsid w:val="04C09237"/>
    <w:rsid w:val="04C806A8"/>
    <w:rsid w:val="04D25F4D"/>
    <w:rsid w:val="04D4640D"/>
    <w:rsid w:val="04EE3300"/>
    <w:rsid w:val="04EE4E6C"/>
    <w:rsid w:val="0505B541"/>
    <w:rsid w:val="051A3041"/>
    <w:rsid w:val="0528868B"/>
    <w:rsid w:val="052B09FB"/>
    <w:rsid w:val="052B9508"/>
    <w:rsid w:val="053A3540"/>
    <w:rsid w:val="05419B2C"/>
    <w:rsid w:val="0563CF79"/>
    <w:rsid w:val="05657B5B"/>
    <w:rsid w:val="057E9099"/>
    <w:rsid w:val="057E9A6C"/>
    <w:rsid w:val="05826828"/>
    <w:rsid w:val="0590A728"/>
    <w:rsid w:val="0590AAC6"/>
    <w:rsid w:val="05A1D77C"/>
    <w:rsid w:val="05A410EE"/>
    <w:rsid w:val="05AE3CB3"/>
    <w:rsid w:val="05B6278F"/>
    <w:rsid w:val="05CB4D9B"/>
    <w:rsid w:val="05DC9BDF"/>
    <w:rsid w:val="05DDD895"/>
    <w:rsid w:val="05E3ABBA"/>
    <w:rsid w:val="05EB60A1"/>
    <w:rsid w:val="05F42612"/>
    <w:rsid w:val="05FCA3AC"/>
    <w:rsid w:val="060A124A"/>
    <w:rsid w:val="0611F083"/>
    <w:rsid w:val="0614FCB9"/>
    <w:rsid w:val="063AD4C0"/>
    <w:rsid w:val="06418699"/>
    <w:rsid w:val="0643011E"/>
    <w:rsid w:val="0653EE59"/>
    <w:rsid w:val="06792974"/>
    <w:rsid w:val="069CA540"/>
    <w:rsid w:val="069F1BFC"/>
    <w:rsid w:val="06A23850"/>
    <w:rsid w:val="06A39916"/>
    <w:rsid w:val="06A3AB08"/>
    <w:rsid w:val="06AA92C2"/>
    <w:rsid w:val="06B789EA"/>
    <w:rsid w:val="06CCAC3C"/>
    <w:rsid w:val="06DAEFEA"/>
    <w:rsid w:val="06DC5DA2"/>
    <w:rsid w:val="06DC7DD5"/>
    <w:rsid w:val="06E623F3"/>
    <w:rsid w:val="06F74B2D"/>
    <w:rsid w:val="06FB25A8"/>
    <w:rsid w:val="0706DDAA"/>
    <w:rsid w:val="07192F0A"/>
    <w:rsid w:val="072141B3"/>
    <w:rsid w:val="07293531"/>
    <w:rsid w:val="072A3109"/>
    <w:rsid w:val="072EDA19"/>
    <w:rsid w:val="072F7299"/>
    <w:rsid w:val="07431944"/>
    <w:rsid w:val="07438728"/>
    <w:rsid w:val="075116B3"/>
    <w:rsid w:val="077AAAB9"/>
    <w:rsid w:val="078580B0"/>
    <w:rsid w:val="0789BDC5"/>
    <w:rsid w:val="079134F1"/>
    <w:rsid w:val="0794BB94"/>
    <w:rsid w:val="0795E5C8"/>
    <w:rsid w:val="07A9B716"/>
    <w:rsid w:val="07ADE3F1"/>
    <w:rsid w:val="07B74201"/>
    <w:rsid w:val="07CD51F1"/>
    <w:rsid w:val="07D07B4C"/>
    <w:rsid w:val="07EC22D7"/>
    <w:rsid w:val="07F0497B"/>
    <w:rsid w:val="07F1FFDD"/>
    <w:rsid w:val="07FE009F"/>
    <w:rsid w:val="08060D22"/>
    <w:rsid w:val="08241E63"/>
    <w:rsid w:val="082EA673"/>
    <w:rsid w:val="08360C63"/>
    <w:rsid w:val="083A2F41"/>
    <w:rsid w:val="0845D8BB"/>
    <w:rsid w:val="0848AA73"/>
    <w:rsid w:val="084EA8A6"/>
    <w:rsid w:val="08555154"/>
    <w:rsid w:val="085BBB5C"/>
    <w:rsid w:val="0860E039"/>
    <w:rsid w:val="086346C2"/>
    <w:rsid w:val="0872414B"/>
    <w:rsid w:val="0877BFA1"/>
    <w:rsid w:val="08A80F9C"/>
    <w:rsid w:val="08B2B4F1"/>
    <w:rsid w:val="08B4EAA2"/>
    <w:rsid w:val="08B7070D"/>
    <w:rsid w:val="08C313B0"/>
    <w:rsid w:val="08C565DE"/>
    <w:rsid w:val="08DB9CBF"/>
    <w:rsid w:val="08E89D92"/>
    <w:rsid w:val="0907071D"/>
    <w:rsid w:val="090EE525"/>
    <w:rsid w:val="0916D7FC"/>
    <w:rsid w:val="091B90E3"/>
    <w:rsid w:val="091E001C"/>
    <w:rsid w:val="092E03E2"/>
    <w:rsid w:val="09308BF5"/>
    <w:rsid w:val="09512FA9"/>
    <w:rsid w:val="09523391"/>
    <w:rsid w:val="09676E3B"/>
    <w:rsid w:val="0968130D"/>
    <w:rsid w:val="0971AF2B"/>
    <w:rsid w:val="097AAC0B"/>
    <w:rsid w:val="098457BA"/>
    <w:rsid w:val="09956508"/>
    <w:rsid w:val="0999E53A"/>
    <w:rsid w:val="099B9292"/>
    <w:rsid w:val="09A1C220"/>
    <w:rsid w:val="09A72D19"/>
    <w:rsid w:val="09B6E470"/>
    <w:rsid w:val="09B6FC68"/>
    <w:rsid w:val="09B865D8"/>
    <w:rsid w:val="09B9D7F8"/>
    <w:rsid w:val="09BB7AC4"/>
    <w:rsid w:val="09C709A9"/>
    <w:rsid w:val="09E0AEB2"/>
    <w:rsid w:val="09FBCEF6"/>
    <w:rsid w:val="0A05DFE1"/>
    <w:rsid w:val="0A0FE700"/>
    <w:rsid w:val="0A1C1FC1"/>
    <w:rsid w:val="0A23BF98"/>
    <w:rsid w:val="0A2EE9D4"/>
    <w:rsid w:val="0A37763B"/>
    <w:rsid w:val="0A466E45"/>
    <w:rsid w:val="0A471688"/>
    <w:rsid w:val="0A48F345"/>
    <w:rsid w:val="0A4A1709"/>
    <w:rsid w:val="0A4D4E0E"/>
    <w:rsid w:val="0A57718D"/>
    <w:rsid w:val="0A7FD11E"/>
    <w:rsid w:val="0A83BB23"/>
    <w:rsid w:val="0A9FB225"/>
    <w:rsid w:val="0AA17269"/>
    <w:rsid w:val="0AA2453B"/>
    <w:rsid w:val="0AA41FA9"/>
    <w:rsid w:val="0AAB169A"/>
    <w:rsid w:val="0AB416A2"/>
    <w:rsid w:val="0AB91B05"/>
    <w:rsid w:val="0AC7702B"/>
    <w:rsid w:val="0ACFC7BA"/>
    <w:rsid w:val="0AE9162E"/>
    <w:rsid w:val="0AFC8D09"/>
    <w:rsid w:val="0B237174"/>
    <w:rsid w:val="0B2D51F0"/>
    <w:rsid w:val="0B35DC88"/>
    <w:rsid w:val="0B386C3E"/>
    <w:rsid w:val="0B5F74AC"/>
    <w:rsid w:val="0B6C39FB"/>
    <w:rsid w:val="0B719F1C"/>
    <w:rsid w:val="0B7A7B86"/>
    <w:rsid w:val="0B82031B"/>
    <w:rsid w:val="0B9AE784"/>
    <w:rsid w:val="0BA1085D"/>
    <w:rsid w:val="0BA24FC4"/>
    <w:rsid w:val="0BA5FC38"/>
    <w:rsid w:val="0BB87A64"/>
    <w:rsid w:val="0BBE96FA"/>
    <w:rsid w:val="0BC3353A"/>
    <w:rsid w:val="0BDD30C3"/>
    <w:rsid w:val="0BDD4BAC"/>
    <w:rsid w:val="0BDEE710"/>
    <w:rsid w:val="0BED3520"/>
    <w:rsid w:val="0BF05CFD"/>
    <w:rsid w:val="0BF11733"/>
    <w:rsid w:val="0BF7D534"/>
    <w:rsid w:val="0BF9C2E2"/>
    <w:rsid w:val="0BFDCAEB"/>
    <w:rsid w:val="0C09D0DD"/>
    <w:rsid w:val="0C11FD8E"/>
    <w:rsid w:val="0C15557F"/>
    <w:rsid w:val="0C1DB225"/>
    <w:rsid w:val="0C2A8A3A"/>
    <w:rsid w:val="0C32011C"/>
    <w:rsid w:val="0C3210AF"/>
    <w:rsid w:val="0C3D78EF"/>
    <w:rsid w:val="0C5CC463"/>
    <w:rsid w:val="0C67C03C"/>
    <w:rsid w:val="0C726917"/>
    <w:rsid w:val="0C73FDCD"/>
    <w:rsid w:val="0C7980DD"/>
    <w:rsid w:val="0C7AC94F"/>
    <w:rsid w:val="0C8043E0"/>
    <w:rsid w:val="0C8D5A3A"/>
    <w:rsid w:val="0C9DDE98"/>
    <w:rsid w:val="0CC49666"/>
    <w:rsid w:val="0CC8F404"/>
    <w:rsid w:val="0CCB6AA4"/>
    <w:rsid w:val="0CE453A6"/>
    <w:rsid w:val="0CE56FC5"/>
    <w:rsid w:val="0CFEEDF5"/>
    <w:rsid w:val="0D0C9DAF"/>
    <w:rsid w:val="0D0D6F7D"/>
    <w:rsid w:val="0D0F46A5"/>
    <w:rsid w:val="0D13DAB0"/>
    <w:rsid w:val="0D552881"/>
    <w:rsid w:val="0D5C890D"/>
    <w:rsid w:val="0D78F0D6"/>
    <w:rsid w:val="0D798F60"/>
    <w:rsid w:val="0D7ECBA8"/>
    <w:rsid w:val="0D850B6A"/>
    <w:rsid w:val="0D8A2D14"/>
    <w:rsid w:val="0D8D6FBB"/>
    <w:rsid w:val="0D9264BB"/>
    <w:rsid w:val="0D95AA8C"/>
    <w:rsid w:val="0D9A5600"/>
    <w:rsid w:val="0D9EAB79"/>
    <w:rsid w:val="0DAD8491"/>
    <w:rsid w:val="0DB79CF0"/>
    <w:rsid w:val="0DBA4F63"/>
    <w:rsid w:val="0DC4F1E3"/>
    <w:rsid w:val="0DC970B4"/>
    <w:rsid w:val="0DE01C8D"/>
    <w:rsid w:val="0DF28BAB"/>
    <w:rsid w:val="0DFAD90A"/>
    <w:rsid w:val="0E291B27"/>
    <w:rsid w:val="0E3A7895"/>
    <w:rsid w:val="0E4D509D"/>
    <w:rsid w:val="0E59CBEA"/>
    <w:rsid w:val="0E62D32E"/>
    <w:rsid w:val="0E69192A"/>
    <w:rsid w:val="0E6F9445"/>
    <w:rsid w:val="0E727746"/>
    <w:rsid w:val="0E93588A"/>
    <w:rsid w:val="0E949EB4"/>
    <w:rsid w:val="0E9A5700"/>
    <w:rsid w:val="0EA93FDE"/>
    <w:rsid w:val="0EB396B3"/>
    <w:rsid w:val="0EBAA0D5"/>
    <w:rsid w:val="0EC51514"/>
    <w:rsid w:val="0ECD5B3B"/>
    <w:rsid w:val="0ECF59E1"/>
    <w:rsid w:val="0ED85CD3"/>
    <w:rsid w:val="0EDC84FE"/>
    <w:rsid w:val="0EEF341F"/>
    <w:rsid w:val="0F0BB10D"/>
    <w:rsid w:val="0F0E11F8"/>
    <w:rsid w:val="0F1986C7"/>
    <w:rsid w:val="0F2E8D6C"/>
    <w:rsid w:val="0F38BC8B"/>
    <w:rsid w:val="0F39D261"/>
    <w:rsid w:val="0F52880A"/>
    <w:rsid w:val="0F589273"/>
    <w:rsid w:val="0F791AD3"/>
    <w:rsid w:val="0FA066E1"/>
    <w:rsid w:val="0FA617C6"/>
    <w:rsid w:val="0FB6D987"/>
    <w:rsid w:val="0FBB5EBE"/>
    <w:rsid w:val="0FD2AB36"/>
    <w:rsid w:val="0FD892EB"/>
    <w:rsid w:val="0FF471F9"/>
    <w:rsid w:val="0FFCED1D"/>
    <w:rsid w:val="1006A916"/>
    <w:rsid w:val="1007EBA7"/>
    <w:rsid w:val="1009342A"/>
    <w:rsid w:val="1018BD58"/>
    <w:rsid w:val="101A391B"/>
    <w:rsid w:val="101C371F"/>
    <w:rsid w:val="101CAE01"/>
    <w:rsid w:val="101D1477"/>
    <w:rsid w:val="102734AC"/>
    <w:rsid w:val="1029458B"/>
    <w:rsid w:val="102B8E19"/>
    <w:rsid w:val="102C2810"/>
    <w:rsid w:val="102EC1C7"/>
    <w:rsid w:val="10431B65"/>
    <w:rsid w:val="1050989D"/>
    <w:rsid w:val="107B8A02"/>
    <w:rsid w:val="107CF6DD"/>
    <w:rsid w:val="107FD3EF"/>
    <w:rsid w:val="108ED92A"/>
    <w:rsid w:val="109B7424"/>
    <w:rsid w:val="109DDC3E"/>
    <w:rsid w:val="10A74F1B"/>
    <w:rsid w:val="10A8C9CC"/>
    <w:rsid w:val="10AE0176"/>
    <w:rsid w:val="10B1096C"/>
    <w:rsid w:val="10B3718B"/>
    <w:rsid w:val="10E5F62D"/>
    <w:rsid w:val="10ECD57A"/>
    <w:rsid w:val="10F261F9"/>
    <w:rsid w:val="10FAAA5F"/>
    <w:rsid w:val="1104EA78"/>
    <w:rsid w:val="110597D5"/>
    <w:rsid w:val="110C5FD6"/>
    <w:rsid w:val="110D4E4B"/>
    <w:rsid w:val="11118D17"/>
    <w:rsid w:val="1117C7D6"/>
    <w:rsid w:val="11186446"/>
    <w:rsid w:val="1123E744"/>
    <w:rsid w:val="112675D9"/>
    <w:rsid w:val="11372C30"/>
    <w:rsid w:val="113E7328"/>
    <w:rsid w:val="11481390"/>
    <w:rsid w:val="11538321"/>
    <w:rsid w:val="1160B00C"/>
    <w:rsid w:val="11669A8F"/>
    <w:rsid w:val="116C4AA1"/>
    <w:rsid w:val="1174634C"/>
    <w:rsid w:val="11750483"/>
    <w:rsid w:val="117EBA24"/>
    <w:rsid w:val="1185311E"/>
    <w:rsid w:val="11891DBD"/>
    <w:rsid w:val="118F181C"/>
    <w:rsid w:val="11A163F5"/>
    <w:rsid w:val="11B04E26"/>
    <w:rsid w:val="11C2A78C"/>
    <w:rsid w:val="11DCD3C2"/>
    <w:rsid w:val="11E12762"/>
    <w:rsid w:val="1205C3F4"/>
    <w:rsid w:val="1208C784"/>
    <w:rsid w:val="1218936E"/>
    <w:rsid w:val="1233A3FD"/>
    <w:rsid w:val="123AFBE7"/>
    <w:rsid w:val="123B3821"/>
    <w:rsid w:val="123F1410"/>
    <w:rsid w:val="124779F0"/>
    <w:rsid w:val="124CD863"/>
    <w:rsid w:val="125A022C"/>
    <w:rsid w:val="125FA428"/>
    <w:rsid w:val="12832294"/>
    <w:rsid w:val="12888A10"/>
    <w:rsid w:val="128F9776"/>
    <w:rsid w:val="12AC56C4"/>
    <w:rsid w:val="12C9F002"/>
    <w:rsid w:val="12CB9D28"/>
    <w:rsid w:val="12EAE2A2"/>
    <w:rsid w:val="12FF0C28"/>
    <w:rsid w:val="1308E04F"/>
    <w:rsid w:val="131033AD"/>
    <w:rsid w:val="131E4A3D"/>
    <w:rsid w:val="132EF6E2"/>
    <w:rsid w:val="1340AFBF"/>
    <w:rsid w:val="1342E74A"/>
    <w:rsid w:val="134677AC"/>
    <w:rsid w:val="1346E909"/>
    <w:rsid w:val="134D868D"/>
    <w:rsid w:val="1359197B"/>
    <w:rsid w:val="135DB6D0"/>
    <w:rsid w:val="135E77ED"/>
    <w:rsid w:val="136CA967"/>
    <w:rsid w:val="136CAF85"/>
    <w:rsid w:val="1375430C"/>
    <w:rsid w:val="1398C18E"/>
    <w:rsid w:val="139A9AB3"/>
    <w:rsid w:val="13C95111"/>
    <w:rsid w:val="13CBC722"/>
    <w:rsid w:val="13CBE8B0"/>
    <w:rsid w:val="13CD9B68"/>
    <w:rsid w:val="13EB6E3C"/>
    <w:rsid w:val="13F90C53"/>
    <w:rsid w:val="140F21CD"/>
    <w:rsid w:val="1428064B"/>
    <w:rsid w:val="142A02BB"/>
    <w:rsid w:val="1433A3A5"/>
    <w:rsid w:val="1440B876"/>
    <w:rsid w:val="14419A98"/>
    <w:rsid w:val="1448B734"/>
    <w:rsid w:val="144AC57E"/>
    <w:rsid w:val="146C7D7F"/>
    <w:rsid w:val="146D5F43"/>
    <w:rsid w:val="146FA2D6"/>
    <w:rsid w:val="148B991C"/>
    <w:rsid w:val="14AFC9E3"/>
    <w:rsid w:val="14AFED07"/>
    <w:rsid w:val="14BC59BB"/>
    <w:rsid w:val="14CCAE7F"/>
    <w:rsid w:val="14D69B67"/>
    <w:rsid w:val="14DD2417"/>
    <w:rsid w:val="14E73676"/>
    <w:rsid w:val="14F5D427"/>
    <w:rsid w:val="14F868CB"/>
    <w:rsid w:val="14FFA4B6"/>
    <w:rsid w:val="15066671"/>
    <w:rsid w:val="150B3B67"/>
    <w:rsid w:val="151953CC"/>
    <w:rsid w:val="15266BC6"/>
    <w:rsid w:val="15280A94"/>
    <w:rsid w:val="152EDE4D"/>
    <w:rsid w:val="153392A9"/>
    <w:rsid w:val="1536597A"/>
    <w:rsid w:val="153B3C58"/>
    <w:rsid w:val="153C8476"/>
    <w:rsid w:val="154781F2"/>
    <w:rsid w:val="155FEF51"/>
    <w:rsid w:val="15668892"/>
    <w:rsid w:val="156B3784"/>
    <w:rsid w:val="1576827D"/>
    <w:rsid w:val="15773632"/>
    <w:rsid w:val="1581F13F"/>
    <w:rsid w:val="1590E088"/>
    <w:rsid w:val="159C862A"/>
    <w:rsid w:val="159D2766"/>
    <w:rsid w:val="15BF1095"/>
    <w:rsid w:val="15CAB41E"/>
    <w:rsid w:val="15DA4F0C"/>
    <w:rsid w:val="15DDFCB3"/>
    <w:rsid w:val="15DEFB79"/>
    <w:rsid w:val="15E38300"/>
    <w:rsid w:val="15EF66DE"/>
    <w:rsid w:val="15F7F1B5"/>
    <w:rsid w:val="1605C6D4"/>
    <w:rsid w:val="16156F94"/>
    <w:rsid w:val="1618EEBB"/>
    <w:rsid w:val="161A29AF"/>
    <w:rsid w:val="1623E138"/>
    <w:rsid w:val="1629F05F"/>
    <w:rsid w:val="162C5059"/>
    <w:rsid w:val="162D0DDB"/>
    <w:rsid w:val="162E3801"/>
    <w:rsid w:val="162EF681"/>
    <w:rsid w:val="162FAFD7"/>
    <w:rsid w:val="163559EC"/>
    <w:rsid w:val="1637DD0D"/>
    <w:rsid w:val="1646FA65"/>
    <w:rsid w:val="164F5A74"/>
    <w:rsid w:val="165B2096"/>
    <w:rsid w:val="1673A8C1"/>
    <w:rsid w:val="167B2E76"/>
    <w:rsid w:val="1686E787"/>
    <w:rsid w:val="168DE402"/>
    <w:rsid w:val="16909DBB"/>
    <w:rsid w:val="16982C4E"/>
    <w:rsid w:val="169D86D4"/>
    <w:rsid w:val="16A7A77E"/>
    <w:rsid w:val="16B5E4E8"/>
    <w:rsid w:val="16BC13A5"/>
    <w:rsid w:val="16BEB981"/>
    <w:rsid w:val="16BF09F1"/>
    <w:rsid w:val="16C66269"/>
    <w:rsid w:val="16CE16C2"/>
    <w:rsid w:val="1703F3ED"/>
    <w:rsid w:val="1708FACF"/>
    <w:rsid w:val="1711AC28"/>
    <w:rsid w:val="1716F760"/>
    <w:rsid w:val="171AF182"/>
    <w:rsid w:val="171F314A"/>
    <w:rsid w:val="1726A1C4"/>
    <w:rsid w:val="173680C5"/>
    <w:rsid w:val="1738BA61"/>
    <w:rsid w:val="17559F6B"/>
    <w:rsid w:val="175BB546"/>
    <w:rsid w:val="1761A37D"/>
    <w:rsid w:val="177AB51B"/>
    <w:rsid w:val="177CAE44"/>
    <w:rsid w:val="17828B1F"/>
    <w:rsid w:val="1783BCD8"/>
    <w:rsid w:val="178FBAFB"/>
    <w:rsid w:val="17938E28"/>
    <w:rsid w:val="1793B619"/>
    <w:rsid w:val="17971FED"/>
    <w:rsid w:val="17A0A5B2"/>
    <w:rsid w:val="17A3A1C2"/>
    <w:rsid w:val="17A74BE6"/>
    <w:rsid w:val="17AB62E9"/>
    <w:rsid w:val="17B6A945"/>
    <w:rsid w:val="17BAF5C2"/>
    <w:rsid w:val="17BE7DF1"/>
    <w:rsid w:val="17C38408"/>
    <w:rsid w:val="17C6105C"/>
    <w:rsid w:val="17C9E07B"/>
    <w:rsid w:val="17CA8043"/>
    <w:rsid w:val="17CC26F7"/>
    <w:rsid w:val="17CEA4E9"/>
    <w:rsid w:val="17DABC1A"/>
    <w:rsid w:val="17E40AAC"/>
    <w:rsid w:val="17E52B4D"/>
    <w:rsid w:val="17EEA75D"/>
    <w:rsid w:val="17F4680F"/>
    <w:rsid w:val="17F6824F"/>
    <w:rsid w:val="17FEA16B"/>
    <w:rsid w:val="1808DEC3"/>
    <w:rsid w:val="1809C69B"/>
    <w:rsid w:val="180A6A53"/>
    <w:rsid w:val="180D2F43"/>
    <w:rsid w:val="1811EB48"/>
    <w:rsid w:val="18129454"/>
    <w:rsid w:val="181A2207"/>
    <w:rsid w:val="183CF295"/>
    <w:rsid w:val="18588B30"/>
    <w:rsid w:val="185D9802"/>
    <w:rsid w:val="18673227"/>
    <w:rsid w:val="1868AF53"/>
    <w:rsid w:val="18704689"/>
    <w:rsid w:val="18719C1A"/>
    <w:rsid w:val="1873D5BA"/>
    <w:rsid w:val="187800E5"/>
    <w:rsid w:val="1895954D"/>
    <w:rsid w:val="18977C8C"/>
    <w:rsid w:val="189C0969"/>
    <w:rsid w:val="18A19195"/>
    <w:rsid w:val="18BDA8C3"/>
    <w:rsid w:val="18C347D9"/>
    <w:rsid w:val="18D01692"/>
    <w:rsid w:val="18DB9047"/>
    <w:rsid w:val="18DDF622"/>
    <w:rsid w:val="18EA7757"/>
    <w:rsid w:val="1910857D"/>
    <w:rsid w:val="19208F70"/>
    <w:rsid w:val="19256EEA"/>
    <w:rsid w:val="1926A4A1"/>
    <w:rsid w:val="192CA8E8"/>
    <w:rsid w:val="1934D4DD"/>
    <w:rsid w:val="19369F1C"/>
    <w:rsid w:val="1972811E"/>
    <w:rsid w:val="1974FAB5"/>
    <w:rsid w:val="19795832"/>
    <w:rsid w:val="197A6A5A"/>
    <w:rsid w:val="19949919"/>
    <w:rsid w:val="199F5F54"/>
    <w:rsid w:val="19A34507"/>
    <w:rsid w:val="19B79A28"/>
    <w:rsid w:val="19BAB4B4"/>
    <w:rsid w:val="19BD6AF8"/>
    <w:rsid w:val="19C953EC"/>
    <w:rsid w:val="19D315D9"/>
    <w:rsid w:val="19DC5832"/>
    <w:rsid w:val="19F00AC8"/>
    <w:rsid w:val="19F4ACEB"/>
    <w:rsid w:val="1A02C9E2"/>
    <w:rsid w:val="1A08A629"/>
    <w:rsid w:val="1A08CA2F"/>
    <w:rsid w:val="1A19A415"/>
    <w:rsid w:val="1A1E4FE0"/>
    <w:rsid w:val="1A1F2B35"/>
    <w:rsid w:val="1A274BD6"/>
    <w:rsid w:val="1A35C7B1"/>
    <w:rsid w:val="1A46B520"/>
    <w:rsid w:val="1A4C0D1D"/>
    <w:rsid w:val="1A4C5351"/>
    <w:rsid w:val="1A656209"/>
    <w:rsid w:val="1A7086F3"/>
    <w:rsid w:val="1A7670C9"/>
    <w:rsid w:val="1A82CF62"/>
    <w:rsid w:val="1A836620"/>
    <w:rsid w:val="1A884F6B"/>
    <w:rsid w:val="1A8C41DC"/>
    <w:rsid w:val="1A99443F"/>
    <w:rsid w:val="1AA108A7"/>
    <w:rsid w:val="1AA3ABEF"/>
    <w:rsid w:val="1AAD5376"/>
    <w:rsid w:val="1AB57D28"/>
    <w:rsid w:val="1AC17BF7"/>
    <w:rsid w:val="1AD254B5"/>
    <w:rsid w:val="1ADE5AFB"/>
    <w:rsid w:val="1AE5AD50"/>
    <w:rsid w:val="1AEAD941"/>
    <w:rsid w:val="1AEF2353"/>
    <w:rsid w:val="1AFD98C5"/>
    <w:rsid w:val="1B205147"/>
    <w:rsid w:val="1B25C937"/>
    <w:rsid w:val="1B356164"/>
    <w:rsid w:val="1B391156"/>
    <w:rsid w:val="1B3E6DFD"/>
    <w:rsid w:val="1B487171"/>
    <w:rsid w:val="1B701ACC"/>
    <w:rsid w:val="1B7E1BB7"/>
    <w:rsid w:val="1B907C32"/>
    <w:rsid w:val="1B99C794"/>
    <w:rsid w:val="1BA29081"/>
    <w:rsid w:val="1BA2E0FE"/>
    <w:rsid w:val="1BB8FD4B"/>
    <w:rsid w:val="1BBFBB95"/>
    <w:rsid w:val="1BC2A682"/>
    <w:rsid w:val="1BC72D1B"/>
    <w:rsid w:val="1BCFB74E"/>
    <w:rsid w:val="1BDFCBB6"/>
    <w:rsid w:val="1BEAA115"/>
    <w:rsid w:val="1BED90E2"/>
    <w:rsid w:val="1BF33676"/>
    <w:rsid w:val="1BF81F9F"/>
    <w:rsid w:val="1C0737BB"/>
    <w:rsid w:val="1C0EAB87"/>
    <w:rsid w:val="1C11D297"/>
    <w:rsid w:val="1C20921B"/>
    <w:rsid w:val="1C26FD1D"/>
    <w:rsid w:val="1C44D5BE"/>
    <w:rsid w:val="1C4B1EAF"/>
    <w:rsid w:val="1C5F8A9C"/>
    <w:rsid w:val="1C644ED9"/>
    <w:rsid w:val="1C740C5D"/>
    <w:rsid w:val="1C82AAC8"/>
    <w:rsid w:val="1C874B52"/>
    <w:rsid w:val="1C8F9396"/>
    <w:rsid w:val="1CA39F51"/>
    <w:rsid w:val="1CAD82AC"/>
    <w:rsid w:val="1CB0F426"/>
    <w:rsid w:val="1CB259B1"/>
    <w:rsid w:val="1CCDC27F"/>
    <w:rsid w:val="1CD9B4C0"/>
    <w:rsid w:val="1CDFAC17"/>
    <w:rsid w:val="1CF276D8"/>
    <w:rsid w:val="1CF3A7B1"/>
    <w:rsid w:val="1CFF4E78"/>
    <w:rsid w:val="1D03BBEF"/>
    <w:rsid w:val="1D0BA3BF"/>
    <w:rsid w:val="1D0BF99C"/>
    <w:rsid w:val="1D11F9BD"/>
    <w:rsid w:val="1D1C0AF1"/>
    <w:rsid w:val="1D1F3FB5"/>
    <w:rsid w:val="1D37254E"/>
    <w:rsid w:val="1D4AF666"/>
    <w:rsid w:val="1D4C4437"/>
    <w:rsid w:val="1D5A154B"/>
    <w:rsid w:val="1D7097C9"/>
    <w:rsid w:val="1D87012B"/>
    <w:rsid w:val="1DA7B9C8"/>
    <w:rsid w:val="1DB05547"/>
    <w:rsid w:val="1DB38E52"/>
    <w:rsid w:val="1DB97BC0"/>
    <w:rsid w:val="1DC3295C"/>
    <w:rsid w:val="1DF2EB7A"/>
    <w:rsid w:val="1DF60081"/>
    <w:rsid w:val="1E039590"/>
    <w:rsid w:val="1E145539"/>
    <w:rsid w:val="1E1764BD"/>
    <w:rsid w:val="1E250459"/>
    <w:rsid w:val="1E29EC6B"/>
    <w:rsid w:val="1E4DC8B6"/>
    <w:rsid w:val="1E53AC03"/>
    <w:rsid w:val="1E6FAAC8"/>
    <w:rsid w:val="1E801F9B"/>
    <w:rsid w:val="1E828D64"/>
    <w:rsid w:val="1E83E7F5"/>
    <w:rsid w:val="1E86C48A"/>
    <w:rsid w:val="1EABCE91"/>
    <w:rsid w:val="1EB426AA"/>
    <w:rsid w:val="1EB67F0D"/>
    <w:rsid w:val="1EBD0F54"/>
    <w:rsid w:val="1EC3CF3C"/>
    <w:rsid w:val="1ED24EAB"/>
    <w:rsid w:val="1ED7239B"/>
    <w:rsid w:val="1EE53A17"/>
    <w:rsid w:val="1EF05C12"/>
    <w:rsid w:val="1EF63183"/>
    <w:rsid w:val="1EF7FB72"/>
    <w:rsid w:val="1EFD503A"/>
    <w:rsid w:val="1F087625"/>
    <w:rsid w:val="1F27CBFD"/>
    <w:rsid w:val="1F2CE3D4"/>
    <w:rsid w:val="1F37712D"/>
    <w:rsid w:val="1F46899A"/>
    <w:rsid w:val="1F519734"/>
    <w:rsid w:val="1F5B6120"/>
    <w:rsid w:val="1F5FE420"/>
    <w:rsid w:val="1F6410A6"/>
    <w:rsid w:val="1F7582E8"/>
    <w:rsid w:val="1F9E8682"/>
    <w:rsid w:val="1FC47E11"/>
    <w:rsid w:val="1FC4F878"/>
    <w:rsid w:val="1FCE7DDD"/>
    <w:rsid w:val="1FD5F2C8"/>
    <w:rsid w:val="1FF501B5"/>
    <w:rsid w:val="200675C6"/>
    <w:rsid w:val="2006AFE9"/>
    <w:rsid w:val="20152A69"/>
    <w:rsid w:val="201F0812"/>
    <w:rsid w:val="20208713"/>
    <w:rsid w:val="20345B0C"/>
    <w:rsid w:val="20355E9D"/>
    <w:rsid w:val="2039D62F"/>
    <w:rsid w:val="204210DA"/>
    <w:rsid w:val="204D756B"/>
    <w:rsid w:val="206B6FDA"/>
    <w:rsid w:val="2075CED6"/>
    <w:rsid w:val="209470E4"/>
    <w:rsid w:val="2097E280"/>
    <w:rsid w:val="209A5D8B"/>
    <w:rsid w:val="20A51247"/>
    <w:rsid w:val="20A78232"/>
    <w:rsid w:val="20B6EC44"/>
    <w:rsid w:val="20BB161F"/>
    <w:rsid w:val="20D453D8"/>
    <w:rsid w:val="20E8298D"/>
    <w:rsid w:val="20F0BA11"/>
    <w:rsid w:val="20FDCA1F"/>
    <w:rsid w:val="210670CF"/>
    <w:rsid w:val="21094EB0"/>
    <w:rsid w:val="2109B040"/>
    <w:rsid w:val="2117517A"/>
    <w:rsid w:val="211832C9"/>
    <w:rsid w:val="211EF4AD"/>
    <w:rsid w:val="2124E484"/>
    <w:rsid w:val="21257288"/>
    <w:rsid w:val="212EB4EE"/>
    <w:rsid w:val="21437EC3"/>
    <w:rsid w:val="21499BC6"/>
    <w:rsid w:val="2166AB6D"/>
    <w:rsid w:val="21897D4A"/>
    <w:rsid w:val="2189C2FB"/>
    <w:rsid w:val="21905B83"/>
    <w:rsid w:val="219AC976"/>
    <w:rsid w:val="219C2627"/>
    <w:rsid w:val="21BCC413"/>
    <w:rsid w:val="21E1FFE3"/>
    <w:rsid w:val="21E4EE4D"/>
    <w:rsid w:val="21F35E78"/>
    <w:rsid w:val="220717E6"/>
    <w:rsid w:val="2209B9E2"/>
    <w:rsid w:val="220CD47D"/>
    <w:rsid w:val="221AB1A9"/>
    <w:rsid w:val="221F5D57"/>
    <w:rsid w:val="222215DA"/>
    <w:rsid w:val="222870EA"/>
    <w:rsid w:val="223957BE"/>
    <w:rsid w:val="2241EADF"/>
    <w:rsid w:val="22440284"/>
    <w:rsid w:val="2244551C"/>
    <w:rsid w:val="224C1BF2"/>
    <w:rsid w:val="22627403"/>
    <w:rsid w:val="2262EA5F"/>
    <w:rsid w:val="2266E794"/>
    <w:rsid w:val="227AE40A"/>
    <w:rsid w:val="22918939"/>
    <w:rsid w:val="22936A34"/>
    <w:rsid w:val="22B26A6D"/>
    <w:rsid w:val="22BD823A"/>
    <w:rsid w:val="22CAB1AF"/>
    <w:rsid w:val="22DE01B9"/>
    <w:rsid w:val="22E060F5"/>
    <w:rsid w:val="22F36608"/>
    <w:rsid w:val="22F8A0FC"/>
    <w:rsid w:val="22F9A454"/>
    <w:rsid w:val="22FC8CEC"/>
    <w:rsid w:val="2302E5A7"/>
    <w:rsid w:val="230307D0"/>
    <w:rsid w:val="231CC699"/>
    <w:rsid w:val="232808D5"/>
    <w:rsid w:val="232A520F"/>
    <w:rsid w:val="2331619F"/>
    <w:rsid w:val="2333B73A"/>
    <w:rsid w:val="233905F9"/>
    <w:rsid w:val="2352DE34"/>
    <w:rsid w:val="235470E5"/>
    <w:rsid w:val="235893E6"/>
    <w:rsid w:val="235BF27A"/>
    <w:rsid w:val="23684C23"/>
    <w:rsid w:val="2369AE11"/>
    <w:rsid w:val="236FC60B"/>
    <w:rsid w:val="23780EC8"/>
    <w:rsid w:val="237E3F92"/>
    <w:rsid w:val="237E7C52"/>
    <w:rsid w:val="238485F7"/>
    <w:rsid w:val="23869F9D"/>
    <w:rsid w:val="238CC132"/>
    <w:rsid w:val="239140C7"/>
    <w:rsid w:val="23A950B1"/>
    <w:rsid w:val="23AB2996"/>
    <w:rsid w:val="23B07185"/>
    <w:rsid w:val="23B58026"/>
    <w:rsid w:val="23C9CBE7"/>
    <w:rsid w:val="23D64638"/>
    <w:rsid w:val="23E6C87A"/>
    <w:rsid w:val="23EC5BA3"/>
    <w:rsid w:val="2405609E"/>
    <w:rsid w:val="240AEBA0"/>
    <w:rsid w:val="2410ED27"/>
    <w:rsid w:val="24214C10"/>
    <w:rsid w:val="24429538"/>
    <w:rsid w:val="2447B886"/>
    <w:rsid w:val="244D562B"/>
    <w:rsid w:val="24505A60"/>
    <w:rsid w:val="245D71C2"/>
    <w:rsid w:val="2478046E"/>
    <w:rsid w:val="247B0E5F"/>
    <w:rsid w:val="247E8201"/>
    <w:rsid w:val="248A20A3"/>
    <w:rsid w:val="248D0EB5"/>
    <w:rsid w:val="2491391C"/>
    <w:rsid w:val="24948D15"/>
    <w:rsid w:val="249D61DF"/>
    <w:rsid w:val="24A56FE4"/>
    <w:rsid w:val="24B6C8AD"/>
    <w:rsid w:val="24B8C8D0"/>
    <w:rsid w:val="24C4FBB7"/>
    <w:rsid w:val="24D060D0"/>
    <w:rsid w:val="24D75EA0"/>
    <w:rsid w:val="24D8E3DD"/>
    <w:rsid w:val="24DA1B36"/>
    <w:rsid w:val="2504990D"/>
    <w:rsid w:val="25059DB5"/>
    <w:rsid w:val="2513C966"/>
    <w:rsid w:val="251C7914"/>
    <w:rsid w:val="25282804"/>
    <w:rsid w:val="25290CF6"/>
    <w:rsid w:val="25294CB7"/>
    <w:rsid w:val="2529F296"/>
    <w:rsid w:val="252A8B6B"/>
    <w:rsid w:val="2531E391"/>
    <w:rsid w:val="25378E5F"/>
    <w:rsid w:val="253EB19C"/>
    <w:rsid w:val="254150BC"/>
    <w:rsid w:val="2545E6F4"/>
    <w:rsid w:val="25506702"/>
    <w:rsid w:val="255698C8"/>
    <w:rsid w:val="255D3F61"/>
    <w:rsid w:val="255E9F96"/>
    <w:rsid w:val="255F2A95"/>
    <w:rsid w:val="2565BA3A"/>
    <w:rsid w:val="2569A560"/>
    <w:rsid w:val="25751F80"/>
    <w:rsid w:val="2581A006"/>
    <w:rsid w:val="2594D8B6"/>
    <w:rsid w:val="25A39C52"/>
    <w:rsid w:val="25AC93F5"/>
    <w:rsid w:val="25AEE18F"/>
    <w:rsid w:val="25B9C188"/>
    <w:rsid w:val="25C46602"/>
    <w:rsid w:val="25C7B6F6"/>
    <w:rsid w:val="25D38AC3"/>
    <w:rsid w:val="25DA1F40"/>
    <w:rsid w:val="25DFC30B"/>
    <w:rsid w:val="26000EA5"/>
    <w:rsid w:val="261005A1"/>
    <w:rsid w:val="2616BA43"/>
    <w:rsid w:val="261C3A71"/>
    <w:rsid w:val="261D65BE"/>
    <w:rsid w:val="26216B8E"/>
    <w:rsid w:val="2636B395"/>
    <w:rsid w:val="264DDD0C"/>
    <w:rsid w:val="26628DAC"/>
    <w:rsid w:val="26637B8C"/>
    <w:rsid w:val="268E7597"/>
    <w:rsid w:val="268E7ECE"/>
    <w:rsid w:val="2697AA8A"/>
    <w:rsid w:val="26A620EE"/>
    <w:rsid w:val="26BB3754"/>
    <w:rsid w:val="26EE28A5"/>
    <w:rsid w:val="26F06DC7"/>
    <w:rsid w:val="27026A68"/>
    <w:rsid w:val="2720AAF6"/>
    <w:rsid w:val="27238DDF"/>
    <w:rsid w:val="2725BAA0"/>
    <w:rsid w:val="27386E62"/>
    <w:rsid w:val="273892CF"/>
    <w:rsid w:val="273A6415"/>
    <w:rsid w:val="273ACF42"/>
    <w:rsid w:val="273F0F2A"/>
    <w:rsid w:val="274C8EC5"/>
    <w:rsid w:val="277576D5"/>
    <w:rsid w:val="27874831"/>
    <w:rsid w:val="278B3CA9"/>
    <w:rsid w:val="27BCD6BF"/>
    <w:rsid w:val="27C4B75F"/>
    <w:rsid w:val="27CAD944"/>
    <w:rsid w:val="27D17E01"/>
    <w:rsid w:val="27DB1D65"/>
    <w:rsid w:val="27EE433F"/>
    <w:rsid w:val="27F2F5FF"/>
    <w:rsid w:val="27F613F1"/>
    <w:rsid w:val="27FDE128"/>
    <w:rsid w:val="281A72B7"/>
    <w:rsid w:val="281CBC01"/>
    <w:rsid w:val="28204B37"/>
    <w:rsid w:val="2826F785"/>
    <w:rsid w:val="2831DCF0"/>
    <w:rsid w:val="28425B61"/>
    <w:rsid w:val="28579A5B"/>
    <w:rsid w:val="2859F194"/>
    <w:rsid w:val="285E8252"/>
    <w:rsid w:val="285E87D3"/>
    <w:rsid w:val="2865AB93"/>
    <w:rsid w:val="28748BF6"/>
    <w:rsid w:val="28884E2C"/>
    <w:rsid w:val="28913590"/>
    <w:rsid w:val="28BD84BC"/>
    <w:rsid w:val="28C19828"/>
    <w:rsid w:val="28C94377"/>
    <w:rsid w:val="28CF054D"/>
    <w:rsid w:val="28D37DA3"/>
    <w:rsid w:val="28D5F1A9"/>
    <w:rsid w:val="28D7241D"/>
    <w:rsid w:val="28DA08D3"/>
    <w:rsid w:val="28F74D0B"/>
    <w:rsid w:val="29081348"/>
    <w:rsid w:val="290B0B93"/>
    <w:rsid w:val="29128D1A"/>
    <w:rsid w:val="2918174F"/>
    <w:rsid w:val="291FBA83"/>
    <w:rsid w:val="29274E56"/>
    <w:rsid w:val="2929B03F"/>
    <w:rsid w:val="2945AA72"/>
    <w:rsid w:val="294EB129"/>
    <w:rsid w:val="29573825"/>
    <w:rsid w:val="295CFB8C"/>
    <w:rsid w:val="2973FA58"/>
    <w:rsid w:val="29A092F5"/>
    <w:rsid w:val="29B172FF"/>
    <w:rsid w:val="29CB471C"/>
    <w:rsid w:val="29D6103A"/>
    <w:rsid w:val="29D80EF4"/>
    <w:rsid w:val="29E262B6"/>
    <w:rsid w:val="29EC9744"/>
    <w:rsid w:val="29EFFC4F"/>
    <w:rsid w:val="29F67CA9"/>
    <w:rsid w:val="2A0286A0"/>
    <w:rsid w:val="2A0644BD"/>
    <w:rsid w:val="2A0F6ACD"/>
    <w:rsid w:val="2A249DD9"/>
    <w:rsid w:val="2A2F92C0"/>
    <w:rsid w:val="2A43EE31"/>
    <w:rsid w:val="2A575412"/>
    <w:rsid w:val="2A5B5AB6"/>
    <w:rsid w:val="2A633162"/>
    <w:rsid w:val="2A6AEED3"/>
    <w:rsid w:val="2A7BB53E"/>
    <w:rsid w:val="2A8A51E9"/>
    <w:rsid w:val="2A9AF282"/>
    <w:rsid w:val="2AA1450D"/>
    <w:rsid w:val="2AA267A8"/>
    <w:rsid w:val="2AAA9AAE"/>
    <w:rsid w:val="2AB7602F"/>
    <w:rsid w:val="2ACD82D0"/>
    <w:rsid w:val="2AD9A30D"/>
    <w:rsid w:val="2ADB362E"/>
    <w:rsid w:val="2AF09A03"/>
    <w:rsid w:val="2AF2ED76"/>
    <w:rsid w:val="2AFDCB49"/>
    <w:rsid w:val="2AFED762"/>
    <w:rsid w:val="2B157F36"/>
    <w:rsid w:val="2B264605"/>
    <w:rsid w:val="2B2B3112"/>
    <w:rsid w:val="2B374EB7"/>
    <w:rsid w:val="2B3D6E47"/>
    <w:rsid w:val="2B5FB6D7"/>
    <w:rsid w:val="2B7E4F5C"/>
    <w:rsid w:val="2BA5E2CD"/>
    <w:rsid w:val="2BA970F7"/>
    <w:rsid w:val="2BB454A9"/>
    <w:rsid w:val="2BB7AC51"/>
    <w:rsid w:val="2BCDA46A"/>
    <w:rsid w:val="2BD12430"/>
    <w:rsid w:val="2BD4964A"/>
    <w:rsid w:val="2BD57CCD"/>
    <w:rsid w:val="2BDB82DE"/>
    <w:rsid w:val="2BE3DB64"/>
    <w:rsid w:val="2BE8D7D1"/>
    <w:rsid w:val="2C04447C"/>
    <w:rsid w:val="2C06E3BA"/>
    <w:rsid w:val="2C10CEAB"/>
    <w:rsid w:val="2C132875"/>
    <w:rsid w:val="2C16774D"/>
    <w:rsid w:val="2C1AC18C"/>
    <w:rsid w:val="2C1DF060"/>
    <w:rsid w:val="2C28E4D1"/>
    <w:rsid w:val="2C415318"/>
    <w:rsid w:val="2C4860F6"/>
    <w:rsid w:val="2C541637"/>
    <w:rsid w:val="2C5A7E26"/>
    <w:rsid w:val="2C71C408"/>
    <w:rsid w:val="2C767E09"/>
    <w:rsid w:val="2C8D8D49"/>
    <w:rsid w:val="2C990328"/>
    <w:rsid w:val="2C9CE5CF"/>
    <w:rsid w:val="2CA663A6"/>
    <w:rsid w:val="2CAC8825"/>
    <w:rsid w:val="2CB08398"/>
    <w:rsid w:val="2CB15FCA"/>
    <w:rsid w:val="2CC04D0E"/>
    <w:rsid w:val="2CD31B47"/>
    <w:rsid w:val="2CD45DCF"/>
    <w:rsid w:val="2CF63AC3"/>
    <w:rsid w:val="2D04A37C"/>
    <w:rsid w:val="2D0D5C53"/>
    <w:rsid w:val="2D122AE6"/>
    <w:rsid w:val="2D13A7F3"/>
    <w:rsid w:val="2D185D2A"/>
    <w:rsid w:val="2D1983A6"/>
    <w:rsid w:val="2D1A0378"/>
    <w:rsid w:val="2D2990E0"/>
    <w:rsid w:val="2D2E7241"/>
    <w:rsid w:val="2D3D9003"/>
    <w:rsid w:val="2D5BDC3C"/>
    <w:rsid w:val="2D5ECE90"/>
    <w:rsid w:val="2D7B50DB"/>
    <w:rsid w:val="2D8E8EE8"/>
    <w:rsid w:val="2D92BD08"/>
    <w:rsid w:val="2D985589"/>
    <w:rsid w:val="2D9996DA"/>
    <w:rsid w:val="2D9D8CD8"/>
    <w:rsid w:val="2DA7D73A"/>
    <w:rsid w:val="2DB1F3AC"/>
    <w:rsid w:val="2DD792F4"/>
    <w:rsid w:val="2DF135FF"/>
    <w:rsid w:val="2DFFC65D"/>
    <w:rsid w:val="2E032CD4"/>
    <w:rsid w:val="2E0A08F9"/>
    <w:rsid w:val="2E10F5E1"/>
    <w:rsid w:val="2E1A3499"/>
    <w:rsid w:val="2E1AAFCE"/>
    <w:rsid w:val="2E38053D"/>
    <w:rsid w:val="2E3E9440"/>
    <w:rsid w:val="2E53393B"/>
    <w:rsid w:val="2E5836D3"/>
    <w:rsid w:val="2E586BEE"/>
    <w:rsid w:val="2E5946EA"/>
    <w:rsid w:val="2E607634"/>
    <w:rsid w:val="2E645CD8"/>
    <w:rsid w:val="2E8A5B37"/>
    <w:rsid w:val="2EAB5FFA"/>
    <w:rsid w:val="2EB0BD70"/>
    <w:rsid w:val="2EBB4E87"/>
    <w:rsid w:val="2EC2D73D"/>
    <w:rsid w:val="2ED5ED76"/>
    <w:rsid w:val="2EEB11AB"/>
    <w:rsid w:val="2EF53F79"/>
    <w:rsid w:val="2EFABF35"/>
    <w:rsid w:val="2F0FDE38"/>
    <w:rsid w:val="2F23AE00"/>
    <w:rsid w:val="2F2E4815"/>
    <w:rsid w:val="2F2E4E00"/>
    <w:rsid w:val="2F300660"/>
    <w:rsid w:val="2F3454C9"/>
    <w:rsid w:val="2F43A4B4"/>
    <w:rsid w:val="2F446D95"/>
    <w:rsid w:val="2F45FA28"/>
    <w:rsid w:val="2F4829E8"/>
    <w:rsid w:val="2F486DF0"/>
    <w:rsid w:val="2F729115"/>
    <w:rsid w:val="2F7860FD"/>
    <w:rsid w:val="2F791EC9"/>
    <w:rsid w:val="2F87C199"/>
    <w:rsid w:val="2F8CD3A0"/>
    <w:rsid w:val="2F8E604E"/>
    <w:rsid w:val="2F94F75E"/>
    <w:rsid w:val="2F98F3C0"/>
    <w:rsid w:val="2F9A8F60"/>
    <w:rsid w:val="2F9DEAA7"/>
    <w:rsid w:val="2FA75628"/>
    <w:rsid w:val="2FD6B8BA"/>
    <w:rsid w:val="2FDE41B3"/>
    <w:rsid w:val="2FEE6E11"/>
    <w:rsid w:val="2FEFD825"/>
    <w:rsid w:val="2FF1CD40"/>
    <w:rsid w:val="2FF6948B"/>
    <w:rsid w:val="3007A581"/>
    <w:rsid w:val="300AE5AA"/>
    <w:rsid w:val="300F371B"/>
    <w:rsid w:val="3016AE9F"/>
    <w:rsid w:val="301E26B5"/>
    <w:rsid w:val="3025849C"/>
    <w:rsid w:val="302B82F9"/>
    <w:rsid w:val="30354939"/>
    <w:rsid w:val="3038454B"/>
    <w:rsid w:val="3038A598"/>
    <w:rsid w:val="30399503"/>
    <w:rsid w:val="303F8E65"/>
    <w:rsid w:val="30600FCB"/>
    <w:rsid w:val="3064A579"/>
    <w:rsid w:val="306A1221"/>
    <w:rsid w:val="3095D34B"/>
    <w:rsid w:val="309CF8EF"/>
    <w:rsid w:val="309F7FA7"/>
    <w:rsid w:val="30A54BA6"/>
    <w:rsid w:val="30A7F107"/>
    <w:rsid w:val="30AD0A56"/>
    <w:rsid w:val="30B54625"/>
    <w:rsid w:val="30BA025E"/>
    <w:rsid w:val="30C1D9FC"/>
    <w:rsid w:val="30C349D2"/>
    <w:rsid w:val="30DBAB7A"/>
    <w:rsid w:val="30DCF2DE"/>
    <w:rsid w:val="30DF7515"/>
    <w:rsid w:val="30EFEB72"/>
    <w:rsid w:val="30F104D2"/>
    <w:rsid w:val="310214CE"/>
    <w:rsid w:val="31093F23"/>
    <w:rsid w:val="311839BB"/>
    <w:rsid w:val="311BD897"/>
    <w:rsid w:val="311C0A16"/>
    <w:rsid w:val="31271B40"/>
    <w:rsid w:val="312A6EA1"/>
    <w:rsid w:val="3132111E"/>
    <w:rsid w:val="31350C14"/>
    <w:rsid w:val="3144F379"/>
    <w:rsid w:val="3148A93E"/>
    <w:rsid w:val="3162CDEB"/>
    <w:rsid w:val="3164C5DB"/>
    <w:rsid w:val="3174A815"/>
    <w:rsid w:val="318124B5"/>
    <w:rsid w:val="318C5C7E"/>
    <w:rsid w:val="3198E1F8"/>
    <w:rsid w:val="319E4998"/>
    <w:rsid w:val="31A1B393"/>
    <w:rsid w:val="31A6F8B6"/>
    <w:rsid w:val="31A79C45"/>
    <w:rsid w:val="31AD8CFA"/>
    <w:rsid w:val="31AEE3B2"/>
    <w:rsid w:val="31C267FD"/>
    <w:rsid w:val="31C5ABBD"/>
    <w:rsid w:val="31CAB5F1"/>
    <w:rsid w:val="31CB1471"/>
    <w:rsid w:val="31E4A6C1"/>
    <w:rsid w:val="31E8ECBA"/>
    <w:rsid w:val="31F9391E"/>
    <w:rsid w:val="3207019F"/>
    <w:rsid w:val="320ACA54"/>
    <w:rsid w:val="32119433"/>
    <w:rsid w:val="3217C8D0"/>
    <w:rsid w:val="321AAA2C"/>
    <w:rsid w:val="321E4559"/>
    <w:rsid w:val="322E83EF"/>
    <w:rsid w:val="323BEE8E"/>
    <w:rsid w:val="3241A370"/>
    <w:rsid w:val="324B7AD5"/>
    <w:rsid w:val="324F219A"/>
    <w:rsid w:val="3253078E"/>
    <w:rsid w:val="325ED194"/>
    <w:rsid w:val="326A12B7"/>
    <w:rsid w:val="3285EBEB"/>
    <w:rsid w:val="3297B96B"/>
    <w:rsid w:val="32A7EFAA"/>
    <w:rsid w:val="32C572A0"/>
    <w:rsid w:val="32CF57BF"/>
    <w:rsid w:val="32D8B66B"/>
    <w:rsid w:val="32E158FA"/>
    <w:rsid w:val="32F73469"/>
    <w:rsid w:val="32FD30E9"/>
    <w:rsid w:val="3307A2D5"/>
    <w:rsid w:val="330E9698"/>
    <w:rsid w:val="33162DD3"/>
    <w:rsid w:val="33368C48"/>
    <w:rsid w:val="33406694"/>
    <w:rsid w:val="3368FD42"/>
    <w:rsid w:val="336C65ED"/>
    <w:rsid w:val="33898DD0"/>
    <w:rsid w:val="33930AAF"/>
    <w:rsid w:val="3394E595"/>
    <w:rsid w:val="339DC10B"/>
    <w:rsid w:val="33A3E9DC"/>
    <w:rsid w:val="33B8E16F"/>
    <w:rsid w:val="33C6285E"/>
    <w:rsid w:val="33C68B34"/>
    <w:rsid w:val="33CB447C"/>
    <w:rsid w:val="33E74B36"/>
    <w:rsid w:val="33E7BC8A"/>
    <w:rsid w:val="33F788DE"/>
    <w:rsid w:val="33FA0D2F"/>
    <w:rsid w:val="3412318C"/>
    <w:rsid w:val="341D26AC"/>
    <w:rsid w:val="34208EFD"/>
    <w:rsid w:val="34312094"/>
    <w:rsid w:val="34392E71"/>
    <w:rsid w:val="345E37D5"/>
    <w:rsid w:val="346A6ACE"/>
    <w:rsid w:val="346FD0CE"/>
    <w:rsid w:val="347756F2"/>
    <w:rsid w:val="3486AD34"/>
    <w:rsid w:val="348B63E5"/>
    <w:rsid w:val="34A005CE"/>
    <w:rsid w:val="34A11B43"/>
    <w:rsid w:val="34B931CF"/>
    <w:rsid w:val="34BD8341"/>
    <w:rsid w:val="34C87E89"/>
    <w:rsid w:val="34D0B77E"/>
    <w:rsid w:val="34DC7DC1"/>
    <w:rsid w:val="34E19347"/>
    <w:rsid w:val="34E499F2"/>
    <w:rsid w:val="34ECD063"/>
    <w:rsid w:val="34EDA257"/>
    <w:rsid w:val="34EF0F0F"/>
    <w:rsid w:val="34F92E13"/>
    <w:rsid w:val="34FB3F47"/>
    <w:rsid w:val="351CEE47"/>
    <w:rsid w:val="3528CCDC"/>
    <w:rsid w:val="353A1977"/>
    <w:rsid w:val="35438A53"/>
    <w:rsid w:val="3552F1F2"/>
    <w:rsid w:val="356FFF25"/>
    <w:rsid w:val="3574F9D2"/>
    <w:rsid w:val="3576E08C"/>
    <w:rsid w:val="357E61F7"/>
    <w:rsid w:val="357F9F40"/>
    <w:rsid w:val="35A72388"/>
    <w:rsid w:val="35BF29B6"/>
    <w:rsid w:val="35CB61AE"/>
    <w:rsid w:val="35DA59B1"/>
    <w:rsid w:val="35EC25F6"/>
    <w:rsid w:val="35F4BF03"/>
    <w:rsid w:val="35F4D80E"/>
    <w:rsid w:val="35F8DD05"/>
    <w:rsid w:val="35FE2836"/>
    <w:rsid w:val="3600E3E4"/>
    <w:rsid w:val="360979C6"/>
    <w:rsid w:val="361901A9"/>
    <w:rsid w:val="3625572A"/>
    <w:rsid w:val="3639DBA5"/>
    <w:rsid w:val="363F1798"/>
    <w:rsid w:val="3642A49E"/>
    <w:rsid w:val="364DDF5D"/>
    <w:rsid w:val="3666FBCE"/>
    <w:rsid w:val="3678CEE1"/>
    <w:rsid w:val="367D4F95"/>
    <w:rsid w:val="3682B275"/>
    <w:rsid w:val="369E830E"/>
    <w:rsid w:val="36A65200"/>
    <w:rsid w:val="36B11EEC"/>
    <w:rsid w:val="36B38600"/>
    <w:rsid w:val="36C38D6A"/>
    <w:rsid w:val="36CA9626"/>
    <w:rsid w:val="36DF0FD1"/>
    <w:rsid w:val="36F62FEB"/>
    <w:rsid w:val="36F6565A"/>
    <w:rsid w:val="36F6D444"/>
    <w:rsid w:val="36F85FD8"/>
    <w:rsid w:val="36F87A2B"/>
    <w:rsid w:val="36FBDF6F"/>
    <w:rsid w:val="37048970"/>
    <w:rsid w:val="3712F468"/>
    <w:rsid w:val="371D48A5"/>
    <w:rsid w:val="3725DBF7"/>
    <w:rsid w:val="3748DAD1"/>
    <w:rsid w:val="374E0C1D"/>
    <w:rsid w:val="374E4F87"/>
    <w:rsid w:val="374F1549"/>
    <w:rsid w:val="376907C2"/>
    <w:rsid w:val="37730A8D"/>
    <w:rsid w:val="377609B2"/>
    <w:rsid w:val="37867674"/>
    <w:rsid w:val="378854CB"/>
    <w:rsid w:val="378C0303"/>
    <w:rsid w:val="37A90B72"/>
    <w:rsid w:val="37BFE3A8"/>
    <w:rsid w:val="37C14569"/>
    <w:rsid w:val="37CC33ED"/>
    <w:rsid w:val="37D225E3"/>
    <w:rsid w:val="37D67AF8"/>
    <w:rsid w:val="37F3CFA2"/>
    <w:rsid w:val="380928A5"/>
    <w:rsid w:val="382638AB"/>
    <w:rsid w:val="3827015F"/>
    <w:rsid w:val="382D00B1"/>
    <w:rsid w:val="383BA8A4"/>
    <w:rsid w:val="38417EA6"/>
    <w:rsid w:val="384D9AC4"/>
    <w:rsid w:val="38693BF7"/>
    <w:rsid w:val="3869CD20"/>
    <w:rsid w:val="387988E7"/>
    <w:rsid w:val="3880385A"/>
    <w:rsid w:val="388D4A13"/>
    <w:rsid w:val="388FF4B0"/>
    <w:rsid w:val="389401D0"/>
    <w:rsid w:val="389E2510"/>
    <w:rsid w:val="389F28E3"/>
    <w:rsid w:val="38A727F9"/>
    <w:rsid w:val="38BAEABE"/>
    <w:rsid w:val="38CA6ED9"/>
    <w:rsid w:val="38CE01CC"/>
    <w:rsid w:val="38CF7B51"/>
    <w:rsid w:val="38D56D11"/>
    <w:rsid w:val="38EEC344"/>
    <w:rsid w:val="38F2620A"/>
    <w:rsid w:val="38F3043A"/>
    <w:rsid w:val="3900F762"/>
    <w:rsid w:val="3908100D"/>
    <w:rsid w:val="390F1C62"/>
    <w:rsid w:val="3917E6CD"/>
    <w:rsid w:val="3926EAC5"/>
    <w:rsid w:val="3929D8E1"/>
    <w:rsid w:val="39335A43"/>
    <w:rsid w:val="3940B8C0"/>
    <w:rsid w:val="3945CAAA"/>
    <w:rsid w:val="3950A708"/>
    <w:rsid w:val="395104F7"/>
    <w:rsid w:val="3976DAEB"/>
    <w:rsid w:val="39846FE1"/>
    <w:rsid w:val="3986664C"/>
    <w:rsid w:val="3997DA59"/>
    <w:rsid w:val="399831E8"/>
    <w:rsid w:val="399D6D4D"/>
    <w:rsid w:val="39A90312"/>
    <w:rsid w:val="39B6FC01"/>
    <w:rsid w:val="39BB5E63"/>
    <w:rsid w:val="39BECA71"/>
    <w:rsid w:val="39C8062C"/>
    <w:rsid w:val="39CFADC5"/>
    <w:rsid w:val="39D4343F"/>
    <w:rsid w:val="39D4A729"/>
    <w:rsid w:val="39E47467"/>
    <w:rsid w:val="39E71546"/>
    <w:rsid w:val="39F463E5"/>
    <w:rsid w:val="39F9CE46"/>
    <w:rsid w:val="3A043B7D"/>
    <w:rsid w:val="3A062670"/>
    <w:rsid w:val="3A0B8529"/>
    <w:rsid w:val="3A0BCE2B"/>
    <w:rsid w:val="3A0C438E"/>
    <w:rsid w:val="3A1A2A5F"/>
    <w:rsid w:val="3A1F7636"/>
    <w:rsid w:val="3A36A09E"/>
    <w:rsid w:val="3A46973B"/>
    <w:rsid w:val="3A557F6F"/>
    <w:rsid w:val="3A5AA801"/>
    <w:rsid w:val="3A5EC15E"/>
    <w:rsid w:val="3A6BBFA6"/>
    <w:rsid w:val="3A6E3342"/>
    <w:rsid w:val="3A8717F3"/>
    <w:rsid w:val="3A915155"/>
    <w:rsid w:val="3AA3E06E"/>
    <w:rsid w:val="3AA81BD2"/>
    <w:rsid w:val="3AAAF701"/>
    <w:rsid w:val="3AB725EB"/>
    <w:rsid w:val="3AC81660"/>
    <w:rsid w:val="3AD46842"/>
    <w:rsid w:val="3ADA4B97"/>
    <w:rsid w:val="3AE2A159"/>
    <w:rsid w:val="3AE3614C"/>
    <w:rsid w:val="3AEDA90B"/>
    <w:rsid w:val="3AF8D0CD"/>
    <w:rsid w:val="3B015786"/>
    <w:rsid w:val="3B031FB8"/>
    <w:rsid w:val="3B0C73C7"/>
    <w:rsid w:val="3B0EBF03"/>
    <w:rsid w:val="3B0FFF19"/>
    <w:rsid w:val="3B14D1D2"/>
    <w:rsid w:val="3B1D315B"/>
    <w:rsid w:val="3B215C2C"/>
    <w:rsid w:val="3B230E7E"/>
    <w:rsid w:val="3B2483DE"/>
    <w:rsid w:val="3B406B47"/>
    <w:rsid w:val="3B4A4FAD"/>
    <w:rsid w:val="3B51CCCB"/>
    <w:rsid w:val="3B6350DB"/>
    <w:rsid w:val="3B640459"/>
    <w:rsid w:val="3B73A6F5"/>
    <w:rsid w:val="3B81A15B"/>
    <w:rsid w:val="3B89EE6D"/>
    <w:rsid w:val="3B924524"/>
    <w:rsid w:val="3B9E6DF5"/>
    <w:rsid w:val="3BA07C53"/>
    <w:rsid w:val="3BA813EF"/>
    <w:rsid w:val="3BC72389"/>
    <w:rsid w:val="3BCEDF4F"/>
    <w:rsid w:val="3BD35983"/>
    <w:rsid w:val="3BF14FD0"/>
    <w:rsid w:val="3BF178B9"/>
    <w:rsid w:val="3C030321"/>
    <w:rsid w:val="3C18A2D9"/>
    <w:rsid w:val="3C269A28"/>
    <w:rsid w:val="3C30215E"/>
    <w:rsid w:val="3C4CCD02"/>
    <w:rsid w:val="3C7F4EAC"/>
    <w:rsid w:val="3C87F48C"/>
    <w:rsid w:val="3CA990C2"/>
    <w:rsid w:val="3CADFB54"/>
    <w:rsid w:val="3CB6F892"/>
    <w:rsid w:val="3CBD9986"/>
    <w:rsid w:val="3CBFC1FF"/>
    <w:rsid w:val="3CC60ECF"/>
    <w:rsid w:val="3CC8CAC8"/>
    <w:rsid w:val="3CD1173A"/>
    <w:rsid w:val="3CDF2F56"/>
    <w:rsid w:val="3CE681EC"/>
    <w:rsid w:val="3CE95451"/>
    <w:rsid w:val="3D00BA3E"/>
    <w:rsid w:val="3D266244"/>
    <w:rsid w:val="3D360E77"/>
    <w:rsid w:val="3D45B58E"/>
    <w:rsid w:val="3D54451D"/>
    <w:rsid w:val="3D812AEC"/>
    <w:rsid w:val="3D85B2A9"/>
    <w:rsid w:val="3D8E928D"/>
    <w:rsid w:val="3D8F87CA"/>
    <w:rsid w:val="3D916AA5"/>
    <w:rsid w:val="3D95BB7E"/>
    <w:rsid w:val="3D9DC507"/>
    <w:rsid w:val="3DA80A4C"/>
    <w:rsid w:val="3DAAAE08"/>
    <w:rsid w:val="3DB88CBD"/>
    <w:rsid w:val="3DDECA73"/>
    <w:rsid w:val="3DE7C3EC"/>
    <w:rsid w:val="3DF1D64A"/>
    <w:rsid w:val="3DFF334D"/>
    <w:rsid w:val="3E043F56"/>
    <w:rsid w:val="3E1429E3"/>
    <w:rsid w:val="3E1D9E0D"/>
    <w:rsid w:val="3E242985"/>
    <w:rsid w:val="3E2F2D57"/>
    <w:rsid w:val="3E4A6F55"/>
    <w:rsid w:val="3E645F3E"/>
    <w:rsid w:val="3E681AB7"/>
    <w:rsid w:val="3E6E0B28"/>
    <w:rsid w:val="3E73A333"/>
    <w:rsid w:val="3E7509BF"/>
    <w:rsid w:val="3E819F5A"/>
    <w:rsid w:val="3E822BE8"/>
    <w:rsid w:val="3E8520CD"/>
    <w:rsid w:val="3E9E8A95"/>
    <w:rsid w:val="3EA23883"/>
    <w:rsid w:val="3EA4B84E"/>
    <w:rsid w:val="3EC6D596"/>
    <w:rsid w:val="3ECFCADF"/>
    <w:rsid w:val="3EE6955C"/>
    <w:rsid w:val="3EE7159F"/>
    <w:rsid w:val="3EEFFA6E"/>
    <w:rsid w:val="3EFEBDB7"/>
    <w:rsid w:val="3F0F1C19"/>
    <w:rsid w:val="3F11D268"/>
    <w:rsid w:val="3F2264CD"/>
    <w:rsid w:val="3F26D090"/>
    <w:rsid w:val="3F338931"/>
    <w:rsid w:val="3F399FF4"/>
    <w:rsid w:val="3F3B91CE"/>
    <w:rsid w:val="3F3E6CFE"/>
    <w:rsid w:val="3F40235D"/>
    <w:rsid w:val="3F416150"/>
    <w:rsid w:val="3F576D85"/>
    <w:rsid w:val="3F582AB4"/>
    <w:rsid w:val="3F66500D"/>
    <w:rsid w:val="3F8F57D7"/>
    <w:rsid w:val="3F94C361"/>
    <w:rsid w:val="3FA0CD31"/>
    <w:rsid w:val="3FAC1B11"/>
    <w:rsid w:val="3FB50AFB"/>
    <w:rsid w:val="3FBB59E0"/>
    <w:rsid w:val="3FBFB0E7"/>
    <w:rsid w:val="3FC0F916"/>
    <w:rsid w:val="3FC4CF02"/>
    <w:rsid w:val="3FC4F99E"/>
    <w:rsid w:val="3FC6AD93"/>
    <w:rsid w:val="3FCD1EB5"/>
    <w:rsid w:val="3FD0B136"/>
    <w:rsid w:val="3FD95FF1"/>
    <w:rsid w:val="3FEDD6D2"/>
    <w:rsid w:val="3FF458D7"/>
    <w:rsid w:val="3FF4BC1E"/>
    <w:rsid w:val="40005E4B"/>
    <w:rsid w:val="4002E0F6"/>
    <w:rsid w:val="400681A3"/>
    <w:rsid w:val="401BCF4F"/>
    <w:rsid w:val="401D169E"/>
    <w:rsid w:val="402386A3"/>
    <w:rsid w:val="4034854F"/>
    <w:rsid w:val="4043DE39"/>
    <w:rsid w:val="40473ABE"/>
    <w:rsid w:val="4057CEB2"/>
    <w:rsid w:val="4058D2E7"/>
    <w:rsid w:val="405CE61E"/>
    <w:rsid w:val="40679533"/>
    <w:rsid w:val="4072C921"/>
    <w:rsid w:val="407B8512"/>
    <w:rsid w:val="407ED8ED"/>
    <w:rsid w:val="40A11581"/>
    <w:rsid w:val="40A4296C"/>
    <w:rsid w:val="40A63826"/>
    <w:rsid w:val="40A96248"/>
    <w:rsid w:val="40CE5389"/>
    <w:rsid w:val="40D3D3AA"/>
    <w:rsid w:val="40D74647"/>
    <w:rsid w:val="40E8E2A9"/>
    <w:rsid w:val="40EBEEB6"/>
    <w:rsid w:val="40F1A632"/>
    <w:rsid w:val="40F90BB2"/>
    <w:rsid w:val="40FD2343"/>
    <w:rsid w:val="41061503"/>
    <w:rsid w:val="4108A8AA"/>
    <w:rsid w:val="410A9E0D"/>
    <w:rsid w:val="411649E2"/>
    <w:rsid w:val="4132EB15"/>
    <w:rsid w:val="41377EE0"/>
    <w:rsid w:val="413CBF08"/>
    <w:rsid w:val="4140D342"/>
    <w:rsid w:val="4141588F"/>
    <w:rsid w:val="4143FE97"/>
    <w:rsid w:val="41473347"/>
    <w:rsid w:val="414D5EBA"/>
    <w:rsid w:val="41503FF9"/>
    <w:rsid w:val="4150CA9A"/>
    <w:rsid w:val="415103CA"/>
    <w:rsid w:val="4153CBBF"/>
    <w:rsid w:val="4155DB05"/>
    <w:rsid w:val="415A2623"/>
    <w:rsid w:val="415C7423"/>
    <w:rsid w:val="41694F74"/>
    <w:rsid w:val="417FA8D2"/>
    <w:rsid w:val="41889007"/>
    <w:rsid w:val="418C73AF"/>
    <w:rsid w:val="418EC17D"/>
    <w:rsid w:val="419977E1"/>
    <w:rsid w:val="41A0E943"/>
    <w:rsid w:val="41A11FB8"/>
    <w:rsid w:val="41A22EB8"/>
    <w:rsid w:val="41CD3D3D"/>
    <w:rsid w:val="41CD60CB"/>
    <w:rsid w:val="41D60C14"/>
    <w:rsid w:val="41E96DDE"/>
    <w:rsid w:val="41F57929"/>
    <w:rsid w:val="4204A225"/>
    <w:rsid w:val="422CD9C4"/>
    <w:rsid w:val="4234D68A"/>
    <w:rsid w:val="4248932B"/>
    <w:rsid w:val="425A058F"/>
    <w:rsid w:val="425A44BA"/>
    <w:rsid w:val="42735DD0"/>
    <w:rsid w:val="4273764C"/>
    <w:rsid w:val="4273A3AF"/>
    <w:rsid w:val="428BF0C6"/>
    <w:rsid w:val="4297335B"/>
    <w:rsid w:val="429A6AD0"/>
    <w:rsid w:val="42C5DF0F"/>
    <w:rsid w:val="42C6EA58"/>
    <w:rsid w:val="42CEF062"/>
    <w:rsid w:val="42D18AB5"/>
    <w:rsid w:val="42DA391A"/>
    <w:rsid w:val="42F20383"/>
    <w:rsid w:val="42F2DDD0"/>
    <w:rsid w:val="42F56D9E"/>
    <w:rsid w:val="42FE9854"/>
    <w:rsid w:val="43038714"/>
    <w:rsid w:val="4305CFB4"/>
    <w:rsid w:val="4329D659"/>
    <w:rsid w:val="433BBF06"/>
    <w:rsid w:val="433F2869"/>
    <w:rsid w:val="4346E470"/>
    <w:rsid w:val="4347A18B"/>
    <w:rsid w:val="434B30C6"/>
    <w:rsid w:val="434BE642"/>
    <w:rsid w:val="434D9C77"/>
    <w:rsid w:val="436EB5FE"/>
    <w:rsid w:val="43754A54"/>
    <w:rsid w:val="4381D501"/>
    <w:rsid w:val="43877C3A"/>
    <w:rsid w:val="438DAFC9"/>
    <w:rsid w:val="43AEF68D"/>
    <w:rsid w:val="43B22265"/>
    <w:rsid w:val="43B325D4"/>
    <w:rsid w:val="43B612F3"/>
    <w:rsid w:val="43BB1F21"/>
    <w:rsid w:val="43BB2D1A"/>
    <w:rsid w:val="43BE6197"/>
    <w:rsid w:val="43D1FCE9"/>
    <w:rsid w:val="43D7F4EE"/>
    <w:rsid w:val="43DA4014"/>
    <w:rsid w:val="43DAAE91"/>
    <w:rsid w:val="43E483D5"/>
    <w:rsid w:val="43EF3FAB"/>
    <w:rsid w:val="43F9969B"/>
    <w:rsid w:val="43FA75F8"/>
    <w:rsid w:val="43FA826B"/>
    <w:rsid w:val="44006141"/>
    <w:rsid w:val="440403F1"/>
    <w:rsid w:val="44168D46"/>
    <w:rsid w:val="441931D1"/>
    <w:rsid w:val="4419D3BB"/>
    <w:rsid w:val="442C14CE"/>
    <w:rsid w:val="4444B588"/>
    <w:rsid w:val="4457EA64"/>
    <w:rsid w:val="448407F5"/>
    <w:rsid w:val="4487DE7C"/>
    <w:rsid w:val="44A647EE"/>
    <w:rsid w:val="44BA7E0F"/>
    <w:rsid w:val="44BD5682"/>
    <w:rsid w:val="44ED4F63"/>
    <w:rsid w:val="4502CC48"/>
    <w:rsid w:val="45073D26"/>
    <w:rsid w:val="450C5D29"/>
    <w:rsid w:val="45229939"/>
    <w:rsid w:val="45255D4A"/>
    <w:rsid w:val="4532A991"/>
    <w:rsid w:val="453A73B0"/>
    <w:rsid w:val="454817D5"/>
    <w:rsid w:val="454E8549"/>
    <w:rsid w:val="4550CCE8"/>
    <w:rsid w:val="455C632A"/>
    <w:rsid w:val="456A61B8"/>
    <w:rsid w:val="4571A17D"/>
    <w:rsid w:val="4586DB4E"/>
    <w:rsid w:val="459A3657"/>
    <w:rsid w:val="459DA0C8"/>
    <w:rsid w:val="45B0B1EE"/>
    <w:rsid w:val="45C7B9AF"/>
    <w:rsid w:val="45C89721"/>
    <w:rsid w:val="45CA92D4"/>
    <w:rsid w:val="45CE9311"/>
    <w:rsid w:val="45D1A823"/>
    <w:rsid w:val="45D92590"/>
    <w:rsid w:val="45DE8B34"/>
    <w:rsid w:val="45E6420C"/>
    <w:rsid w:val="45E8B970"/>
    <w:rsid w:val="45EA6AF2"/>
    <w:rsid w:val="45EDC1D2"/>
    <w:rsid w:val="45FC74CE"/>
    <w:rsid w:val="460AF7C4"/>
    <w:rsid w:val="461D6357"/>
    <w:rsid w:val="461DAB4A"/>
    <w:rsid w:val="462F0A89"/>
    <w:rsid w:val="4637E6FD"/>
    <w:rsid w:val="46426E24"/>
    <w:rsid w:val="4659E1D2"/>
    <w:rsid w:val="46764CA9"/>
    <w:rsid w:val="467D4163"/>
    <w:rsid w:val="468CB73E"/>
    <w:rsid w:val="468F3AE8"/>
    <w:rsid w:val="469ADCBA"/>
    <w:rsid w:val="469ADE03"/>
    <w:rsid w:val="46A52362"/>
    <w:rsid w:val="46A5D116"/>
    <w:rsid w:val="46B785B0"/>
    <w:rsid w:val="46BF6A44"/>
    <w:rsid w:val="46C47BCC"/>
    <w:rsid w:val="46CAC14E"/>
    <w:rsid w:val="46D15CF9"/>
    <w:rsid w:val="46D694FB"/>
    <w:rsid w:val="46DE30DA"/>
    <w:rsid w:val="46E0BED6"/>
    <w:rsid w:val="46E20F54"/>
    <w:rsid w:val="46E3814A"/>
    <w:rsid w:val="46E74840"/>
    <w:rsid w:val="46FBE9B0"/>
    <w:rsid w:val="46FFA5B5"/>
    <w:rsid w:val="470ECAB2"/>
    <w:rsid w:val="471A3A0F"/>
    <w:rsid w:val="471B7C35"/>
    <w:rsid w:val="47205978"/>
    <w:rsid w:val="4725ABDA"/>
    <w:rsid w:val="4733EB47"/>
    <w:rsid w:val="4736A0E3"/>
    <w:rsid w:val="4739BB60"/>
    <w:rsid w:val="474BA397"/>
    <w:rsid w:val="47545356"/>
    <w:rsid w:val="475D1F41"/>
    <w:rsid w:val="4765E54D"/>
    <w:rsid w:val="4767321F"/>
    <w:rsid w:val="4779DE3E"/>
    <w:rsid w:val="477C7471"/>
    <w:rsid w:val="4785EEFE"/>
    <w:rsid w:val="47902AE9"/>
    <w:rsid w:val="4798DE4E"/>
    <w:rsid w:val="47ADC67A"/>
    <w:rsid w:val="47E255AE"/>
    <w:rsid w:val="47FC32F4"/>
    <w:rsid w:val="480CD3F2"/>
    <w:rsid w:val="48131C56"/>
    <w:rsid w:val="4820EF5A"/>
    <w:rsid w:val="4824324D"/>
    <w:rsid w:val="4827873E"/>
    <w:rsid w:val="483D6A31"/>
    <w:rsid w:val="48533810"/>
    <w:rsid w:val="485A539A"/>
    <w:rsid w:val="485CE83C"/>
    <w:rsid w:val="485CFCA4"/>
    <w:rsid w:val="485CFE0C"/>
    <w:rsid w:val="4865C33E"/>
    <w:rsid w:val="48670D4F"/>
    <w:rsid w:val="48733E90"/>
    <w:rsid w:val="4878E683"/>
    <w:rsid w:val="487D6D25"/>
    <w:rsid w:val="48846C64"/>
    <w:rsid w:val="489CAE4B"/>
    <w:rsid w:val="48A1C8EB"/>
    <w:rsid w:val="48A4421F"/>
    <w:rsid w:val="48A7BCE3"/>
    <w:rsid w:val="48AC4B81"/>
    <w:rsid w:val="48B01EB6"/>
    <w:rsid w:val="48B06C18"/>
    <w:rsid w:val="48B9C804"/>
    <w:rsid w:val="48C37454"/>
    <w:rsid w:val="48C52815"/>
    <w:rsid w:val="48D6D0B9"/>
    <w:rsid w:val="48D833FD"/>
    <w:rsid w:val="48DD6C0A"/>
    <w:rsid w:val="48DDC9C7"/>
    <w:rsid w:val="49023D96"/>
    <w:rsid w:val="49131B89"/>
    <w:rsid w:val="491AD7D6"/>
    <w:rsid w:val="493710DF"/>
    <w:rsid w:val="494D1893"/>
    <w:rsid w:val="4981F19B"/>
    <w:rsid w:val="499B6F4B"/>
    <w:rsid w:val="49AA9B06"/>
    <w:rsid w:val="49AB7AB9"/>
    <w:rsid w:val="49B5C14D"/>
    <w:rsid w:val="49BA70C2"/>
    <w:rsid w:val="49C95098"/>
    <w:rsid w:val="49CA1E85"/>
    <w:rsid w:val="49CBD4BF"/>
    <w:rsid w:val="49CF1030"/>
    <w:rsid w:val="49D0C9F4"/>
    <w:rsid w:val="49D622F5"/>
    <w:rsid w:val="49EB7451"/>
    <w:rsid w:val="4A2959BD"/>
    <w:rsid w:val="4A3D0C04"/>
    <w:rsid w:val="4A41A342"/>
    <w:rsid w:val="4A4E21A6"/>
    <w:rsid w:val="4A53FB48"/>
    <w:rsid w:val="4A58B174"/>
    <w:rsid w:val="4A5B9296"/>
    <w:rsid w:val="4A65D64F"/>
    <w:rsid w:val="4A822FAE"/>
    <w:rsid w:val="4A9EDE77"/>
    <w:rsid w:val="4A9FD6C6"/>
    <w:rsid w:val="4AC7A3D0"/>
    <w:rsid w:val="4ADF46D4"/>
    <w:rsid w:val="4AE6D1D0"/>
    <w:rsid w:val="4AEAE20E"/>
    <w:rsid w:val="4AF5C02E"/>
    <w:rsid w:val="4AFA8D19"/>
    <w:rsid w:val="4B04589F"/>
    <w:rsid w:val="4B0A9FBF"/>
    <w:rsid w:val="4B119574"/>
    <w:rsid w:val="4B175ADD"/>
    <w:rsid w:val="4B2AADC5"/>
    <w:rsid w:val="4B2C5DDE"/>
    <w:rsid w:val="4B48D45C"/>
    <w:rsid w:val="4B4A65E1"/>
    <w:rsid w:val="4B529435"/>
    <w:rsid w:val="4B583B1A"/>
    <w:rsid w:val="4B673A47"/>
    <w:rsid w:val="4B6BF8A8"/>
    <w:rsid w:val="4B7CD118"/>
    <w:rsid w:val="4B8F02B2"/>
    <w:rsid w:val="4B91D197"/>
    <w:rsid w:val="4B94084B"/>
    <w:rsid w:val="4BC70BA6"/>
    <w:rsid w:val="4BD483B6"/>
    <w:rsid w:val="4BD5D456"/>
    <w:rsid w:val="4BD7E3E8"/>
    <w:rsid w:val="4BE26EA6"/>
    <w:rsid w:val="4BE8C79A"/>
    <w:rsid w:val="4BEE0C70"/>
    <w:rsid w:val="4C1B72FD"/>
    <w:rsid w:val="4C26D57A"/>
    <w:rsid w:val="4C2F8B81"/>
    <w:rsid w:val="4C31FEE0"/>
    <w:rsid w:val="4C3F30B4"/>
    <w:rsid w:val="4C47C91E"/>
    <w:rsid w:val="4C535144"/>
    <w:rsid w:val="4C699EAD"/>
    <w:rsid w:val="4C6D1481"/>
    <w:rsid w:val="4C6F134F"/>
    <w:rsid w:val="4C70ED71"/>
    <w:rsid w:val="4C7C0408"/>
    <w:rsid w:val="4C8DD220"/>
    <w:rsid w:val="4C9AA3CC"/>
    <w:rsid w:val="4C9BB436"/>
    <w:rsid w:val="4CAB9533"/>
    <w:rsid w:val="4CAF593E"/>
    <w:rsid w:val="4CC48A31"/>
    <w:rsid w:val="4CC5974F"/>
    <w:rsid w:val="4CD03EB6"/>
    <w:rsid w:val="4CD399A3"/>
    <w:rsid w:val="4CEE94AD"/>
    <w:rsid w:val="4CF52E1A"/>
    <w:rsid w:val="4D0B2BC1"/>
    <w:rsid w:val="4D0C61FD"/>
    <w:rsid w:val="4D17F979"/>
    <w:rsid w:val="4D2A65ED"/>
    <w:rsid w:val="4D2F9491"/>
    <w:rsid w:val="4D35357C"/>
    <w:rsid w:val="4D3FA88C"/>
    <w:rsid w:val="4D699E8D"/>
    <w:rsid w:val="4D7CEFF0"/>
    <w:rsid w:val="4D7F3A2D"/>
    <w:rsid w:val="4D9494B4"/>
    <w:rsid w:val="4DA97621"/>
    <w:rsid w:val="4DB1EF1C"/>
    <w:rsid w:val="4DBAE9BA"/>
    <w:rsid w:val="4DC509AD"/>
    <w:rsid w:val="4DD2AB76"/>
    <w:rsid w:val="4DEF272E"/>
    <w:rsid w:val="4E001D36"/>
    <w:rsid w:val="4E04670C"/>
    <w:rsid w:val="4E052822"/>
    <w:rsid w:val="4E0A202E"/>
    <w:rsid w:val="4E13C577"/>
    <w:rsid w:val="4E19E784"/>
    <w:rsid w:val="4E2EC030"/>
    <w:rsid w:val="4E31E614"/>
    <w:rsid w:val="4E399682"/>
    <w:rsid w:val="4E3F8FEE"/>
    <w:rsid w:val="4E4A650E"/>
    <w:rsid w:val="4E526080"/>
    <w:rsid w:val="4E6548D1"/>
    <w:rsid w:val="4E6B91F1"/>
    <w:rsid w:val="4E94F7DF"/>
    <w:rsid w:val="4E971B7D"/>
    <w:rsid w:val="4E9A7EBF"/>
    <w:rsid w:val="4EA9F030"/>
    <w:rsid w:val="4EC0C9A4"/>
    <w:rsid w:val="4ECC3F90"/>
    <w:rsid w:val="4ECE9170"/>
    <w:rsid w:val="4ED71B97"/>
    <w:rsid w:val="4EEB6BED"/>
    <w:rsid w:val="4EEF7CC8"/>
    <w:rsid w:val="4EF768F1"/>
    <w:rsid w:val="4F16CECA"/>
    <w:rsid w:val="4F1AD21C"/>
    <w:rsid w:val="4F27125C"/>
    <w:rsid w:val="4F3E8CA8"/>
    <w:rsid w:val="4F45B6E2"/>
    <w:rsid w:val="4F5BA9F6"/>
    <w:rsid w:val="4F60A862"/>
    <w:rsid w:val="4F682714"/>
    <w:rsid w:val="4F70787B"/>
    <w:rsid w:val="4F8E9147"/>
    <w:rsid w:val="4F90F420"/>
    <w:rsid w:val="4FA397A4"/>
    <w:rsid w:val="4FA5B1F8"/>
    <w:rsid w:val="4FA5F6D6"/>
    <w:rsid w:val="4FA662C1"/>
    <w:rsid w:val="4FB10D48"/>
    <w:rsid w:val="4FB9D011"/>
    <w:rsid w:val="4FC0FFFA"/>
    <w:rsid w:val="4FCB9A5C"/>
    <w:rsid w:val="4FD201C7"/>
    <w:rsid w:val="4FD5004B"/>
    <w:rsid w:val="4FE3CCA1"/>
    <w:rsid w:val="4FEEE25B"/>
    <w:rsid w:val="4FF176CD"/>
    <w:rsid w:val="4FF6A6F8"/>
    <w:rsid w:val="5000A0BF"/>
    <w:rsid w:val="501BE9C5"/>
    <w:rsid w:val="5024F220"/>
    <w:rsid w:val="50272290"/>
    <w:rsid w:val="50296235"/>
    <w:rsid w:val="502BFF76"/>
    <w:rsid w:val="503ACFDD"/>
    <w:rsid w:val="50461669"/>
    <w:rsid w:val="504C71C7"/>
    <w:rsid w:val="5085F341"/>
    <w:rsid w:val="5087C06A"/>
    <w:rsid w:val="508B0C43"/>
    <w:rsid w:val="50905372"/>
    <w:rsid w:val="5099161A"/>
    <w:rsid w:val="50B9B3AA"/>
    <w:rsid w:val="50BD1837"/>
    <w:rsid w:val="50C2BFBD"/>
    <w:rsid w:val="50CF332F"/>
    <w:rsid w:val="50D4CA8D"/>
    <w:rsid w:val="50D878C5"/>
    <w:rsid w:val="50DC7980"/>
    <w:rsid w:val="50E09005"/>
    <w:rsid w:val="50E62DB8"/>
    <w:rsid w:val="50FF877F"/>
    <w:rsid w:val="51029072"/>
    <w:rsid w:val="512579AE"/>
    <w:rsid w:val="513A70C4"/>
    <w:rsid w:val="5142AE7A"/>
    <w:rsid w:val="51441167"/>
    <w:rsid w:val="51448989"/>
    <w:rsid w:val="51457F8C"/>
    <w:rsid w:val="5147B034"/>
    <w:rsid w:val="515D29EC"/>
    <w:rsid w:val="515D3C13"/>
    <w:rsid w:val="515DD693"/>
    <w:rsid w:val="5163BE3A"/>
    <w:rsid w:val="51685248"/>
    <w:rsid w:val="51845F8D"/>
    <w:rsid w:val="519D812A"/>
    <w:rsid w:val="51A944E5"/>
    <w:rsid w:val="51AB75C4"/>
    <w:rsid w:val="51AC414D"/>
    <w:rsid w:val="51B7F017"/>
    <w:rsid w:val="51C3BF77"/>
    <w:rsid w:val="51C957E4"/>
    <w:rsid w:val="51D9D6C0"/>
    <w:rsid w:val="51DED7F8"/>
    <w:rsid w:val="51E0BF7B"/>
    <w:rsid w:val="51E5DE6F"/>
    <w:rsid w:val="51ED4045"/>
    <w:rsid w:val="51EE12B2"/>
    <w:rsid w:val="51F0E991"/>
    <w:rsid w:val="51F4DBE2"/>
    <w:rsid w:val="51FE96F7"/>
    <w:rsid w:val="5202004E"/>
    <w:rsid w:val="52163931"/>
    <w:rsid w:val="52195A9D"/>
    <w:rsid w:val="5224D2BE"/>
    <w:rsid w:val="522A15BF"/>
    <w:rsid w:val="52535315"/>
    <w:rsid w:val="52640D50"/>
    <w:rsid w:val="52799076"/>
    <w:rsid w:val="528A5EBC"/>
    <w:rsid w:val="52938D5D"/>
    <w:rsid w:val="52A159B6"/>
    <w:rsid w:val="52A306CC"/>
    <w:rsid w:val="52C11E2F"/>
    <w:rsid w:val="52D8532A"/>
    <w:rsid w:val="52ED9A26"/>
    <w:rsid w:val="52F4CB04"/>
    <w:rsid w:val="52FE2B74"/>
    <w:rsid w:val="52FEE83F"/>
    <w:rsid w:val="530E40D5"/>
    <w:rsid w:val="530E7B41"/>
    <w:rsid w:val="5315F43E"/>
    <w:rsid w:val="53188843"/>
    <w:rsid w:val="53337B33"/>
    <w:rsid w:val="535F83A4"/>
    <w:rsid w:val="5362157C"/>
    <w:rsid w:val="5371A990"/>
    <w:rsid w:val="537DAEDB"/>
    <w:rsid w:val="537F0359"/>
    <w:rsid w:val="538C8EF7"/>
    <w:rsid w:val="538EBECB"/>
    <w:rsid w:val="539DB502"/>
    <w:rsid w:val="53BEAEBE"/>
    <w:rsid w:val="53C482AD"/>
    <w:rsid w:val="53C99EA7"/>
    <w:rsid w:val="53C9F4B5"/>
    <w:rsid w:val="53D85966"/>
    <w:rsid w:val="53D90F00"/>
    <w:rsid w:val="53EE7CAA"/>
    <w:rsid w:val="540341E6"/>
    <w:rsid w:val="5409C9F2"/>
    <w:rsid w:val="54241A43"/>
    <w:rsid w:val="542818E2"/>
    <w:rsid w:val="5428955D"/>
    <w:rsid w:val="5428A6CA"/>
    <w:rsid w:val="54355D76"/>
    <w:rsid w:val="5438D52A"/>
    <w:rsid w:val="54410BA4"/>
    <w:rsid w:val="544ED8F3"/>
    <w:rsid w:val="545304E4"/>
    <w:rsid w:val="54582E02"/>
    <w:rsid w:val="545FCDB2"/>
    <w:rsid w:val="5467EF01"/>
    <w:rsid w:val="54905951"/>
    <w:rsid w:val="5494464A"/>
    <w:rsid w:val="549DB28F"/>
    <w:rsid w:val="54AB10C1"/>
    <w:rsid w:val="54AF79AD"/>
    <w:rsid w:val="54C3B06D"/>
    <w:rsid w:val="54C42DAB"/>
    <w:rsid w:val="54C704A4"/>
    <w:rsid w:val="54ECA954"/>
    <w:rsid w:val="550BB50B"/>
    <w:rsid w:val="5511DACF"/>
    <w:rsid w:val="551595CE"/>
    <w:rsid w:val="55237BA7"/>
    <w:rsid w:val="5524DA19"/>
    <w:rsid w:val="55290C0E"/>
    <w:rsid w:val="554A6C85"/>
    <w:rsid w:val="55577783"/>
    <w:rsid w:val="55680DEF"/>
    <w:rsid w:val="557B4D50"/>
    <w:rsid w:val="558BFAA1"/>
    <w:rsid w:val="559D167B"/>
    <w:rsid w:val="55A365FC"/>
    <w:rsid w:val="55B37751"/>
    <w:rsid w:val="55BAC9E1"/>
    <w:rsid w:val="55BF594A"/>
    <w:rsid w:val="55C29BFA"/>
    <w:rsid w:val="55D269BD"/>
    <w:rsid w:val="55FA3D3B"/>
    <w:rsid w:val="55FF5EAC"/>
    <w:rsid w:val="561C6AF7"/>
    <w:rsid w:val="561F71E0"/>
    <w:rsid w:val="56268832"/>
    <w:rsid w:val="5632D420"/>
    <w:rsid w:val="56363C0E"/>
    <w:rsid w:val="5636BB4E"/>
    <w:rsid w:val="5642E942"/>
    <w:rsid w:val="564C9E3E"/>
    <w:rsid w:val="5655DC5C"/>
    <w:rsid w:val="56581223"/>
    <w:rsid w:val="56780CB7"/>
    <w:rsid w:val="567BE83B"/>
    <w:rsid w:val="5681467A"/>
    <w:rsid w:val="56815318"/>
    <w:rsid w:val="568294AF"/>
    <w:rsid w:val="569474D9"/>
    <w:rsid w:val="56B16287"/>
    <w:rsid w:val="56D1196F"/>
    <w:rsid w:val="56DA95C4"/>
    <w:rsid w:val="56E68352"/>
    <w:rsid w:val="56F0DB18"/>
    <w:rsid w:val="570BA496"/>
    <w:rsid w:val="570FB35E"/>
    <w:rsid w:val="57146958"/>
    <w:rsid w:val="57150ADF"/>
    <w:rsid w:val="571C7B24"/>
    <w:rsid w:val="572DDA47"/>
    <w:rsid w:val="5737EF26"/>
    <w:rsid w:val="573A8287"/>
    <w:rsid w:val="573CB518"/>
    <w:rsid w:val="573EE1CD"/>
    <w:rsid w:val="57606CA6"/>
    <w:rsid w:val="576A78FD"/>
    <w:rsid w:val="577590DF"/>
    <w:rsid w:val="57835602"/>
    <w:rsid w:val="5783D624"/>
    <w:rsid w:val="578A2F1E"/>
    <w:rsid w:val="57900BA4"/>
    <w:rsid w:val="57A05C67"/>
    <w:rsid w:val="57AFA777"/>
    <w:rsid w:val="57C1E92A"/>
    <w:rsid w:val="57C34864"/>
    <w:rsid w:val="57D4AB4C"/>
    <w:rsid w:val="57D6AB39"/>
    <w:rsid w:val="57E0FB69"/>
    <w:rsid w:val="57E13803"/>
    <w:rsid w:val="57E79461"/>
    <w:rsid w:val="57E862FB"/>
    <w:rsid w:val="57EAAD24"/>
    <w:rsid w:val="57ED635C"/>
    <w:rsid w:val="5801F32C"/>
    <w:rsid w:val="5808A369"/>
    <w:rsid w:val="580C636A"/>
    <w:rsid w:val="58131553"/>
    <w:rsid w:val="581D3714"/>
    <w:rsid w:val="582AC1F7"/>
    <w:rsid w:val="583E3206"/>
    <w:rsid w:val="58407BCA"/>
    <w:rsid w:val="58451CA6"/>
    <w:rsid w:val="584EA8BC"/>
    <w:rsid w:val="585E9DFF"/>
    <w:rsid w:val="587263A4"/>
    <w:rsid w:val="587824FC"/>
    <w:rsid w:val="587EACDE"/>
    <w:rsid w:val="58918857"/>
    <w:rsid w:val="5891A8D0"/>
    <w:rsid w:val="58D1C0BC"/>
    <w:rsid w:val="58D42B97"/>
    <w:rsid w:val="58E3E33C"/>
    <w:rsid w:val="58E95F96"/>
    <w:rsid w:val="58F133B8"/>
    <w:rsid w:val="58F94340"/>
    <w:rsid w:val="591BC7A9"/>
    <w:rsid w:val="591DDB8F"/>
    <w:rsid w:val="59252507"/>
    <w:rsid w:val="5928B04A"/>
    <w:rsid w:val="5931B881"/>
    <w:rsid w:val="595226E0"/>
    <w:rsid w:val="595910BE"/>
    <w:rsid w:val="59660599"/>
    <w:rsid w:val="5978A3BF"/>
    <w:rsid w:val="598A9103"/>
    <w:rsid w:val="59A0AB40"/>
    <w:rsid w:val="59A53F37"/>
    <w:rsid w:val="59A7A307"/>
    <w:rsid w:val="59A9BE3B"/>
    <w:rsid w:val="59C243E1"/>
    <w:rsid w:val="59C25007"/>
    <w:rsid w:val="59CB9966"/>
    <w:rsid w:val="59E4DB17"/>
    <w:rsid w:val="5A13A333"/>
    <w:rsid w:val="5A18718C"/>
    <w:rsid w:val="5A19C811"/>
    <w:rsid w:val="5A2EE742"/>
    <w:rsid w:val="5A4CABA1"/>
    <w:rsid w:val="5A6D1D29"/>
    <w:rsid w:val="5A9D7597"/>
    <w:rsid w:val="5A9F380D"/>
    <w:rsid w:val="5AA12B01"/>
    <w:rsid w:val="5AAF620A"/>
    <w:rsid w:val="5ABE1226"/>
    <w:rsid w:val="5AE05535"/>
    <w:rsid w:val="5AE5CAA1"/>
    <w:rsid w:val="5AE8AB2B"/>
    <w:rsid w:val="5AF54136"/>
    <w:rsid w:val="5AF7B74D"/>
    <w:rsid w:val="5AF82668"/>
    <w:rsid w:val="5B007DD3"/>
    <w:rsid w:val="5B01C7CC"/>
    <w:rsid w:val="5B081FF1"/>
    <w:rsid w:val="5B0B5D24"/>
    <w:rsid w:val="5B32C397"/>
    <w:rsid w:val="5B3DB599"/>
    <w:rsid w:val="5B663B02"/>
    <w:rsid w:val="5B7FF95B"/>
    <w:rsid w:val="5B860B43"/>
    <w:rsid w:val="5B91656C"/>
    <w:rsid w:val="5B9D004D"/>
    <w:rsid w:val="5BA15A84"/>
    <w:rsid w:val="5BA2FE71"/>
    <w:rsid w:val="5BB1CF62"/>
    <w:rsid w:val="5BBF5205"/>
    <w:rsid w:val="5BC0CEAF"/>
    <w:rsid w:val="5BE0242B"/>
    <w:rsid w:val="5BE1B7D5"/>
    <w:rsid w:val="5BE2E1E8"/>
    <w:rsid w:val="5BEAA51F"/>
    <w:rsid w:val="5BEDAB44"/>
    <w:rsid w:val="5BFD24FC"/>
    <w:rsid w:val="5C02DC2E"/>
    <w:rsid w:val="5C07DB52"/>
    <w:rsid w:val="5C083B67"/>
    <w:rsid w:val="5C08496F"/>
    <w:rsid w:val="5C085A3F"/>
    <w:rsid w:val="5C117580"/>
    <w:rsid w:val="5C1252D7"/>
    <w:rsid w:val="5C1C52F0"/>
    <w:rsid w:val="5C28E3CA"/>
    <w:rsid w:val="5C2BAB5F"/>
    <w:rsid w:val="5C48F35F"/>
    <w:rsid w:val="5C686E7A"/>
    <w:rsid w:val="5C693474"/>
    <w:rsid w:val="5C6A2D18"/>
    <w:rsid w:val="5C70C4F8"/>
    <w:rsid w:val="5C79075A"/>
    <w:rsid w:val="5C90244D"/>
    <w:rsid w:val="5C9A9FF1"/>
    <w:rsid w:val="5CA42455"/>
    <w:rsid w:val="5CC2FB6B"/>
    <w:rsid w:val="5CDCF02C"/>
    <w:rsid w:val="5CDEFB77"/>
    <w:rsid w:val="5CE7AE52"/>
    <w:rsid w:val="5CE82157"/>
    <w:rsid w:val="5CEB5D63"/>
    <w:rsid w:val="5CF58032"/>
    <w:rsid w:val="5CFDE5C9"/>
    <w:rsid w:val="5D110D01"/>
    <w:rsid w:val="5D16F0D4"/>
    <w:rsid w:val="5D2018C8"/>
    <w:rsid w:val="5D21E907"/>
    <w:rsid w:val="5D48787E"/>
    <w:rsid w:val="5D4A9AD6"/>
    <w:rsid w:val="5D501758"/>
    <w:rsid w:val="5D5F80E2"/>
    <w:rsid w:val="5D60E038"/>
    <w:rsid w:val="5D62F6C6"/>
    <w:rsid w:val="5D67D5A8"/>
    <w:rsid w:val="5D8D26C5"/>
    <w:rsid w:val="5D913BEC"/>
    <w:rsid w:val="5D9204F1"/>
    <w:rsid w:val="5DC66106"/>
    <w:rsid w:val="5DC741FE"/>
    <w:rsid w:val="5DD10793"/>
    <w:rsid w:val="5DDAC082"/>
    <w:rsid w:val="5DDB80DC"/>
    <w:rsid w:val="5DDBC91C"/>
    <w:rsid w:val="5DE2970B"/>
    <w:rsid w:val="5DF0823F"/>
    <w:rsid w:val="5E0223B4"/>
    <w:rsid w:val="5E037EF6"/>
    <w:rsid w:val="5E08ACCB"/>
    <w:rsid w:val="5E08D0C0"/>
    <w:rsid w:val="5E0D81D0"/>
    <w:rsid w:val="5E23C02C"/>
    <w:rsid w:val="5E24C349"/>
    <w:rsid w:val="5E527444"/>
    <w:rsid w:val="5E61888A"/>
    <w:rsid w:val="5E673FE8"/>
    <w:rsid w:val="5E74C378"/>
    <w:rsid w:val="5E7BE220"/>
    <w:rsid w:val="5E827BCA"/>
    <w:rsid w:val="5E9A8324"/>
    <w:rsid w:val="5EA6DEFB"/>
    <w:rsid w:val="5EB586CE"/>
    <w:rsid w:val="5EBE766B"/>
    <w:rsid w:val="5EC8B134"/>
    <w:rsid w:val="5EC8E03A"/>
    <w:rsid w:val="5ECE8F7E"/>
    <w:rsid w:val="5ED111B6"/>
    <w:rsid w:val="5ED7D304"/>
    <w:rsid w:val="5EED69FF"/>
    <w:rsid w:val="5EFC54B8"/>
    <w:rsid w:val="5EFF7A86"/>
    <w:rsid w:val="5F0BECC6"/>
    <w:rsid w:val="5F15650A"/>
    <w:rsid w:val="5F1C85E5"/>
    <w:rsid w:val="5F276EA7"/>
    <w:rsid w:val="5F3A6A0F"/>
    <w:rsid w:val="5F4542F2"/>
    <w:rsid w:val="5F5C0680"/>
    <w:rsid w:val="5F6071D8"/>
    <w:rsid w:val="5F61E912"/>
    <w:rsid w:val="5F6BC573"/>
    <w:rsid w:val="5F87AF78"/>
    <w:rsid w:val="5F8941AD"/>
    <w:rsid w:val="5F8BD121"/>
    <w:rsid w:val="5F90273F"/>
    <w:rsid w:val="5F907279"/>
    <w:rsid w:val="5FA741FE"/>
    <w:rsid w:val="5FAB8CEC"/>
    <w:rsid w:val="5FB2C176"/>
    <w:rsid w:val="5FC537AC"/>
    <w:rsid w:val="5FC552A1"/>
    <w:rsid w:val="5FE74499"/>
    <w:rsid w:val="5FEC99D8"/>
    <w:rsid w:val="5FF53636"/>
    <w:rsid w:val="5FF548D3"/>
    <w:rsid w:val="6001DA2A"/>
    <w:rsid w:val="60058284"/>
    <w:rsid w:val="60094E0B"/>
    <w:rsid w:val="600C7014"/>
    <w:rsid w:val="601B677D"/>
    <w:rsid w:val="6039A1CC"/>
    <w:rsid w:val="603AA784"/>
    <w:rsid w:val="60477EE7"/>
    <w:rsid w:val="60482414"/>
    <w:rsid w:val="60525D23"/>
    <w:rsid w:val="605E355A"/>
    <w:rsid w:val="6076FFC2"/>
    <w:rsid w:val="60797892"/>
    <w:rsid w:val="608BDA4F"/>
    <w:rsid w:val="609FEEF9"/>
    <w:rsid w:val="60AEDDE3"/>
    <w:rsid w:val="60D27F80"/>
    <w:rsid w:val="60D932BF"/>
    <w:rsid w:val="60E1942A"/>
    <w:rsid w:val="60E44873"/>
    <w:rsid w:val="61175043"/>
    <w:rsid w:val="611A2C8C"/>
    <w:rsid w:val="611D8478"/>
    <w:rsid w:val="614E91D7"/>
    <w:rsid w:val="616B568F"/>
    <w:rsid w:val="616CCB42"/>
    <w:rsid w:val="617625DC"/>
    <w:rsid w:val="61796CFB"/>
    <w:rsid w:val="619F84D3"/>
    <w:rsid w:val="61A3A07D"/>
    <w:rsid w:val="61B25716"/>
    <w:rsid w:val="61B30E65"/>
    <w:rsid w:val="61B8667A"/>
    <w:rsid w:val="61CA4841"/>
    <w:rsid w:val="61EA15B7"/>
    <w:rsid w:val="61ED28AF"/>
    <w:rsid w:val="61F1BC8D"/>
    <w:rsid w:val="61FC016D"/>
    <w:rsid w:val="6207B244"/>
    <w:rsid w:val="620BADDD"/>
    <w:rsid w:val="622A8EAB"/>
    <w:rsid w:val="622C7843"/>
    <w:rsid w:val="6230CD31"/>
    <w:rsid w:val="6234F229"/>
    <w:rsid w:val="624198D5"/>
    <w:rsid w:val="6243E03C"/>
    <w:rsid w:val="625F2164"/>
    <w:rsid w:val="62659EEC"/>
    <w:rsid w:val="6272A87E"/>
    <w:rsid w:val="62759542"/>
    <w:rsid w:val="628F8CA6"/>
    <w:rsid w:val="62969A68"/>
    <w:rsid w:val="62A2C8E4"/>
    <w:rsid w:val="62AF8B83"/>
    <w:rsid w:val="62C2C07A"/>
    <w:rsid w:val="62CE7414"/>
    <w:rsid w:val="62D1CFE3"/>
    <w:rsid w:val="62D7C0C7"/>
    <w:rsid w:val="62F32612"/>
    <w:rsid w:val="62FED515"/>
    <w:rsid w:val="630919C9"/>
    <w:rsid w:val="63127684"/>
    <w:rsid w:val="63159FBE"/>
    <w:rsid w:val="631B4FB0"/>
    <w:rsid w:val="631E379D"/>
    <w:rsid w:val="63239796"/>
    <w:rsid w:val="632AD05D"/>
    <w:rsid w:val="63312FD4"/>
    <w:rsid w:val="634A8F38"/>
    <w:rsid w:val="634B1874"/>
    <w:rsid w:val="634D101A"/>
    <w:rsid w:val="6351CBAC"/>
    <w:rsid w:val="63638950"/>
    <w:rsid w:val="636B29CC"/>
    <w:rsid w:val="636FBA27"/>
    <w:rsid w:val="637C1CC2"/>
    <w:rsid w:val="63894934"/>
    <w:rsid w:val="639444A4"/>
    <w:rsid w:val="63A15CC5"/>
    <w:rsid w:val="63B40E8B"/>
    <w:rsid w:val="63B42430"/>
    <w:rsid w:val="63DA818F"/>
    <w:rsid w:val="63DD41F6"/>
    <w:rsid w:val="63E46E1C"/>
    <w:rsid w:val="63ED19B9"/>
    <w:rsid w:val="63EE8593"/>
    <w:rsid w:val="63F49770"/>
    <w:rsid w:val="63FEA54B"/>
    <w:rsid w:val="63FFE534"/>
    <w:rsid w:val="6402795D"/>
    <w:rsid w:val="64184337"/>
    <w:rsid w:val="64268402"/>
    <w:rsid w:val="642AAA1B"/>
    <w:rsid w:val="642B14EF"/>
    <w:rsid w:val="6440716C"/>
    <w:rsid w:val="645227DC"/>
    <w:rsid w:val="645282EE"/>
    <w:rsid w:val="64549686"/>
    <w:rsid w:val="645E2502"/>
    <w:rsid w:val="64604E8D"/>
    <w:rsid w:val="6477288F"/>
    <w:rsid w:val="64792F33"/>
    <w:rsid w:val="647EA1B2"/>
    <w:rsid w:val="648EBDB2"/>
    <w:rsid w:val="649A9CA3"/>
    <w:rsid w:val="649FE4F1"/>
    <w:rsid w:val="64A00BC7"/>
    <w:rsid w:val="64A88D33"/>
    <w:rsid w:val="64BA07FE"/>
    <w:rsid w:val="64CB62C8"/>
    <w:rsid w:val="64D2F5C6"/>
    <w:rsid w:val="64DFA0C5"/>
    <w:rsid w:val="64E2F5BD"/>
    <w:rsid w:val="64F6A07E"/>
    <w:rsid w:val="64FC929E"/>
    <w:rsid w:val="650D0AAB"/>
    <w:rsid w:val="651BD40B"/>
    <w:rsid w:val="652048F5"/>
    <w:rsid w:val="65240CE1"/>
    <w:rsid w:val="653991AB"/>
    <w:rsid w:val="653D30E1"/>
    <w:rsid w:val="654E18CC"/>
    <w:rsid w:val="655E4048"/>
    <w:rsid w:val="6567F31B"/>
    <w:rsid w:val="656C906B"/>
    <w:rsid w:val="656F1E87"/>
    <w:rsid w:val="6573D773"/>
    <w:rsid w:val="6586EFD4"/>
    <w:rsid w:val="658CC245"/>
    <w:rsid w:val="658CD872"/>
    <w:rsid w:val="658D0AEF"/>
    <w:rsid w:val="6590BF97"/>
    <w:rsid w:val="6590EC4C"/>
    <w:rsid w:val="65910009"/>
    <w:rsid w:val="659108F3"/>
    <w:rsid w:val="65947119"/>
    <w:rsid w:val="659DA47E"/>
    <w:rsid w:val="659DB006"/>
    <w:rsid w:val="659F4366"/>
    <w:rsid w:val="65AB06AB"/>
    <w:rsid w:val="65B0BA25"/>
    <w:rsid w:val="65B8C920"/>
    <w:rsid w:val="65CA40DD"/>
    <w:rsid w:val="65D1F262"/>
    <w:rsid w:val="65F7C71F"/>
    <w:rsid w:val="65FD6BC9"/>
    <w:rsid w:val="660ADA4A"/>
    <w:rsid w:val="660BD58E"/>
    <w:rsid w:val="660BFBF8"/>
    <w:rsid w:val="661478D8"/>
    <w:rsid w:val="66153721"/>
    <w:rsid w:val="661FCB24"/>
    <w:rsid w:val="662212E9"/>
    <w:rsid w:val="662C5E81"/>
    <w:rsid w:val="66343A79"/>
    <w:rsid w:val="6639FFF7"/>
    <w:rsid w:val="6642F83C"/>
    <w:rsid w:val="6643B75B"/>
    <w:rsid w:val="6643CCE8"/>
    <w:rsid w:val="6651D686"/>
    <w:rsid w:val="665DC5E5"/>
    <w:rsid w:val="665F98D1"/>
    <w:rsid w:val="667EC61E"/>
    <w:rsid w:val="6687AA48"/>
    <w:rsid w:val="66A061DB"/>
    <w:rsid w:val="66BEB155"/>
    <w:rsid w:val="66C55F2F"/>
    <w:rsid w:val="66C78312"/>
    <w:rsid w:val="66E30482"/>
    <w:rsid w:val="66EBBFDE"/>
    <w:rsid w:val="66FB026F"/>
    <w:rsid w:val="671C7257"/>
    <w:rsid w:val="6732D377"/>
    <w:rsid w:val="67364BBC"/>
    <w:rsid w:val="67383A07"/>
    <w:rsid w:val="6752FE4B"/>
    <w:rsid w:val="6754F6B8"/>
    <w:rsid w:val="675DFCC4"/>
    <w:rsid w:val="676747CC"/>
    <w:rsid w:val="677736E5"/>
    <w:rsid w:val="6777F7FA"/>
    <w:rsid w:val="677A7298"/>
    <w:rsid w:val="67814952"/>
    <w:rsid w:val="67820D9D"/>
    <w:rsid w:val="678A8F46"/>
    <w:rsid w:val="6795A83E"/>
    <w:rsid w:val="679D6F71"/>
    <w:rsid w:val="67CC9ECA"/>
    <w:rsid w:val="67E34483"/>
    <w:rsid w:val="67ECF663"/>
    <w:rsid w:val="67F0A490"/>
    <w:rsid w:val="67F44155"/>
    <w:rsid w:val="67FF12C3"/>
    <w:rsid w:val="681C89AD"/>
    <w:rsid w:val="681F2813"/>
    <w:rsid w:val="682F3304"/>
    <w:rsid w:val="6857E91D"/>
    <w:rsid w:val="6857FC47"/>
    <w:rsid w:val="6879E2C8"/>
    <w:rsid w:val="688D35AF"/>
    <w:rsid w:val="68A00AC9"/>
    <w:rsid w:val="68A59E5B"/>
    <w:rsid w:val="68C440BD"/>
    <w:rsid w:val="68CF28B7"/>
    <w:rsid w:val="68D088A7"/>
    <w:rsid w:val="68E5285E"/>
    <w:rsid w:val="68EDDFF5"/>
    <w:rsid w:val="69018A38"/>
    <w:rsid w:val="6906C614"/>
    <w:rsid w:val="6917B649"/>
    <w:rsid w:val="692121BE"/>
    <w:rsid w:val="692A613A"/>
    <w:rsid w:val="692C0CB1"/>
    <w:rsid w:val="692DC3A6"/>
    <w:rsid w:val="6934ECB1"/>
    <w:rsid w:val="693CED16"/>
    <w:rsid w:val="694DFDD6"/>
    <w:rsid w:val="695B7885"/>
    <w:rsid w:val="696032D8"/>
    <w:rsid w:val="6960E1C6"/>
    <w:rsid w:val="69621DAF"/>
    <w:rsid w:val="696AF8DB"/>
    <w:rsid w:val="697A8967"/>
    <w:rsid w:val="698D7921"/>
    <w:rsid w:val="6991D4E5"/>
    <w:rsid w:val="699F6BE3"/>
    <w:rsid w:val="69AD7C02"/>
    <w:rsid w:val="69B9A4F2"/>
    <w:rsid w:val="69BB147D"/>
    <w:rsid w:val="69C6C2B7"/>
    <w:rsid w:val="69CB1F84"/>
    <w:rsid w:val="69CCC8E5"/>
    <w:rsid w:val="69D5CCDC"/>
    <w:rsid w:val="69E23329"/>
    <w:rsid w:val="69E78DE2"/>
    <w:rsid w:val="69EA505F"/>
    <w:rsid w:val="69F37144"/>
    <w:rsid w:val="6A0A3FF3"/>
    <w:rsid w:val="6A233EBE"/>
    <w:rsid w:val="6A267D1B"/>
    <w:rsid w:val="6A50DB82"/>
    <w:rsid w:val="6A63913B"/>
    <w:rsid w:val="6A70CB87"/>
    <w:rsid w:val="6A826193"/>
    <w:rsid w:val="6A847352"/>
    <w:rsid w:val="6A869BD0"/>
    <w:rsid w:val="6A8E28E7"/>
    <w:rsid w:val="6A9FAD76"/>
    <w:rsid w:val="6AA6DABB"/>
    <w:rsid w:val="6AB3B880"/>
    <w:rsid w:val="6ABD0ECE"/>
    <w:rsid w:val="6AC34092"/>
    <w:rsid w:val="6ACCB175"/>
    <w:rsid w:val="6AD25C1E"/>
    <w:rsid w:val="6AD57B8C"/>
    <w:rsid w:val="6ADFB7DF"/>
    <w:rsid w:val="6AE6E753"/>
    <w:rsid w:val="6B06C93C"/>
    <w:rsid w:val="6B0B4209"/>
    <w:rsid w:val="6B1EEF56"/>
    <w:rsid w:val="6B313708"/>
    <w:rsid w:val="6B4D2F1A"/>
    <w:rsid w:val="6B5CA0F3"/>
    <w:rsid w:val="6B6443C0"/>
    <w:rsid w:val="6B671F35"/>
    <w:rsid w:val="6B7AC3D1"/>
    <w:rsid w:val="6BA4DE7D"/>
    <w:rsid w:val="6BBAECDE"/>
    <w:rsid w:val="6BC13B48"/>
    <w:rsid w:val="6BC8A27F"/>
    <w:rsid w:val="6BCEE91B"/>
    <w:rsid w:val="6BD49174"/>
    <w:rsid w:val="6BDE114D"/>
    <w:rsid w:val="6BDF2229"/>
    <w:rsid w:val="6BFFC4CA"/>
    <w:rsid w:val="6C0840B9"/>
    <w:rsid w:val="6C0D7A6A"/>
    <w:rsid w:val="6C19EF48"/>
    <w:rsid w:val="6C3019FB"/>
    <w:rsid w:val="6C3F255C"/>
    <w:rsid w:val="6C47FC18"/>
    <w:rsid w:val="6C5C4912"/>
    <w:rsid w:val="6C733197"/>
    <w:rsid w:val="6C7705EA"/>
    <w:rsid w:val="6C90E7F8"/>
    <w:rsid w:val="6C91F238"/>
    <w:rsid w:val="6C92122C"/>
    <w:rsid w:val="6CBF0398"/>
    <w:rsid w:val="6CD09E75"/>
    <w:rsid w:val="6CDCAF89"/>
    <w:rsid w:val="6CE51CC4"/>
    <w:rsid w:val="6CF65A64"/>
    <w:rsid w:val="6D05AB11"/>
    <w:rsid w:val="6D188DF9"/>
    <w:rsid w:val="6D1BD03D"/>
    <w:rsid w:val="6D1D3A51"/>
    <w:rsid w:val="6D25816D"/>
    <w:rsid w:val="6D270554"/>
    <w:rsid w:val="6D3A327C"/>
    <w:rsid w:val="6D61080F"/>
    <w:rsid w:val="6D6CC561"/>
    <w:rsid w:val="6D8AFAC2"/>
    <w:rsid w:val="6D8DE322"/>
    <w:rsid w:val="6D929477"/>
    <w:rsid w:val="6D9C6451"/>
    <w:rsid w:val="6DB8DCD6"/>
    <w:rsid w:val="6DBCF1B0"/>
    <w:rsid w:val="6DD0674D"/>
    <w:rsid w:val="6DD5A485"/>
    <w:rsid w:val="6DE1CA95"/>
    <w:rsid w:val="6DE48E5D"/>
    <w:rsid w:val="6DE6FE77"/>
    <w:rsid w:val="6E261A75"/>
    <w:rsid w:val="6E30631B"/>
    <w:rsid w:val="6E3E2344"/>
    <w:rsid w:val="6E402A39"/>
    <w:rsid w:val="6E45F465"/>
    <w:rsid w:val="6E53BEC5"/>
    <w:rsid w:val="6E615BC4"/>
    <w:rsid w:val="6E72F82E"/>
    <w:rsid w:val="6E740587"/>
    <w:rsid w:val="6E82C4A3"/>
    <w:rsid w:val="6E845313"/>
    <w:rsid w:val="6E90586D"/>
    <w:rsid w:val="6EA005F8"/>
    <w:rsid w:val="6EA62003"/>
    <w:rsid w:val="6EB04ED2"/>
    <w:rsid w:val="6ECF85B1"/>
    <w:rsid w:val="6ED06E90"/>
    <w:rsid w:val="6EEFD337"/>
    <w:rsid w:val="6EFB34EC"/>
    <w:rsid w:val="6F10CC9C"/>
    <w:rsid w:val="6F26FBEB"/>
    <w:rsid w:val="6F276788"/>
    <w:rsid w:val="6F2822B6"/>
    <w:rsid w:val="6F432F9F"/>
    <w:rsid w:val="6F61E828"/>
    <w:rsid w:val="6F679146"/>
    <w:rsid w:val="6F6875F4"/>
    <w:rsid w:val="6F757A4B"/>
    <w:rsid w:val="6F774283"/>
    <w:rsid w:val="6F7FAE89"/>
    <w:rsid w:val="6F7FDC64"/>
    <w:rsid w:val="6F944B2D"/>
    <w:rsid w:val="6F968A0C"/>
    <w:rsid w:val="6F9B270E"/>
    <w:rsid w:val="6F9D9435"/>
    <w:rsid w:val="6F9E866C"/>
    <w:rsid w:val="6FAC2913"/>
    <w:rsid w:val="6FC2A52C"/>
    <w:rsid w:val="6FE70559"/>
    <w:rsid w:val="6FE75ED3"/>
    <w:rsid w:val="6FE8A85E"/>
    <w:rsid w:val="6FEB3D3C"/>
    <w:rsid w:val="6FF5F730"/>
    <w:rsid w:val="7004AE60"/>
    <w:rsid w:val="7015AB08"/>
    <w:rsid w:val="701D37A8"/>
    <w:rsid w:val="70291079"/>
    <w:rsid w:val="702EBECF"/>
    <w:rsid w:val="703C82F9"/>
    <w:rsid w:val="703CC19B"/>
    <w:rsid w:val="705009F1"/>
    <w:rsid w:val="70564141"/>
    <w:rsid w:val="7063CDF8"/>
    <w:rsid w:val="7067041B"/>
    <w:rsid w:val="70680F9D"/>
    <w:rsid w:val="7069EA6F"/>
    <w:rsid w:val="706B5612"/>
    <w:rsid w:val="70707768"/>
    <w:rsid w:val="70831CAE"/>
    <w:rsid w:val="70867BD7"/>
    <w:rsid w:val="708C23E9"/>
    <w:rsid w:val="708FBDE3"/>
    <w:rsid w:val="70977D4B"/>
    <w:rsid w:val="70A1C3F5"/>
    <w:rsid w:val="70A20188"/>
    <w:rsid w:val="70B68645"/>
    <w:rsid w:val="70B6EA4A"/>
    <w:rsid w:val="70D4EDBE"/>
    <w:rsid w:val="70D78AF3"/>
    <w:rsid w:val="70DE9952"/>
    <w:rsid w:val="70E0B82C"/>
    <w:rsid w:val="70EB0704"/>
    <w:rsid w:val="70EB1C55"/>
    <w:rsid w:val="70F5D123"/>
    <w:rsid w:val="71043673"/>
    <w:rsid w:val="710543D7"/>
    <w:rsid w:val="71115F42"/>
    <w:rsid w:val="71188F20"/>
    <w:rsid w:val="712DE700"/>
    <w:rsid w:val="7138DDB1"/>
    <w:rsid w:val="713CAAA9"/>
    <w:rsid w:val="713D2EEA"/>
    <w:rsid w:val="714A8248"/>
    <w:rsid w:val="71502722"/>
    <w:rsid w:val="71566F62"/>
    <w:rsid w:val="7157C080"/>
    <w:rsid w:val="715E4DF5"/>
    <w:rsid w:val="715E70D1"/>
    <w:rsid w:val="7166C6BF"/>
    <w:rsid w:val="717A7428"/>
    <w:rsid w:val="71820BCD"/>
    <w:rsid w:val="718603F4"/>
    <w:rsid w:val="7190B40E"/>
    <w:rsid w:val="71A08913"/>
    <w:rsid w:val="71C1053D"/>
    <w:rsid w:val="71C5D3E2"/>
    <w:rsid w:val="71CFD1B0"/>
    <w:rsid w:val="71D38DC2"/>
    <w:rsid w:val="71DCEA10"/>
    <w:rsid w:val="71DF79C6"/>
    <w:rsid w:val="71E27EC2"/>
    <w:rsid w:val="71EC4BB9"/>
    <w:rsid w:val="722C888C"/>
    <w:rsid w:val="7233FAEA"/>
    <w:rsid w:val="724D3853"/>
    <w:rsid w:val="72588CB8"/>
    <w:rsid w:val="72634169"/>
    <w:rsid w:val="72788901"/>
    <w:rsid w:val="728D3789"/>
    <w:rsid w:val="7292E379"/>
    <w:rsid w:val="729BB6B3"/>
    <w:rsid w:val="72A61C7F"/>
    <w:rsid w:val="72B14E34"/>
    <w:rsid w:val="72B5D5B8"/>
    <w:rsid w:val="72BBCAAA"/>
    <w:rsid w:val="72D632A8"/>
    <w:rsid w:val="72E434FB"/>
    <w:rsid w:val="72FE8472"/>
    <w:rsid w:val="7300238C"/>
    <w:rsid w:val="73028F9B"/>
    <w:rsid w:val="73036D69"/>
    <w:rsid w:val="73065366"/>
    <w:rsid w:val="730EBB68"/>
    <w:rsid w:val="731810CA"/>
    <w:rsid w:val="73285E96"/>
    <w:rsid w:val="7336BAFF"/>
    <w:rsid w:val="733F304F"/>
    <w:rsid w:val="7340DB0C"/>
    <w:rsid w:val="735640D0"/>
    <w:rsid w:val="7357093F"/>
    <w:rsid w:val="7369EC58"/>
    <w:rsid w:val="736E3830"/>
    <w:rsid w:val="736ECB81"/>
    <w:rsid w:val="73748C33"/>
    <w:rsid w:val="7387B527"/>
    <w:rsid w:val="73940142"/>
    <w:rsid w:val="7396B29B"/>
    <w:rsid w:val="73AB93B2"/>
    <w:rsid w:val="73B0C19B"/>
    <w:rsid w:val="73C59DEB"/>
    <w:rsid w:val="73F1BCBB"/>
    <w:rsid w:val="73F23234"/>
    <w:rsid w:val="73FBB6E8"/>
    <w:rsid w:val="740F8202"/>
    <w:rsid w:val="7413E2B4"/>
    <w:rsid w:val="74297668"/>
    <w:rsid w:val="7454D94A"/>
    <w:rsid w:val="74631028"/>
    <w:rsid w:val="7477821C"/>
    <w:rsid w:val="74782D7F"/>
    <w:rsid w:val="747A3873"/>
    <w:rsid w:val="747D4CF6"/>
    <w:rsid w:val="747E51F6"/>
    <w:rsid w:val="748011B6"/>
    <w:rsid w:val="74A217DB"/>
    <w:rsid w:val="74ACDB13"/>
    <w:rsid w:val="74B1DC82"/>
    <w:rsid w:val="74B2A248"/>
    <w:rsid w:val="74B3D373"/>
    <w:rsid w:val="74BDEB54"/>
    <w:rsid w:val="74CBD285"/>
    <w:rsid w:val="74CDD085"/>
    <w:rsid w:val="74D37B2B"/>
    <w:rsid w:val="74DB26BD"/>
    <w:rsid w:val="74DF648B"/>
    <w:rsid w:val="74EF0145"/>
    <w:rsid w:val="74F347D6"/>
    <w:rsid w:val="74FC75F9"/>
    <w:rsid w:val="750BA282"/>
    <w:rsid w:val="750BA57C"/>
    <w:rsid w:val="752D0265"/>
    <w:rsid w:val="7534F3C2"/>
    <w:rsid w:val="7539FFA7"/>
    <w:rsid w:val="753A26F8"/>
    <w:rsid w:val="75440A29"/>
    <w:rsid w:val="7556771F"/>
    <w:rsid w:val="755D1C7D"/>
    <w:rsid w:val="7561C1B0"/>
    <w:rsid w:val="75666501"/>
    <w:rsid w:val="7577B2C9"/>
    <w:rsid w:val="7583010E"/>
    <w:rsid w:val="75A25968"/>
    <w:rsid w:val="75B5F6FE"/>
    <w:rsid w:val="75CBF458"/>
    <w:rsid w:val="75CC6BDE"/>
    <w:rsid w:val="75E2F08B"/>
    <w:rsid w:val="75EAAEEC"/>
    <w:rsid w:val="75F6149C"/>
    <w:rsid w:val="76002055"/>
    <w:rsid w:val="76047D60"/>
    <w:rsid w:val="7604F148"/>
    <w:rsid w:val="760B93D3"/>
    <w:rsid w:val="7611E20D"/>
    <w:rsid w:val="76136B3D"/>
    <w:rsid w:val="761A2AA3"/>
    <w:rsid w:val="762D0765"/>
    <w:rsid w:val="7649EF22"/>
    <w:rsid w:val="764A7653"/>
    <w:rsid w:val="766C5DAD"/>
    <w:rsid w:val="7678FEC4"/>
    <w:rsid w:val="76795872"/>
    <w:rsid w:val="7685DADD"/>
    <w:rsid w:val="76870A4D"/>
    <w:rsid w:val="768A95CB"/>
    <w:rsid w:val="768DDD14"/>
    <w:rsid w:val="768F2C01"/>
    <w:rsid w:val="76B0CA82"/>
    <w:rsid w:val="76B6046C"/>
    <w:rsid w:val="76BA4EE3"/>
    <w:rsid w:val="76CA665D"/>
    <w:rsid w:val="76D0C423"/>
    <w:rsid w:val="76D2E1C3"/>
    <w:rsid w:val="76D40BF6"/>
    <w:rsid w:val="76D4E8F5"/>
    <w:rsid w:val="76D70CDE"/>
    <w:rsid w:val="76E0DFD5"/>
    <w:rsid w:val="76E8D27D"/>
    <w:rsid w:val="76EBE9FB"/>
    <w:rsid w:val="76ED969A"/>
    <w:rsid w:val="76F1B504"/>
    <w:rsid w:val="76F87494"/>
    <w:rsid w:val="770342D1"/>
    <w:rsid w:val="77171638"/>
    <w:rsid w:val="7733C309"/>
    <w:rsid w:val="7742D662"/>
    <w:rsid w:val="774A41B1"/>
    <w:rsid w:val="774A4797"/>
    <w:rsid w:val="7758A929"/>
    <w:rsid w:val="775A4644"/>
    <w:rsid w:val="775F9ACA"/>
    <w:rsid w:val="776B6A40"/>
    <w:rsid w:val="776E4B94"/>
    <w:rsid w:val="776F847E"/>
    <w:rsid w:val="776F9C46"/>
    <w:rsid w:val="77732202"/>
    <w:rsid w:val="77816653"/>
    <w:rsid w:val="77869734"/>
    <w:rsid w:val="7797EFD2"/>
    <w:rsid w:val="77A48249"/>
    <w:rsid w:val="77AE9563"/>
    <w:rsid w:val="77B71D3A"/>
    <w:rsid w:val="77BC8B48"/>
    <w:rsid w:val="77BE19A0"/>
    <w:rsid w:val="77CC826B"/>
    <w:rsid w:val="77D0786F"/>
    <w:rsid w:val="77D778C9"/>
    <w:rsid w:val="77DF72E3"/>
    <w:rsid w:val="77E32FF6"/>
    <w:rsid w:val="77F2D5F4"/>
    <w:rsid w:val="77F8A9B5"/>
    <w:rsid w:val="780C5DC3"/>
    <w:rsid w:val="78134666"/>
    <w:rsid w:val="7838A7CF"/>
    <w:rsid w:val="784D8272"/>
    <w:rsid w:val="784FDEE0"/>
    <w:rsid w:val="785B9381"/>
    <w:rsid w:val="7864E118"/>
    <w:rsid w:val="7865F955"/>
    <w:rsid w:val="788A78EA"/>
    <w:rsid w:val="789019A1"/>
    <w:rsid w:val="78961C94"/>
    <w:rsid w:val="789B7ADA"/>
    <w:rsid w:val="789D3C7E"/>
    <w:rsid w:val="78A36A9B"/>
    <w:rsid w:val="78A67BF7"/>
    <w:rsid w:val="78A8B192"/>
    <w:rsid w:val="78B093FB"/>
    <w:rsid w:val="78BD38A9"/>
    <w:rsid w:val="78BF73B9"/>
    <w:rsid w:val="78D5F65B"/>
    <w:rsid w:val="78E5FB49"/>
    <w:rsid w:val="7901747A"/>
    <w:rsid w:val="7905F4AB"/>
    <w:rsid w:val="790F041E"/>
    <w:rsid w:val="791E0154"/>
    <w:rsid w:val="792828F6"/>
    <w:rsid w:val="793974BB"/>
    <w:rsid w:val="793991C6"/>
    <w:rsid w:val="79548592"/>
    <w:rsid w:val="79565718"/>
    <w:rsid w:val="7957F53A"/>
    <w:rsid w:val="79702757"/>
    <w:rsid w:val="7981F186"/>
    <w:rsid w:val="7987868A"/>
    <w:rsid w:val="799241A0"/>
    <w:rsid w:val="799A98CF"/>
    <w:rsid w:val="79A6B52F"/>
    <w:rsid w:val="79B9954E"/>
    <w:rsid w:val="79CCF38B"/>
    <w:rsid w:val="79CF36B9"/>
    <w:rsid w:val="79DE2735"/>
    <w:rsid w:val="79ED13CE"/>
    <w:rsid w:val="79F0E88E"/>
    <w:rsid w:val="79F3FE13"/>
    <w:rsid w:val="79F8C1ED"/>
    <w:rsid w:val="79F9A60F"/>
    <w:rsid w:val="7A13E85D"/>
    <w:rsid w:val="7A1FDBB5"/>
    <w:rsid w:val="7A24E45E"/>
    <w:rsid w:val="7A2B7840"/>
    <w:rsid w:val="7A3B82DD"/>
    <w:rsid w:val="7A3E6F66"/>
    <w:rsid w:val="7A3EB202"/>
    <w:rsid w:val="7A41046F"/>
    <w:rsid w:val="7A452EE8"/>
    <w:rsid w:val="7A626560"/>
    <w:rsid w:val="7A62C0B9"/>
    <w:rsid w:val="7A633596"/>
    <w:rsid w:val="7A63FDBA"/>
    <w:rsid w:val="7A6BB1BB"/>
    <w:rsid w:val="7A6EE527"/>
    <w:rsid w:val="7A755BFE"/>
    <w:rsid w:val="7A90D9CC"/>
    <w:rsid w:val="7AB7F8E9"/>
    <w:rsid w:val="7AC52965"/>
    <w:rsid w:val="7ADAFC7B"/>
    <w:rsid w:val="7AF080ED"/>
    <w:rsid w:val="7AF312C0"/>
    <w:rsid w:val="7AF3FEBC"/>
    <w:rsid w:val="7AFDF3AF"/>
    <w:rsid w:val="7AFF9675"/>
    <w:rsid w:val="7B149610"/>
    <w:rsid w:val="7B2D2D4F"/>
    <w:rsid w:val="7B36B649"/>
    <w:rsid w:val="7B3AAFF8"/>
    <w:rsid w:val="7B3BFFAF"/>
    <w:rsid w:val="7B546B52"/>
    <w:rsid w:val="7B57E8D0"/>
    <w:rsid w:val="7B7173A6"/>
    <w:rsid w:val="7B7E20B5"/>
    <w:rsid w:val="7B852E68"/>
    <w:rsid w:val="7B9AA7A4"/>
    <w:rsid w:val="7B9E403E"/>
    <w:rsid w:val="7BAC0A41"/>
    <w:rsid w:val="7BAF7F4A"/>
    <w:rsid w:val="7BB1EFB8"/>
    <w:rsid w:val="7BB84020"/>
    <w:rsid w:val="7BB8E70F"/>
    <w:rsid w:val="7BCBBDD0"/>
    <w:rsid w:val="7BEBD2F3"/>
    <w:rsid w:val="7BF89557"/>
    <w:rsid w:val="7C00659E"/>
    <w:rsid w:val="7C1F946D"/>
    <w:rsid w:val="7C20DA15"/>
    <w:rsid w:val="7C279FD2"/>
    <w:rsid w:val="7C285143"/>
    <w:rsid w:val="7C36D526"/>
    <w:rsid w:val="7C4750BE"/>
    <w:rsid w:val="7C4B7593"/>
    <w:rsid w:val="7C5D5326"/>
    <w:rsid w:val="7C5D7A31"/>
    <w:rsid w:val="7C63B9EE"/>
    <w:rsid w:val="7C64A77A"/>
    <w:rsid w:val="7C6C6C93"/>
    <w:rsid w:val="7C765793"/>
    <w:rsid w:val="7C76E256"/>
    <w:rsid w:val="7C7A0664"/>
    <w:rsid w:val="7C83AE08"/>
    <w:rsid w:val="7C8A6A78"/>
    <w:rsid w:val="7C99B8F8"/>
    <w:rsid w:val="7CAA4045"/>
    <w:rsid w:val="7CAB6555"/>
    <w:rsid w:val="7CAB88D5"/>
    <w:rsid w:val="7CB174D8"/>
    <w:rsid w:val="7CB9A1DB"/>
    <w:rsid w:val="7CC2833E"/>
    <w:rsid w:val="7CC822EE"/>
    <w:rsid w:val="7CCD1A76"/>
    <w:rsid w:val="7CD98CAC"/>
    <w:rsid w:val="7CDC8337"/>
    <w:rsid w:val="7CE78FBF"/>
    <w:rsid w:val="7CE90581"/>
    <w:rsid w:val="7CF722DD"/>
    <w:rsid w:val="7D08C17B"/>
    <w:rsid w:val="7D1270AD"/>
    <w:rsid w:val="7D18AEB0"/>
    <w:rsid w:val="7D1AC075"/>
    <w:rsid w:val="7D1CB6AF"/>
    <w:rsid w:val="7D33AD4D"/>
    <w:rsid w:val="7D407784"/>
    <w:rsid w:val="7D52198E"/>
    <w:rsid w:val="7D52B21C"/>
    <w:rsid w:val="7D6F41E6"/>
    <w:rsid w:val="7D76420B"/>
    <w:rsid w:val="7D8E97C0"/>
    <w:rsid w:val="7D8F889B"/>
    <w:rsid w:val="7D90FD4C"/>
    <w:rsid w:val="7D94946C"/>
    <w:rsid w:val="7DAA157C"/>
    <w:rsid w:val="7DAF2364"/>
    <w:rsid w:val="7DB31092"/>
    <w:rsid w:val="7DE0780A"/>
    <w:rsid w:val="7DE911C9"/>
    <w:rsid w:val="7DEB9130"/>
    <w:rsid w:val="7DEEE698"/>
    <w:rsid w:val="7DF76572"/>
    <w:rsid w:val="7DFFD6D2"/>
    <w:rsid w:val="7E05791B"/>
    <w:rsid w:val="7E0C89F0"/>
    <w:rsid w:val="7E13C5CB"/>
    <w:rsid w:val="7E1594D6"/>
    <w:rsid w:val="7E1998A2"/>
    <w:rsid w:val="7E1ACE3C"/>
    <w:rsid w:val="7E1B79EE"/>
    <w:rsid w:val="7E23E361"/>
    <w:rsid w:val="7E3696E6"/>
    <w:rsid w:val="7E4284E9"/>
    <w:rsid w:val="7E50E551"/>
    <w:rsid w:val="7E76BBCB"/>
    <w:rsid w:val="7E76CD4B"/>
    <w:rsid w:val="7E834745"/>
    <w:rsid w:val="7E843ED6"/>
    <w:rsid w:val="7E8A8491"/>
    <w:rsid w:val="7E9F9527"/>
    <w:rsid w:val="7EA3C461"/>
    <w:rsid w:val="7EB3E38F"/>
    <w:rsid w:val="7EB5878E"/>
    <w:rsid w:val="7EBAC506"/>
    <w:rsid w:val="7EC08CA2"/>
    <w:rsid w:val="7EC4C6A6"/>
    <w:rsid w:val="7EC7A217"/>
    <w:rsid w:val="7EC93AA9"/>
    <w:rsid w:val="7ECBFB9F"/>
    <w:rsid w:val="7EDFB3C6"/>
    <w:rsid w:val="7EE1F15C"/>
    <w:rsid w:val="7EEA874D"/>
    <w:rsid w:val="7EFFC08B"/>
    <w:rsid w:val="7F0413A2"/>
    <w:rsid w:val="7F0684CD"/>
    <w:rsid w:val="7F0A2693"/>
    <w:rsid w:val="7F220124"/>
    <w:rsid w:val="7F280FB9"/>
    <w:rsid w:val="7F4E0A4C"/>
    <w:rsid w:val="7F5499B6"/>
    <w:rsid w:val="7F722F1F"/>
    <w:rsid w:val="7F73DEE5"/>
    <w:rsid w:val="7F78B8DB"/>
    <w:rsid w:val="7F7A944A"/>
    <w:rsid w:val="7F88904E"/>
    <w:rsid w:val="7F8EA24C"/>
    <w:rsid w:val="7F90DA4E"/>
    <w:rsid w:val="7F9E95CB"/>
    <w:rsid w:val="7FA2D20B"/>
    <w:rsid w:val="7FA759A2"/>
    <w:rsid w:val="7FB0C75A"/>
    <w:rsid w:val="7FB2A91B"/>
    <w:rsid w:val="7FB42AF4"/>
    <w:rsid w:val="7FBFCA7F"/>
    <w:rsid w:val="7FC5E136"/>
    <w:rsid w:val="7FD0EA57"/>
    <w:rsid w:val="7FE66591"/>
    <w:rsid w:val="7FE8CF06"/>
    <w:rsid w:val="7FF3198F"/>
    <w:rsid w:val="7FF75C6F"/>
    <w:rsid w:val="7FFB0014"/>
    <w:rsid w:val="7FFE7D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D4C531A"/>
  <w15:docId w15:val="{65D8D542-FA36-401F-BAD1-DE2087BE61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lang w:val="en-GB" w:eastAsia="en-IE" w:bidi="ar-SA"/>
      </w:rPr>
    </w:rPrDefault>
    <w:pPrDefault/>
  </w:docDefaults>
  <w:latentStyles w:defLockedState="1"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semiHidden="1"/>
    <w:lsdException w:name="toc 6" w:uiPriority="39" w:semiHidden="1"/>
    <w:lsdException w:name="toc 7" w:semiHidden="1"/>
    <w:lsdException w:name="toc 8" w:semiHidden="1"/>
    <w:lsdException w:name="toc 9" w:semiHidden="1"/>
    <w:lsdException w:name="Normal Indent" w:semiHidden="1"/>
    <w:lsdException w:name="footnote text" w:uiPriority="99" w:unhideWhenUsed="1" w:qFormat="1"/>
    <w:lsdException w:name="annotation text" w:semiHidden="1"/>
    <w:lsdException w:name="header" w:uiPriority="2"/>
    <w:lsdException w:name="footer" w:uiPriority="2"/>
    <w:lsdException w:name="index heading" w:semiHidden="1"/>
    <w:lsdException w:name="caption" w:uiPriority="2"/>
    <w:lsdException w:name="table of figures" w:semiHidden="1"/>
    <w:lsdException w:name="envelope address" w:semiHidden="1"/>
    <w:lsdException w:name="envelope return" w:semiHidden="1"/>
    <w:lsdException w:name="footnote reference" w:uiPriority="99" w:semiHidden="1" w:qFormat="1"/>
    <w:lsdException w:name="annotation reference" w:semiHidden="1"/>
    <w:lsdException w:name="line number" w:semiHidden="1"/>
    <w:lsdException w:name="page number" w:semiHidden="1"/>
    <w:lsdException w:name="endnote reference" w:semiHidden="1"/>
    <w:lsdException w:name="endnote text" w:unhideWhenUsed="1"/>
    <w:lsdException w:name="table of authorities" w:semiHidden="1"/>
    <w:lsdException w:name="macro" w:semiHidden="1"/>
    <w:lsdException w:name="toa heading" w:semiHidden="1"/>
    <w:lsdException w:name="List" w:semiHidden="1"/>
    <w:lsdException w:name="List Bullet" w:uiPriority="1"/>
    <w:lsdException w:name="List Number" w:uiPriority="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uiPriority="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uiPriority="99" w:semiHidden="1"/>
    <w:lsdException w:name="HTML Acronym" w:semiHidden="1"/>
    <w:lsdException w:name="HTML Address" w:semiHidden="1"/>
    <w:lsdException w:name="HTML Cite" w:semiHidden="1"/>
    <w:lsdException w:name="HTML Code" w:uiPriority="99"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semiHidden="1"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Grid Table 4" w:uiPriority="49"/>
    <w:lsdException w:name="Mention" w:semiHidden="1"/>
    <w:lsdException w:name="Smart Hyperlink" w:semiHidden="1"/>
    <w:lsdException w:name="Hashtag" w:semiHidden="1"/>
    <w:lsdException w:name="Unresolved Mention" w:semiHidden="1"/>
    <w:lsdException w:name="Smart Link" w:semiHidden="1"/>
  </w:latentStyles>
  <w:style w:type="paragraph" w:styleId="Normal" w:default="1">
    <w:name w:val="Normal"/>
    <w:uiPriority w:val="1"/>
    <w:qFormat/>
    <w:rsid w:val="009663D2"/>
    <w:pPr>
      <w:spacing w:after="120" w:line="264" w:lineRule="auto"/>
      <w:jc w:val="both"/>
    </w:pPr>
    <w:rPr>
      <w:rFonts w:ascii="EC Square Sans Cond Pro" w:hAnsi="EC Square Sans Cond Pro"/>
      <w:sz w:val="22"/>
    </w:rPr>
  </w:style>
  <w:style w:type="paragraph" w:styleId="Heading1">
    <w:name w:val="heading 1"/>
    <w:basedOn w:val="Normal"/>
    <w:next w:val="Normal"/>
    <w:link w:val="Heading1Char"/>
    <w:uiPriority w:val="1"/>
    <w:qFormat/>
    <w:pPr>
      <w:keepNext/>
      <w:numPr>
        <w:numId w:val="10"/>
      </w:numPr>
      <w:spacing w:before="480"/>
      <w:outlineLvl w:val="0"/>
    </w:pPr>
    <w:rPr>
      <w:b/>
      <w:smallCaps/>
      <w:sz w:val="26"/>
    </w:rPr>
  </w:style>
  <w:style w:type="paragraph" w:styleId="Heading2">
    <w:name w:val="heading 2"/>
    <w:basedOn w:val="Normal"/>
    <w:next w:val="Normal"/>
    <w:uiPriority w:val="1"/>
    <w:qFormat/>
    <w:pPr>
      <w:keepNext/>
      <w:numPr>
        <w:ilvl w:val="1"/>
        <w:numId w:val="10"/>
      </w:numPr>
      <w:spacing w:before="420"/>
      <w:outlineLvl w:val="1"/>
    </w:pPr>
    <w:rPr>
      <w:b/>
      <w:sz w:val="26"/>
    </w:rPr>
  </w:style>
  <w:style w:type="paragraph" w:styleId="Heading3">
    <w:name w:val="heading 3"/>
    <w:basedOn w:val="Normal"/>
    <w:next w:val="Normal"/>
    <w:uiPriority w:val="1"/>
    <w:qFormat/>
    <w:pPr>
      <w:keepNext/>
      <w:numPr>
        <w:ilvl w:val="2"/>
        <w:numId w:val="10"/>
      </w:numPr>
      <w:spacing w:before="360"/>
      <w:outlineLvl w:val="2"/>
    </w:pPr>
    <w:rPr>
      <w:b/>
      <w:sz w:val="24"/>
    </w:rPr>
  </w:style>
  <w:style w:type="paragraph" w:styleId="Heading4">
    <w:name w:val="heading 4"/>
    <w:basedOn w:val="Normal"/>
    <w:next w:val="Normal"/>
    <w:uiPriority w:val="1"/>
    <w:qFormat/>
    <w:pPr>
      <w:numPr>
        <w:ilvl w:val="3"/>
        <w:numId w:val="10"/>
      </w:numPr>
      <w:spacing w:before="360"/>
      <w:outlineLvl w:val="3"/>
    </w:pPr>
    <w:rPr>
      <w:b/>
    </w:rPr>
  </w:style>
  <w:style w:type="paragraph" w:styleId="Heading5">
    <w:name w:val="heading 5"/>
    <w:basedOn w:val="Normal"/>
    <w:next w:val="Normal"/>
    <w:semiHidden/>
    <w:pPr>
      <w:keepNext/>
      <w:numPr>
        <w:ilvl w:val="4"/>
        <w:numId w:val="10"/>
      </w:numPr>
      <w:outlineLvl w:val="4"/>
    </w:pPr>
  </w:style>
  <w:style w:type="paragraph" w:styleId="Heading6">
    <w:name w:val="heading 6"/>
    <w:basedOn w:val="Normal"/>
    <w:next w:val="Normal"/>
    <w:semiHidden/>
    <w:pPr>
      <w:keepNext/>
      <w:numPr>
        <w:ilvl w:val="5"/>
        <w:numId w:val="10"/>
      </w:numPr>
      <w:outlineLvl w:val="5"/>
    </w:pPr>
  </w:style>
  <w:style w:type="paragraph" w:styleId="Heading7">
    <w:name w:val="heading 7"/>
    <w:basedOn w:val="Normal"/>
    <w:next w:val="Normal"/>
    <w:semiHidden/>
    <w:pPr>
      <w:keepNext/>
      <w:numPr>
        <w:ilvl w:val="6"/>
        <w:numId w:val="10"/>
      </w:numPr>
      <w:outlineLvl w:val="6"/>
    </w:pPr>
  </w:style>
  <w:style w:type="paragraph" w:styleId="Heading8">
    <w:name w:val="heading 8"/>
    <w:basedOn w:val="Normal"/>
    <w:next w:val="Normal"/>
    <w:semiHidden/>
    <w:pPr>
      <w:keepNext/>
      <w:numPr>
        <w:ilvl w:val="7"/>
        <w:numId w:val="10"/>
      </w:numPr>
      <w:outlineLvl w:val="7"/>
    </w:pPr>
  </w:style>
  <w:style w:type="paragraph" w:styleId="Heading9">
    <w:name w:val="heading 9"/>
    <w:basedOn w:val="Normal"/>
    <w:next w:val="Normal"/>
    <w:semiHidden/>
    <w:pPr>
      <w:keepNext/>
      <w:numPr>
        <w:ilvl w:val="8"/>
        <w:numId w:val="10"/>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dyPlaceholderText" w:customStyle="1">
    <w:name w:val="BodyPlaceholderText"/>
    <w:basedOn w:val="PlaceholderText"/>
    <w:semiHidden/>
    <w:rPr>
      <w:color w:val="3366CC"/>
    </w:rPr>
  </w:style>
  <w:style w:type="character" w:styleId="CrossReference" w:customStyle="1">
    <w:name w:val="Cross Reference"/>
    <w:basedOn w:val="DefaultParagraphFont"/>
    <w:uiPriority w:val="2"/>
    <w:rPr>
      <w:i/>
    </w:rPr>
  </w:style>
  <w:style w:type="character" w:styleId="InstructionBlue" w:customStyle="1">
    <w:name w:val="InstructionBlue"/>
    <w:uiPriority w:val="1"/>
    <w:rPr>
      <w:i/>
      <w:color w:val="3366CC"/>
    </w:rPr>
  </w:style>
  <w:style w:type="character" w:styleId="InstructionPlaceholder" w:customStyle="1">
    <w:name w:val="InstructionPlaceholder"/>
    <w:uiPriority w:val="1"/>
    <w:rPr>
      <w:color w:val="CB3535"/>
    </w:rPr>
  </w:style>
  <w:style w:type="character" w:styleId="InstructionRed" w:customStyle="1">
    <w:name w:val="InstructionRed"/>
    <w:uiPriority w:val="1"/>
    <w:rPr>
      <w:i/>
      <w:color w:val="CB3535"/>
    </w:rPr>
  </w:style>
  <w:style w:type="character" w:styleId="MarkingLabel" w:customStyle="1">
    <w:name w:val="MarkingLabel"/>
    <w:semiHidden/>
    <w:rPr>
      <w:b/>
      <w:caps/>
      <w:sz w:val="28"/>
    </w:rPr>
  </w:style>
  <w:style w:type="character" w:styleId="MarkingText" w:customStyle="1">
    <w:name w:val="MarkingText"/>
    <w:semiHidden/>
    <w:rPr>
      <w:i/>
      <w:sz w:val="28"/>
    </w:rPr>
  </w:style>
  <w:style w:type="character" w:styleId="PlaceholderText">
    <w:name w:val="Placeholder Text"/>
    <w:basedOn w:val="DefaultParagraphFont"/>
    <w:semiHidden/>
    <w:rPr>
      <w:color w:val="288061"/>
    </w:rPr>
  </w:style>
  <w:style w:type="paragraph" w:styleId="AfterTable" w:customStyle="1">
    <w:name w:val="After Table"/>
    <w:semiHidden/>
    <w:rPr>
      <w:sz w:val="4"/>
    </w:rPr>
  </w:style>
  <w:style w:type="paragraph" w:styleId="AnnexTitle" w:customStyle="1">
    <w:name w:val="AnnexTitle"/>
    <w:basedOn w:val="Normal"/>
    <w:next w:val="Normal"/>
    <w:uiPriority w:val="1"/>
    <w:qFormat/>
    <w:pPr>
      <w:pageBreakBefore/>
      <w:numPr>
        <w:numId w:val="1"/>
      </w:numPr>
      <w:spacing w:after="360"/>
      <w:outlineLvl w:val="0"/>
    </w:pPr>
    <w:rPr>
      <w:b/>
      <w:sz w:val="36"/>
    </w:rPr>
  </w:style>
  <w:style w:type="paragraph" w:styleId="Caption">
    <w:name w:val="caption"/>
    <w:basedOn w:val="Normal"/>
    <w:next w:val="Normal"/>
    <w:link w:val="CaptionChar"/>
    <w:uiPriority w:val="2"/>
    <w:pPr>
      <w:spacing w:before="120"/>
    </w:pPr>
    <w:rPr>
      <w:b/>
      <w:i/>
    </w:rPr>
  </w:style>
  <w:style w:type="paragraph" w:styleId="ChapterTitle" w:customStyle="1">
    <w:name w:val="ChapterTitle"/>
    <w:basedOn w:val="Normal"/>
    <w:next w:val="SectionTitle"/>
    <w:uiPriority w:val="1"/>
    <w:qFormat/>
    <w:pPr>
      <w:keepNext/>
      <w:spacing w:before="720" w:after="360"/>
      <w:jc w:val="center"/>
      <w:outlineLvl w:val="0"/>
    </w:pPr>
    <w:rPr>
      <w:b/>
      <w:sz w:val="36"/>
    </w:rPr>
  </w:style>
  <w:style w:type="paragraph" w:styleId="Contact" w:customStyle="1">
    <w:name w:val="Contact"/>
    <w:basedOn w:val="Normal"/>
    <w:uiPriority w:val="2"/>
    <w:pPr>
      <w:spacing w:before="480" w:after="240"/>
      <w:ind w:left="567" w:hanging="567"/>
      <w:jc w:val="left"/>
    </w:pPr>
  </w:style>
  <w:style w:type="paragraph" w:styleId="ContNum" w:customStyle="1">
    <w:name w:val="ContNum"/>
    <w:basedOn w:val="Normal"/>
    <w:uiPriority w:val="1"/>
    <w:qFormat/>
    <w:pPr>
      <w:numPr>
        <w:numId w:val="2"/>
      </w:numPr>
    </w:pPr>
  </w:style>
  <w:style w:type="paragraph" w:styleId="ContNumLevel2" w:customStyle="1">
    <w:name w:val="ContNum (Level 2)"/>
    <w:basedOn w:val="Normal"/>
    <w:uiPriority w:val="1"/>
    <w:pPr>
      <w:numPr>
        <w:ilvl w:val="1"/>
        <w:numId w:val="2"/>
      </w:numPr>
    </w:pPr>
  </w:style>
  <w:style w:type="paragraph" w:styleId="ContNumLevel3" w:customStyle="1">
    <w:name w:val="ContNum (Level 3)"/>
    <w:basedOn w:val="Normal"/>
    <w:uiPriority w:val="1"/>
    <w:pPr>
      <w:numPr>
        <w:ilvl w:val="2"/>
        <w:numId w:val="2"/>
      </w:numPr>
    </w:pPr>
  </w:style>
  <w:style w:type="paragraph" w:styleId="Date">
    <w:name w:val="Date"/>
    <w:basedOn w:val="Normal"/>
    <w:next w:val="References"/>
    <w:uiPriority w:val="1"/>
    <w:pPr>
      <w:spacing w:after="0"/>
      <w:ind w:left="5102" w:right="-567"/>
    </w:pPr>
  </w:style>
  <w:style w:type="paragraph" w:styleId="EndnoteText">
    <w:name w:val="endnote text"/>
    <w:basedOn w:val="Normal"/>
    <w:semiHidden/>
    <w:unhideWhenUsed/>
    <w:pPr>
      <w:ind w:left="357" w:hanging="357"/>
    </w:pPr>
    <w:rPr>
      <w:sz w:val="20"/>
    </w:rPr>
  </w:style>
  <w:style w:type="paragraph" w:styleId="FigureBody" w:customStyle="1">
    <w:name w:val="Figure Body"/>
    <w:basedOn w:val="Normal"/>
    <w:next w:val="FigureSource"/>
    <w:uiPriority w:val="2"/>
    <w:pPr>
      <w:keepNext/>
      <w:spacing w:after="40" w:line="240" w:lineRule="auto"/>
    </w:pPr>
  </w:style>
  <w:style w:type="paragraph" w:styleId="FigureSource" w:customStyle="1">
    <w:name w:val="Figure Source"/>
    <w:basedOn w:val="Normal"/>
    <w:next w:val="Normal"/>
    <w:uiPriority w:val="2"/>
    <w:pPr>
      <w:spacing w:after="240" w:line="240" w:lineRule="auto"/>
    </w:pPr>
    <w:rPr>
      <w:sz w:val="18"/>
    </w:rPr>
  </w:style>
  <w:style w:type="paragraph" w:styleId="FigureTitle" w:customStyle="1">
    <w:name w:val="Figure Title"/>
    <w:basedOn w:val="Normal"/>
    <w:next w:val="FigureBody"/>
    <w:uiPriority w:val="2"/>
    <w:pPr>
      <w:keepNext/>
      <w:spacing w:before="120"/>
    </w:pPr>
    <w:rPr>
      <w:b/>
      <w:i/>
    </w:rPr>
  </w:style>
  <w:style w:type="paragraph" w:styleId="FITTable" w:customStyle="1">
    <w:name w:val="FIT Table"/>
    <w:basedOn w:val="Normal"/>
    <w:uiPriority w:val="2"/>
    <w:pPr>
      <w:spacing w:before="60" w:after="60"/>
    </w:pPr>
  </w:style>
  <w:style w:type="paragraph" w:styleId="FooterLine" w:customStyle="1">
    <w:name w:val="Footer Line"/>
    <w:basedOn w:val="Footer"/>
    <w:next w:val="Footer"/>
    <w:uiPriority w:val="2"/>
    <w:pPr>
      <w:pBdr>
        <w:top w:val="single" w:color="auto" w:sz="4" w:space="1"/>
      </w:pBdr>
      <w:tabs>
        <w:tab w:val="right" w:pos="8646"/>
      </w:tabs>
      <w:spacing w:before="120"/>
      <w:ind w:right="0"/>
    </w:pPr>
  </w:style>
  <w:style w:type="paragraph" w:styleId="FootnoteText">
    <w:name w:val="footnote text"/>
    <w:aliases w:val="Footnote text,Fussnote,stile 1,Fußnote,Podrozdział,Footnote Text Char Char,Footnote Text Char1 Char Char,Footnote Text Char Char Char Char,Footnote Text Char Char1,Char Char,Sprotna opomba - besedilo Znak1,Tekst przypis,o,Schriftart: 9 pt"/>
    <w:basedOn w:val="Normal"/>
    <w:link w:val="FootnoteTextChar"/>
    <w:uiPriority w:val="99"/>
    <w:unhideWhenUsed/>
    <w:qFormat/>
    <w:pPr>
      <w:ind w:left="357" w:hanging="357"/>
    </w:pPr>
    <w:rPr>
      <w:sz w:val="20"/>
    </w:rPr>
  </w:style>
  <w:style w:type="paragraph" w:styleId="Glossary" w:customStyle="1">
    <w:name w:val="Glossary"/>
    <w:basedOn w:val="Normal"/>
    <w:uiPriority w:val="2"/>
    <w:pPr>
      <w:tabs>
        <w:tab w:val="left" w:pos="2835"/>
      </w:tabs>
      <w:ind w:left="2835" w:hanging="2835"/>
      <w:jc w:val="left"/>
    </w:pPr>
  </w:style>
  <w:style w:type="paragraph" w:styleId="GlossaryHeading" w:customStyle="1">
    <w:name w:val="GlossaryHeading"/>
    <w:basedOn w:val="Normal"/>
    <w:uiPriority w:val="2"/>
    <w:pPr>
      <w:spacing w:after="480"/>
      <w:jc w:val="center"/>
      <w:outlineLvl w:val="0"/>
    </w:pPr>
    <w:rPr>
      <w:rFonts w:ascii="Times New Roman Bold" w:hAnsi="Times New Roman Bold"/>
      <w:b/>
      <w:sz w:val="32"/>
    </w:rPr>
  </w:style>
  <w:style w:type="paragraph" w:styleId="HistoryTable" w:customStyle="1">
    <w:name w:val="HistoryTable"/>
    <w:basedOn w:val="Normal"/>
    <w:uiPriority w:val="2"/>
    <w:pPr>
      <w:spacing w:before="60" w:after="60"/>
    </w:pPr>
    <w:rPr>
      <w:sz w:val="20"/>
    </w:rPr>
  </w:style>
  <w:style w:type="paragraph" w:styleId="HistTableHeading" w:customStyle="1">
    <w:name w:val="HistTableHeading"/>
    <w:basedOn w:val="Normal"/>
    <w:next w:val="HistoryTable"/>
    <w:uiPriority w:val="2"/>
    <w:pPr>
      <w:jc w:val="center"/>
    </w:pPr>
    <w:rPr>
      <w:rFonts w:ascii="Times New Roman Bold" w:hAnsi="Times New Roman Bold"/>
      <w:b/>
      <w:sz w:val="32"/>
    </w:rPr>
  </w:style>
  <w:style w:type="paragraph" w:styleId="LegalNumPar" w:customStyle="1">
    <w:name w:val="LegalNumPar"/>
    <w:basedOn w:val="Normal"/>
    <w:uiPriority w:val="1"/>
    <w:qFormat/>
    <w:pPr>
      <w:numPr>
        <w:numId w:val="3"/>
      </w:numPr>
      <w:spacing w:line="360" w:lineRule="auto"/>
    </w:pPr>
    <w:rPr>
      <w:sz w:val="24"/>
    </w:rPr>
  </w:style>
  <w:style w:type="paragraph" w:styleId="LegalNumPar2" w:customStyle="1">
    <w:name w:val="LegalNumPar2"/>
    <w:basedOn w:val="Normal"/>
    <w:uiPriority w:val="1"/>
    <w:pPr>
      <w:numPr>
        <w:ilvl w:val="1"/>
        <w:numId w:val="3"/>
      </w:numPr>
      <w:spacing w:line="360" w:lineRule="auto"/>
    </w:pPr>
    <w:rPr>
      <w:sz w:val="24"/>
    </w:rPr>
  </w:style>
  <w:style w:type="paragraph" w:styleId="LegalNumPar3" w:customStyle="1">
    <w:name w:val="LegalNumPar3"/>
    <w:basedOn w:val="Normal"/>
    <w:uiPriority w:val="1"/>
    <w:pPr>
      <w:numPr>
        <w:ilvl w:val="2"/>
        <w:numId w:val="3"/>
      </w:numPr>
      <w:spacing w:line="360" w:lineRule="auto"/>
    </w:pPr>
    <w:rPr>
      <w:sz w:val="24"/>
    </w:rPr>
  </w:style>
  <w:style w:type="paragraph" w:styleId="ListBullet">
    <w:name w:val="List Bullet"/>
    <w:basedOn w:val="Normal"/>
    <w:uiPriority w:val="1"/>
    <w:pPr>
      <w:numPr>
        <w:numId w:val="9"/>
      </w:numPr>
      <w:contextualSpacing/>
    </w:pPr>
  </w:style>
  <w:style w:type="paragraph" w:styleId="ListBulletLevel2" w:customStyle="1">
    <w:name w:val="List Bullet (Level 2)"/>
    <w:basedOn w:val="Normal"/>
    <w:uiPriority w:val="1"/>
    <w:pPr>
      <w:numPr>
        <w:ilvl w:val="1"/>
        <w:numId w:val="9"/>
      </w:numPr>
      <w:contextualSpacing/>
    </w:pPr>
  </w:style>
  <w:style w:type="paragraph" w:styleId="ListBulletLevel3" w:customStyle="1">
    <w:name w:val="List Bullet (Level 3)"/>
    <w:basedOn w:val="Normal"/>
    <w:uiPriority w:val="1"/>
    <w:semiHidden/>
    <w:unhideWhenUsed/>
    <w:pPr>
      <w:numPr>
        <w:ilvl w:val="2"/>
        <w:numId w:val="9"/>
      </w:numPr>
      <w:contextualSpacing/>
    </w:pPr>
  </w:style>
  <w:style w:type="paragraph" w:styleId="ListBulletLevel4" w:customStyle="1">
    <w:name w:val="List Bullet (Level 4)"/>
    <w:basedOn w:val="Normal"/>
    <w:uiPriority w:val="1"/>
    <w:semiHidden/>
    <w:unhideWhenUsed/>
    <w:pPr>
      <w:numPr>
        <w:ilvl w:val="3"/>
        <w:numId w:val="9"/>
      </w:numPr>
      <w:tabs>
        <w:tab w:val="clear" w:pos="1814"/>
        <w:tab w:val="num" w:pos="2880"/>
      </w:tabs>
      <w:ind w:left="2880" w:hanging="360"/>
      <w:contextualSpacing/>
    </w:pPr>
  </w:style>
  <w:style w:type="paragraph" w:styleId="ListDash" w:customStyle="1">
    <w:name w:val="List Dash"/>
    <w:basedOn w:val="Normal"/>
    <w:uiPriority w:val="1"/>
    <w:pPr>
      <w:numPr>
        <w:numId w:val="7"/>
      </w:numPr>
      <w:contextualSpacing/>
    </w:pPr>
  </w:style>
  <w:style w:type="paragraph" w:styleId="ListDashLevel2" w:customStyle="1">
    <w:name w:val="List Dash (Level 2)"/>
    <w:basedOn w:val="Normal"/>
    <w:uiPriority w:val="1"/>
    <w:pPr>
      <w:numPr>
        <w:ilvl w:val="1"/>
        <w:numId w:val="7"/>
      </w:numPr>
      <w:contextualSpacing/>
    </w:pPr>
  </w:style>
  <w:style w:type="paragraph" w:styleId="ListDashLevel3" w:customStyle="1">
    <w:name w:val="List Dash (Level 3)"/>
    <w:basedOn w:val="Normal"/>
    <w:uiPriority w:val="1"/>
    <w:semiHidden/>
    <w:unhideWhenUsed/>
    <w:pPr>
      <w:numPr>
        <w:ilvl w:val="2"/>
        <w:numId w:val="7"/>
      </w:numPr>
      <w:contextualSpacing/>
    </w:pPr>
  </w:style>
  <w:style w:type="paragraph" w:styleId="ListDashLevel4" w:customStyle="1">
    <w:name w:val="List Dash (Level 4)"/>
    <w:basedOn w:val="Normal"/>
    <w:uiPriority w:val="1"/>
    <w:semiHidden/>
    <w:unhideWhenUsed/>
    <w:pPr>
      <w:numPr>
        <w:ilvl w:val="3"/>
        <w:numId w:val="7"/>
      </w:numPr>
      <w:contextualSpacing/>
    </w:pPr>
  </w:style>
  <w:style w:type="paragraph" w:styleId="ListNumber">
    <w:name w:val="List Number"/>
    <w:basedOn w:val="Normal"/>
    <w:uiPriority w:val="1"/>
    <w:pPr>
      <w:numPr>
        <w:numId w:val="8"/>
      </w:numPr>
      <w:contextualSpacing/>
    </w:pPr>
  </w:style>
  <w:style w:type="paragraph" w:styleId="ListNumberLevel2" w:customStyle="1">
    <w:name w:val="List Number (Level 2)"/>
    <w:basedOn w:val="Normal"/>
    <w:uiPriority w:val="1"/>
    <w:pPr>
      <w:numPr>
        <w:ilvl w:val="1"/>
        <w:numId w:val="8"/>
      </w:numPr>
      <w:ind w:left="908" w:hanging="454"/>
      <w:contextualSpacing/>
    </w:pPr>
  </w:style>
  <w:style w:type="paragraph" w:styleId="ListNumberLevel3" w:customStyle="1">
    <w:name w:val="List Number (Level 3)"/>
    <w:basedOn w:val="Normal"/>
    <w:uiPriority w:val="1"/>
    <w:semiHidden/>
    <w:unhideWhenUsed/>
    <w:pPr>
      <w:numPr>
        <w:ilvl w:val="2"/>
        <w:numId w:val="8"/>
      </w:numPr>
      <w:contextualSpacing/>
    </w:pPr>
  </w:style>
  <w:style w:type="paragraph" w:styleId="ListNumberLevel4" w:customStyle="1">
    <w:name w:val="List Number (Level 4)"/>
    <w:basedOn w:val="Normal"/>
    <w:uiPriority w:val="1"/>
    <w:semiHidden/>
    <w:unhideWhenUsed/>
    <w:pPr>
      <w:numPr>
        <w:ilvl w:val="3"/>
        <w:numId w:val="8"/>
      </w:numPr>
      <w:ind w:left="1815" w:hanging="454"/>
      <w:contextualSpacing/>
    </w:pPr>
  </w:style>
  <w:style w:type="paragraph" w:styleId="Marking" w:customStyle="1">
    <w:name w:val="Marking"/>
    <w:basedOn w:val="Normal"/>
    <w:semiHidden/>
    <w:rsid w:val="00F173A3"/>
    <w:pPr>
      <w:spacing w:line="240" w:lineRule="auto"/>
      <w:ind w:left="5102" w:right="-680"/>
      <w:contextualSpacing/>
      <w:jc w:val="left"/>
    </w:pPr>
    <w:rPr>
      <w:sz w:val="28"/>
      <w:lang w:val="en-IE"/>
    </w:rPr>
  </w:style>
  <w:style w:type="paragraph" w:styleId="NumPar1" w:customStyle="1">
    <w:name w:val="NumPar 1"/>
    <w:basedOn w:val="Heading1"/>
    <w:uiPriority w:val="1"/>
    <w:qFormat/>
    <w:pPr>
      <w:keepNext w:val="0"/>
      <w:spacing w:before="0"/>
      <w:ind w:left="0" w:firstLine="0"/>
      <w:outlineLvl w:val="9"/>
    </w:pPr>
    <w:rPr>
      <w:b w:val="0"/>
      <w:smallCaps w:val="0"/>
      <w:sz w:val="22"/>
    </w:rPr>
  </w:style>
  <w:style w:type="paragraph" w:styleId="NumPar2" w:customStyle="1">
    <w:name w:val="NumPar 2"/>
    <w:basedOn w:val="Heading2"/>
    <w:uiPriority w:val="1"/>
    <w:qFormat/>
    <w:pPr>
      <w:keepNext w:val="0"/>
      <w:spacing w:before="0"/>
      <w:ind w:left="0" w:firstLine="0"/>
      <w:outlineLvl w:val="9"/>
    </w:pPr>
    <w:rPr>
      <w:b w:val="0"/>
      <w:sz w:val="22"/>
    </w:rPr>
  </w:style>
  <w:style w:type="paragraph" w:styleId="NumPar3" w:customStyle="1">
    <w:name w:val="NumPar 3"/>
    <w:basedOn w:val="Heading3"/>
    <w:uiPriority w:val="1"/>
    <w:qFormat/>
    <w:pPr>
      <w:keepNext w:val="0"/>
      <w:spacing w:before="0"/>
      <w:ind w:left="0" w:firstLine="0"/>
      <w:outlineLvl w:val="9"/>
    </w:pPr>
    <w:rPr>
      <w:b w:val="0"/>
      <w:sz w:val="22"/>
    </w:rPr>
  </w:style>
  <w:style w:type="paragraph" w:styleId="NumPar4" w:customStyle="1">
    <w:name w:val="NumPar 4"/>
    <w:basedOn w:val="Heading4"/>
    <w:uiPriority w:val="1"/>
    <w:qFormat/>
    <w:pPr>
      <w:spacing w:before="0"/>
      <w:ind w:left="0" w:firstLine="0"/>
      <w:outlineLvl w:val="9"/>
    </w:pPr>
    <w:rPr>
      <w:b w:val="0"/>
    </w:rPr>
  </w:style>
  <w:style w:type="paragraph" w:styleId="PartTitle" w:customStyle="1">
    <w:name w:val="PartTitle"/>
    <w:basedOn w:val="Normal"/>
    <w:next w:val="ChapterTitle"/>
    <w:uiPriority w:val="1"/>
    <w:qFormat/>
    <w:pPr>
      <w:keepNext/>
      <w:pageBreakBefore/>
      <w:spacing w:after="360"/>
      <w:jc w:val="center"/>
      <w:outlineLvl w:val="0"/>
    </w:pPr>
    <w:rPr>
      <w:b/>
      <w:sz w:val="52"/>
    </w:rPr>
  </w:style>
  <w:style w:type="paragraph" w:styleId="References" w:customStyle="1">
    <w:name w:val="References"/>
    <w:uiPriority w:val="2"/>
    <w:pPr>
      <w:tabs>
        <w:tab w:val="num" w:pos="397"/>
        <w:tab w:val="num" w:pos="709"/>
      </w:tabs>
      <w:ind w:left="709" w:hanging="709"/>
    </w:pPr>
  </w:style>
  <w:style w:type="paragraph" w:styleId="SectionTitle" w:customStyle="1">
    <w:name w:val="SectionTitle"/>
    <w:basedOn w:val="Normal"/>
    <w:next w:val="Heading1"/>
    <w:uiPriority w:val="1"/>
    <w:qFormat/>
    <w:pPr>
      <w:keepNext/>
      <w:spacing w:before="720" w:after="360"/>
      <w:contextualSpacing/>
      <w:jc w:val="center"/>
      <w:outlineLvl w:val="0"/>
    </w:pPr>
    <w:rPr>
      <w:rFonts w:ascii="Times New Roman Bold" w:hAnsi="Times New Roman Bold"/>
      <w:b/>
      <w:smallCaps/>
      <w:sz w:val="32"/>
    </w:rPr>
  </w:style>
  <w:style w:type="paragraph" w:styleId="SubTitle1" w:customStyle="1">
    <w:name w:val="SubTitle 1"/>
    <w:basedOn w:val="Normal"/>
    <w:next w:val="Normal"/>
    <w:uiPriority w:val="1"/>
    <w:qFormat/>
    <w:pPr>
      <w:spacing w:before="360" w:after="2000"/>
      <w:jc w:val="center"/>
    </w:pPr>
    <w:rPr>
      <w:b/>
      <w:sz w:val="40"/>
    </w:rPr>
  </w:style>
  <w:style w:type="paragraph" w:styleId="SubTitle2" w:customStyle="1">
    <w:name w:val="SubTitle 2"/>
    <w:basedOn w:val="Normal"/>
    <w:uiPriority w:val="1"/>
    <w:qFormat/>
    <w:pPr>
      <w:spacing w:after="280"/>
      <w:jc w:val="center"/>
    </w:pPr>
    <w:rPr>
      <w:b/>
      <w:sz w:val="32"/>
    </w:rPr>
  </w:style>
  <w:style w:type="paragraph" w:styleId="TableListBullet" w:customStyle="1">
    <w:name w:val="Table List Bullet"/>
    <w:basedOn w:val="TableText"/>
    <w:uiPriority w:val="1"/>
    <w:pPr>
      <w:numPr>
        <w:numId w:val="6"/>
      </w:numPr>
    </w:pPr>
  </w:style>
  <w:style w:type="paragraph" w:styleId="TableListBulletLevel2" w:customStyle="1">
    <w:name w:val="Table List Bullet (Level 2)"/>
    <w:basedOn w:val="TableText"/>
    <w:uiPriority w:val="1"/>
    <w:pPr>
      <w:numPr>
        <w:ilvl w:val="1"/>
        <w:numId w:val="6"/>
      </w:numPr>
    </w:pPr>
  </w:style>
  <w:style w:type="paragraph" w:styleId="TableListBulletLevel3" w:customStyle="1">
    <w:name w:val="Table List Bullet (Level 3)"/>
    <w:basedOn w:val="TableText"/>
    <w:uiPriority w:val="1"/>
    <w:semiHidden/>
    <w:unhideWhenUsed/>
    <w:pPr>
      <w:numPr>
        <w:ilvl w:val="2"/>
        <w:numId w:val="6"/>
      </w:numPr>
    </w:pPr>
  </w:style>
  <w:style w:type="paragraph" w:styleId="TableListBulletLevel4" w:customStyle="1">
    <w:name w:val="Table List Bullet (Level 4)"/>
    <w:basedOn w:val="TableText"/>
    <w:uiPriority w:val="1"/>
    <w:semiHidden/>
    <w:unhideWhenUsed/>
    <w:pPr>
      <w:numPr>
        <w:ilvl w:val="3"/>
        <w:numId w:val="6"/>
      </w:numPr>
    </w:pPr>
  </w:style>
  <w:style w:type="paragraph" w:styleId="TableListDash" w:customStyle="1">
    <w:name w:val="Table List Dash"/>
    <w:basedOn w:val="TableText"/>
    <w:uiPriority w:val="1"/>
    <w:pPr>
      <w:numPr>
        <w:numId w:val="5"/>
      </w:numPr>
    </w:pPr>
  </w:style>
  <w:style w:type="paragraph" w:styleId="TableListDashLevel2" w:customStyle="1">
    <w:name w:val="Table List Dash (Level 2)"/>
    <w:basedOn w:val="TableText"/>
    <w:uiPriority w:val="1"/>
    <w:pPr>
      <w:numPr>
        <w:ilvl w:val="1"/>
        <w:numId w:val="5"/>
      </w:numPr>
    </w:pPr>
  </w:style>
  <w:style w:type="paragraph" w:styleId="TableListDashLevel3" w:customStyle="1">
    <w:name w:val="Table List Dash (Level 3)"/>
    <w:basedOn w:val="TableText"/>
    <w:uiPriority w:val="1"/>
    <w:semiHidden/>
    <w:unhideWhenUsed/>
    <w:pPr>
      <w:numPr>
        <w:ilvl w:val="2"/>
        <w:numId w:val="5"/>
      </w:numPr>
    </w:pPr>
  </w:style>
  <w:style w:type="paragraph" w:styleId="TableListDashLevel4" w:customStyle="1">
    <w:name w:val="Table List Dash (Level 4)"/>
    <w:basedOn w:val="TableText"/>
    <w:uiPriority w:val="1"/>
    <w:semiHidden/>
    <w:unhideWhenUsed/>
    <w:pPr>
      <w:numPr>
        <w:ilvl w:val="3"/>
        <w:numId w:val="5"/>
      </w:numPr>
    </w:pPr>
  </w:style>
  <w:style w:type="paragraph" w:styleId="TableListNumber" w:customStyle="1">
    <w:name w:val="Table List Number"/>
    <w:basedOn w:val="TableText"/>
    <w:uiPriority w:val="1"/>
    <w:pPr>
      <w:numPr>
        <w:numId w:val="4"/>
      </w:numPr>
    </w:pPr>
  </w:style>
  <w:style w:type="paragraph" w:styleId="TableListNumberLevel2" w:customStyle="1">
    <w:name w:val="Table List Number (Level 2)"/>
    <w:basedOn w:val="TableText"/>
    <w:uiPriority w:val="1"/>
    <w:pPr>
      <w:numPr>
        <w:ilvl w:val="1"/>
        <w:numId w:val="4"/>
      </w:numPr>
    </w:pPr>
  </w:style>
  <w:style w:type="paragraph" w:styleId="TableListNumberLevel3" w:customStyle="1">
    <w:name w:val="Table List Number (Level 3)"/>
    <w:basedOn w:val="TableText"/>
    <w:uiPriority w:val="1"/>
    <w:semiHidden/>
    <w:unhideWhenUsed/>
    <w:pPr>
      <w:numPr>
        <w:ilvl w:val="2"/>
        <w:numId w:val="4"/>
      </w:numPr>
    </w:pPr>
  </w:style>
  <w:style w:type="paragraph" w:styleId="TableListNumberLevel4" w:customStyle="1">
    <w:name w:val="Table List Number (Level 4)"/>
    <w:basedOn w:val="TableText"/>
    <w:uiPriority w:val="1"/>
    <w:semiHidden/>
    <w:unhideWhenUsed/>
    <w:pPr>
      <w:numPr>
        <w:ilvl w:val="3"/>
        <w:numId w:val="4"/>
      </w:numPr>
    </w:pPr>
  </w:style>
  <w:style w:type="paragraph" w:styleId="TableSource" w:customStyle="1">
    <w:name w:val="Table Source"/>
    <w:basedOn w:val="Normal"/>
    <w:next w:val="Normal"/>
    <w:semiHidden/>
    <w:unhideWhenUsed/>
    <w:pPr>
      <w:spacing w:after="240"/>
    </w:pPr>
    <w:rPr>
      <w:sz w:val="18"/>
    </w:rPr>
  </w:style>
  <w:style w:type="paragraph" w:styleId="TableText" w:customStyle="1">
    <w:name w:val="Table Text"/>
    <w:basedOn w:val="Normal"/>
    <w:uiPriority w:val="1"/>
    <w:qFormat/>
    <w:pPr>
      <w:spacing w:before="60" w:after="60"/>
      <w:jc w:val="left"/>
    </w:pPr>
  </w:style>
  <w:style w:type="paragraph" w:styleId="TableTitle" w:customStyle="1">
    <w:name w:val="Table Title"/>
    <w:basedOn w:val="Normal"/>
    <w:uiPriority w:val="1"/>
    <w:semiHidden/>
    <w:unhideWhenUsed/>
    <w:pPr>
      <w:keepNext/>
      <w:spacing w:before="120"/>
    </w:pPr>
    <w:rPr>
      <w:b/>
      <w:i/>
    </w:rPr>
  </w:style>
  <w:style w:type="paragraph" w:styleId="Title">
    <w:name w:val="Title"/>
    <w:basedOn w:val="Normal"/>
    <w:next w:val="SubTitle1"/>
    <w:uiPriority w:val="1"/>
    <w:qFormat/>
    <w:pPr>
      <w:spacing w:before="3200" w:after="480"/>
      <w:jc w:val="center"/>
    </w:pPr>
    <w:rPr>
      <w:b/>
      <w:kern w:val="28"/>
      <w:sz w:val="48"/>
    </w:rPr>
  </w:style>
  <w:style w:type="paragraph" w:styleId="TOC1">
    <w:name w:val="toc 1"/>
    <w:basedOn w:val="Normal"/>
    <w:next w:val="Normal"/>
    <w:uiPriority w:val="39"/>
    <w:pPr>
      <w:tabs>
        <w:tab w:val="left" w:pos="595"/>
        <w:tab w:val="right" w:leader="dot" w:pos="8640"/>
      </w:tabs>
      <w:spacing w:before="240" w:after="60" w:line="240" w:lineRule="auto"/>
      <w:ind w:left="595" w:right="720" w:hanging="595"/>
    </w:pPr>
    <w:rPr>
      <w:b/>
      <w:sz w:val="20"/>
    </w:rPr>
  </w:style>
  <w:style w:type="paragraph" w:styleId="TOC2">
    <w:name w:val="toc 2"/>
    <w:basedOn w:val="Normal"/>
    <w:next w:val="Normal"/>
    <w:uiPriority w:val="39"/>
    <w:pPr>
      <w:tabs>
        <w:tab w:val="left" w:pos="595"/>
        <w:tab w:val="right" w:leader="dot" w:pos="8640"/>
      </w:tabs>
      <w:spacing w:after="60" w:line="240" w:lineRule="auto"/>
      <w:ind w:left="595" w:right="720" w:hanging="595"/>
    </w:pPr>
    <w:rPr>
      <w:noProof/>
      <w:sz w:val="20"/>
    </w:rPr>
  </w:style>
  <w:style w:type="paragraph" w:styleId="TOC3">
    <w:name w:val="toc 3"/>
    <w:basedOn w:val="Normal"/>
    <w:next w:val="Normal"/>
    <w:uiPriority w:val="39"/>
    <w:pPr>
      <w:tabs>
        <w:tab w:val="left" w:pos="1446"/>
        <w:tab w:val="left" w:pos="1587"/>
        <w:tab w:val="right" w:leader="dot" w:pos="8640"/>
      </w:tabs>
      <w:spacing w:after="60" w:line="240" w:lineRule="auto"/>
      <w:ind w:left="1445" w:right="720" w:hanging="850"/>
    </w:pPr>
    <w:rPr>
      <w:sz w:val="20"/>
    </w:rPr>
  </w:style>
  <w:style w:type="paragraph" w:styleId="TOC4">
    <w:name w:val="toc 4"/>
    <w:basedOn w:val="Normal"/>
    <w:next w:val="Normal"/>
    <w:uiPriority w:val="39"/>
    <w:pPr>
      <w:tabs>
        <w:tab w:val="left" w:pos="1446"/>
        <w:tab w:val="left" w:pos="1587"/>
        <w:tab w:val="right" w:leader="dot" w:pos="8640"/>
      </w:tabs>
      <w:spacing w:after="60" w:line="240" w:lineRule="auto"/>
      <w:ind w:left="1445" w:right="720" w:hanging="850"/>
    </w:pPr>
    <w:rPr>
      <w:noProof/>
      <w:sz w:val="20"/>
    </w:rPr>
  </w:style>
  <w:style w:type="paragraph" w:styleId="TOC5">
    <w:name w:val="toc 5"/>
    <w:basedOn w:val="Normal"/>
    <w:next w:val="Normal"/>
    <w:semiHidden/>
    <w:pPr>
      <w:tabs>
        <w:tab w:val="left" w:pos="595"/>
        <w:tab w:val="right" w:leader="dot" w:pos="8640"/>
      </w:tabs>
      <w:spacing w:before="240" w:after="60" w:line="240" w:lineRule="auto"/>
      <w:ind w:right="720"/>
    </w:pPr>
    <w:rPr>
      <w:b/>
      <w:sz w:val="20"/>
    </w:rPr>
  </w:style>
  <w:style w:type="paragraph" w:styleId="TOC6">
    <w:name w:val="toc 6"/>
    <w:basedOn w:val="Normal"/>
    <w:next w:val="Normal"/>
    <w:uiPriority w:val="39"/>
    <w:pPr>
      <w:tabs>
        <w:tab w:val="left" w:pos="595"/>
        <w:tab w:val="right" w:leader="dot" w:pos="8640"/>
      </w:tabs>
      <w:spacing w:before="240" w:after="60" w:line="240" w:lineRule="auto"/>
      <w:ind w:left="1446" w:right="720" w:hanging="1446"/>
    </w:pPr>
    <w:rPr>
      <w:b/>
      <w:sz w:val="20"/>
    </w:rPr>
  </w:style>
  <w:style w:type="paragraph" w:styleId="TOC7">
    <w:name w:val="toc 7"/>
    <w:basedOn w:val="Normal"/>
    <w:next w:val="Normal"/>
    <w:semiHidden/>
    <w:pPr>
      <w:tabs>
        <w:tab w:val="right" w:leader="dot" w:pos="8640"/>
      </w:tabs>
    </w:pPr>
  </w:style>
  <w:style w:type="paragraph" w:styleId="TOC8">
    <w:name w:val="toc 8"/>
    <w:basedOn w:val="Normal"/>
    <w:next w:val="Normal"/>
    <w:semiHidden/>
    <w:pPr>
      <w:tabs>
        <w:tab w:val="right" w:leader="dot" w:pos="8640"/>
      </w:tabs>
    </w:pPr>
  </w:style>
  <w:style w:type="paragraph" w:styleId="TOC9">
    <w:name w:val="toc 9"/>
    <w:basedOn w:val="Normal"/>
    <w:next w:val="Normal"/>
    <w:semiHidden/>
    <w:pPr>
      <w:tabs>
        <w:tab w:val="right" w:leader="dot" w:pos="8640"/>
      </w:tabs>
    </w:pPr>
  </w:style>
  <w:style w:type="paragraph" w:styleId="TOCHeading">
    <w:name w:val="TOC Heading"/>
    <w:basedOn w:val="Normal"/>
    <w:next w:val="Normal"/>
    <w:semiHidden/>
    <w:pPr>
      <w:jc w:val="center"/>
    </w:pPr>
    <w:rPr>
      <w:rFonts w:ascii="Times New Roman Bold" w:hAnsi="Times New Roman Bold"/>
      <w:b/>
      <w:sz w:val="32"/>
    </w:rPr>
  </w:style>
  <w:style w:type="paragraph" w:styleId="ZCom" w:customStyle="1">
    <w:name w:val="Z_Com"/>
    <w:basedOn w:val="Normal"/>
    <w:next w:val="Normal"/>
    <w:uiPriority w:val="2"/>
    <w:pPr>
      <w:widowControl w:val="0"/>
      <w:spacing w:before="90" w:after="0" w:line="240" w:lineRule="auto"/>
      <w:ind w:right="85"/>
      <w:jc w:val="left"/>
    </w:pPr>
    <w:rPr>
      <w:sz w:val="24"/>
    </w:rPr>
  </w:style>
  <w:style w:type="paragraph" w:styleId="ZDGName" w:customStyle="1">
    <w:name w:val="Z_DGName"/>
    <w:basedOn w:val="Normal"/>
    <w:uiPriority w:val="2"/>
    <w:pPr>
      <w:widowControl w:val="0"/>
      <w:spacing w:after="0" w:line="240" w:lineRule="auto"/>
      <w:ind w:right="85"/>
      <w:jc w:val="left"/>
    </w:pPr>
    <w:rPr>
      <w:sz w:val="16"/>
    </w:rPr>
  </w:style>
  <w:style w:type="paragraph" w:styleId="ZFlag" w:customStyle="1">
    <w:name w:val="Z_Flag"/>
    <w:basedOn w:val="Normal"/>
    <w:next w:val="Normal"/>
    <w:uiPriority w:val="2"/>
    <w:pPr>
      <w:widowControl w:val="0"/>
      <w:spacing w:after="0"/>
      <w:ind w:right="85"/>
    </w:pPr>
  </w:style>
  <w:style w:type="paragraph" w:styleId="Citation" w:customStyle="1">
    <w:name w:val="Citation"/>
    <w:basedOn w:val="Normal"/>
    <w:link w:val="CitationChar"/>
    <w:uiPriority w:val="1"/>
    <w:qFormat/>
    <w:pPr>
      <w:ind w:left="454" w:right="454"/>
    </w:pPr>
    <w:rPr>
      <w:i/>
    </w:rPr>
  </w:style>
  <w:style w:type="character" w:styleId="CitationChar" w:customStyle="1">
    <w:name w:val="Citation Char"/>
    <w:link w:val="Citation"/>
    <w:uiPriority w:val="1"/>
    <w:qFormat/>
    <w:rPr>
      <w:i/>
    </w:rPr>
  </w:style>
  <w:style w:type="paragraph" w:styleId="Footer">
    <w:name w:val="footer"/>
    <w:basedOn w:val="Normal"/>
    <w:link w:val="FooterChar"/>
    <w:uiPriority w:val="2"/>
    <w:pPr>
      <w:spacing w:after="0" w:line="240" w:lineRule="auto"/>
      <w:ind w:right="-567"/>
    </w:pPr>
    <w:rPr>
      <w:sz w:val="16"/>
    </w:rPr>
  </w:style>
  <w:style w:type="character" w:styleId="FooterChar" w:customStyle="1">
    <w:name w:val="Footer Char"/>
    <w:link w:val="Footer"/>
    <w:uiPriority w:val="2"/>
    <w:rPr>
      <w:sz w:val="16"/>
    </w:rPr>
  </w:style>
  <w:style w:type="paragraph" w:styleId="Header">
    <w:name w:val="header"/>
    <w:basedOn w:val="Normal"/>
    <w:link w:val="HeaderChar"/>
    <w:uiPriority w:val="2"/>
    <w:pPr>
      <w:tabs>
        <w:tab w:val="center" w:pos="4150"/>
        <w:tab w:val="right" w:pos="8306"/>
      </w:tabs>
    </w:pPr>
  </w:style>
  <w:style w:type="character" w:styleId="HeaderChar" w:customStyle="1">
    <w:name w:val="Header Char"/>
    <w:basedOn w:val="DefaultParagraphFont"/>
    <w:link w:val="Header"/>
    <w:uiPriority w:val="2"/>
    <w:rPr>
      <w:sz w:val="24"/>
    </w:rPr>
  </w:style>
  <w:style w:type="paragraph" w:styleId="MacroText">
    <w:name w:val="macro"/>
    <w:basedOn w:val="Normal"/>
    <w:link w:val="MacroTextChar"/>
    <w:uiPriority w:val="1"/>
    <w:qFormat/>
    <w:pPr>
      <w:tabs>
        <w:tab w:val="left" w:pos="482"/>
        <w:tab w:val="left" w:pos="958"/>
        <w:tab w:val="left" w:pos="1440"/>
        <w:tab w:val="left" w:pos="1922"/>
        <w:tab w:val="left" w:pos="2398"/>
        <w:tab w:val="left" w:pos="2880"/>
        <w:tab w:val="left" w:pos="3362"/>
        <w:tab w:val="left" w:pos="3838"/>
        <w:tab w:val="left" w:pos="4320"/>
      </w:tabs>
    </w:pPr>
    <w:rPr>
      <w:rFonts w:ascii="Courier New" w:hAnsi="Courier New"/>
      <w:sz w:val="20"/>
    </w:rPr>
  </w:style>
  <w:style w:type="character" w:styleId="MacroTextChar" w:customStyle="1">
    <w:name w:val="Macro Text Char"/>
    <w:basedOn w:val="DefaultParagraphFont"/>
    <w:link w:val="MacroText"/>
    <w:uiPriority w:val="1"/>
    <w:qFormat/>
    <w:rPr>
      <w:rFonts w:ascii="Courier New" w:hAnsi="Courier New"/>
      <w:sz w:val="20"/>
    </w:rPr>
  </w:style>
  <w:style w:type="table" w:styleId="EurolookClassicBlue" w:customStyle="1">
    <w:name w:val="Eurolook Classic Blue"/>
    <w:basedOn w:val="TableNormal"/>
    <w:pPr>
      <w:spacing w:after="240"/>
    </w:pPr>
    <w:tblPr>
      <w:tblStyleRowBandSize w:val="1"/>
      <w:tblStyleColBandSize w:val="1"/>
      <w:tblBorders>
        <w:top w:val="single" w:color="C5C7C8" w:sz="6" w:space="0"/>
        <w:left w:val="single" w:color="C5C7C8" w:sz="6" w:space="0"/>
        <w:bottom w:val="single" w:color="C5C7C8" w:sz="6" w:space="0"/>
        <w:right w:val="single" w:color="C5C7C8" w:sz="6" w:space="0"/>
        <w:insideH w:val="single" w:color="C5C7C8" w:sz="6" w:space="0"/>
        <w:insideV w:val="single" w:color="C5C7C8" w:sz="6" w:space="0"/>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styleId="EurolookClassicGrey" w:customStyle="1">
    <w:name w:val="Eurolook Classic Grey"/>
    <w:basedOn w:val="TableNormal"/>
    <w:pPr>
      <w:spacing w:after="240"/>
    </w:pPr>
    <w:tblPr>
      <w:tblStyleRowBandSize w:val="1"/>
      <w:tblStyleColBandSize w:val="1"/>
      <w:tblBorders>
        <w:top w:val="single" w:color="C5C7C8" w:sz="6" w:space="0"/>
        <w:left w:val="single" w:color="C5C7C8" w:sz="6" w:space="0"/>
        <w:bottom w:val="single" w:color="C5C7C8" w:sz="6" w:space="0"/>
        <w:right w:val="single" w:color="C5C7C8" w:sz="6" w:space="0"/>
        <w:insideH w:val="single" w:color="C5C7C8" w:sz="6" w:space="0"/>
        <w:insideV w:val="single" w:color="C5C7C8" w:sz="6" w:space="0"/>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styleId="EurolookClassicOlive" w:customStyle="1">
    <w:name w:val="Eurolook Classic Olive"/>
    <w:basedOn w:val="TableNormal"/>
    <w:pPr>
      <w:spacing w:after="240"/>
    </w:pPr>
    <w:tblPr>
      <w:tblStyleRowBandSize w:val="1"/>
      <w:tblStyleColBandSize w:val="1"/>
      <w:tblBorders>
        <w:top w:val="single" w:color="C5C7C8" w:sz="6" w:space="0"/>
        <w:left w:val="single" w:color="C5C7C8" w:sz="6" w:space="0"/>
        <w:bottom w:val="single" w:color="C5C7C8" w:sz="6" w:space="0"/>
        <w:right w:val="single" w:color="C5C7C8" w:sz="6" w:space="0"/>
        <w:insideH w:val="single" w:color="C5C7C8" w:sz="6" w:space="0"/>
        <w:insideV w:val="single" w:color="C5C7C8" w:sz="6" w:space="0"/>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styleId="EurolookClassicPetrol" w:customStyle="1">
    <w:name w:val="Eurolook Classic Petrol"/>
    <w:basedOn w:val="TableNormal"/>
    <w:pPr>
      <w:spacing w:after="240"/>
    </w:pPr>
    <w:tblPr>
      <w:tblStyleRowBandSize w:val="1"/>
      <w:tblStyleColBandSize w:val="1"/>
      <w:tblBorders>
        <w:top w:val="single" w:color="C5C7C8" w:sz="6" w:space="0"/>
        <w:left w:val="single" w:color="C5C7C8" w:sz="6" w:space="0"/>
        <w:bottom w:val="single" w:color="C5C7C8" w:sz="6" w:space="0"/>
        <w:right w:val="single" w:color="C5C7C8" w:sz="6" w:space="0"/>
        <w:insideH w:val="single" w:color="C5C7C8" w:sz="6" w:space="0"/>
        <w:insideV w:val="single" w:color="C5C7C8" w:sz="6" w:space="0"/>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styleId="EurolookClassicPurple" w:customStyle="1">
    <w:name w:val="Eurolook Classic Purple"/>
    <w:basedOn w:val="TableNormal"/>
    <w:pPr>
      <w:spacing w:after="240"/>
    </w:pPr>
    <w:tblPr>
      <w:tblStyleRowBandSize w:val="1"/>
      <w:tblStyleColBandSize w:val="1"/>
      <w:tblBorders>
        <w:top w:val="single" w:color="C5C7C8" w:sz="6" w:space="0"/>
        <w:left w:val="single" w:color="C5C7C8" w:sz="6" w:space="0"/>
        <w:bottom w:val="single" w:color="C5C7C8" w:sz="6" w:space="0"/>
        <w:right w:val="single" w:color="C5C7C8" w:sz="6" w:space="0"/>
        <w:insideH w:val="single" w:color="C5C7C8" w:sz="6" w:space="0"/>
        <w:insideV w:val="single" w:color="C5C7C8" w:sz="6" w:space="0"/>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styleId="EurolookClassicRust" w:customStyle="1">
    <w:name w:val="Eurolook Classic Rust"/>
    <w:basedOn w:val="TableNormal"/>
    <w:pPr>
      <w:spacing w:after="240"/>
    </w:pPr>
    <w:tblPr>
      <w:tblStyleRowBandSize w:val="1"/>
      <w:tblStyleColBandSize w:val="1"/>
      <w:tblBorders>
        <w:top w:val="single" w:color="C5C7C8" w:sz="6" w:space="0"/>
        <w:left w:val="single" w:color="C5C7C8" w:sz="6" w:space="0"/>
        <w:bottom w:val="single" w:color="C5C7C8" w:sz="6" w:space="0"/>
        <w:right w:val="single" w:color="C5C7C8" w:sz="6" w:space="0"/>
        <w:insideH w:val="single" w:color="C5C7C8" w:sz="6" w:space="0"/>
        <w:insideV w:val="single" w:color="C5C7C8" w:sz="6" w:space="0"/>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styleId="EurolookLightBlue" w:customStyle="1">
    <w:name w:val="Eurolook Light Blue"/>
    <w:basedOn w:val="TableNormal"/>
    <w:pPr>
      <w:spacing w:after="240"/>
    </w:pPr>
    <w:tblPr>
      <w:tblStyleRowBandSize w:val="1"/>
      <w:tblStyleColBandSize w:val="1"/>
      <w:tblBorders>
        <w:top w:val="nil"/>
        <w:left w:val="nil"/>
        <w:bottom w:val="nil"/>
        <w:right w:val="nil"/>
        <w:insideH w:val="single" w:color="C5C7C8" w:sz="6" w:space="0"/>
        <w:insideV w:val="single" w:color="C5C7C8" w:sz="6" w:space="0"/>
      </w:tblBorders>
    </w:tblPr>
    <w:tcPr>
      <w:shd w:val="clear" w:color="auto" w:fill="auto"/>
    </w:tcPr>
    <w:tblStylePr w:type="firstRow">
      <w:rPr>
        <w:b w:val="0"/>
        <w:smallCaps/>
        <w:color w:val="004494"/>
      </w:rPr>
      <w:tblPr/>
      <w:tcPr>
        <w:tcBorders>
          <w:bottom w:val="single" w:color="404040" w:themeColor="text1" w:themeTint="BF" w:sz="12" w:space="0"/>
        </w:tcBorders>
        <w:shd w:val="clear" w:color="auto" w:fill="auto"/>
        <w:vAlign w:val="bottom"/>
      </w:tcPr>
    </w:tblStylePr>
    <w:tblStylePr w:type="lastRow">
      <w:rPr>
        <w:b w:val="0"/>
      </w:rPr>
      <w:tblPr/>
      <w:tcPr>
        <w:tcBorders>
          <w:top w:val="single" w:color="404040" w:themeColor="text1" w:themeTint="BF" w:sz="12" w:space="0"/>
        </w:tcBorders>
        <w:shd w:val="clear" w:color="auto" w:fill="auto"/>
      </w:tcPr>
    </w:tblStylePr>
    <w:tblStylePr w:type="firstCol">
      <w:rPr>
        <w:b w:val="0"/>
        <w:color w:val="000000"/>
      </w:rPr>
      <w:tblPr/>
      <w:tcPr>
        <w:tcBorders>
          <w:right w:val="single" w:color="404040" w:themeColor="text1" w:themeTint="BF" w:sz="12" w:space="0"/>
        </w:tcBorders>
      </w:tcPr>
    </w:tblStylePr>
    <w:tblStylePr w:type="band1Horz">
      <w:tblPr/>
      <w:tcPr>
        <w:shd w:val="clear" w:color="auto" w:fill="auto"/>
      </w:tcPr>
    </w:tblStylePr>
    <w:tblStylePr w:type="band2Horz">
      <w:tblPr/>
      <w:tcPr>
        <w:shd w:val="clear" w:color="FFFFFF" w:themeColor="background1" w:fill="F2F2F2"/>
      </w:tcPr>
    </w:tblStylePr>
  </w:style>
  <w:style w:type="table" w:styleId="EurolookLightGrey" w:customStyle="1">
    <w:name w:val="Eurolook Light Grey"/>
    <w:basedOn w:val="TableNormal"/>
    <w:pPr>
      <w:spacing w:after="240"/>
    </w:pPr>
    <w:tblPr>
      <w:tblStyleRowBandSize w:val="1"/>
      <w:tblStyleColBandSize w:val="1"/>
      <w:tblBorders>
        <w:top w:val="nil"/>
        <w:left w:val="nil"/>
        <w:bottom w:val="nil"/>
        <w:right w:val="nil"/>
        <w:insideH w:val="single" w:color="C5C7C8" w:sz="6" w:space="0"/>
        <w:insideV w:val="single" w:color="C5C7C8" w:sz="6" w:space="0"/>
      </w:tblBorders>
    </w:tblPr>
    <w:tcPr>
      <w:shd w:val="clear" w:color="auto" w:fill="auto"/>
    </w:tcPr>
    <w:tblStylePr w:type="firstRow">
      <w:rPr>
        <w:b w:val="0"/>
        <w:smallCaps/>
        <w:color w:val="646567"/>
      </w:rPr>
      <w:tblPr/>
      <w:tcPr>
        <w:tcBorders>
          <w:bottom w:val="single" w:color="404040" w:themeColor="text1" w:themeTint="BF" w:sz="12" w:space="0"/>
        </w:tcBorders>
        <w:shd w:val="clear" w:color="auto" w:fill="auto"/>
        <w:vAlign w:val="bottom"/>
      </w:tcPr>
    </w:tblStylePr>
    <w:tblStylePr w:type="lastRow">
      <w:rPr>
        <w:b w:val="0"/>
      </w:rPr>
      <w:tblPr/>
      <w:tcPr>
        <w:tcBorders>
          <w:top w:val="single" w:color="404040" w:themeColor="text1" w:themeTint="BF" w:sz="12" w:space="0"/>
        </w:tcBorders>
        <w:shd w:val="clear" w:color="auto" w:fill="auto"/>
      </w:tcPr>
    </w:tblStylePr>
    <w:tblStylePr w:type="firstCol">
      <w:rPr>
        <w:color w:val="000000"/>
      </w:rPr>
      <w:tblPr/>
      <w:tcPr>
        <w:tcBorders>
          <w:right w:val="single" w:color="404040" w:themeColor="text1" w:themeTint="BF" w:sz="12" w:space="0"/>
        </w:tcBorders>
      </w:tcPr>
    </w:tblStylePr>
    <w:tblStylePr w:type="band1Horz">
      <w:tblPr/>
      <w:tcPr>
        <w:shd w:val="clear" w:color="auto" w:fill="auto"/>
      </w:tcPr>
    </w:tblStylePr>
    <w:tblStylePr w:type="band2Horz">
      <w:tblPr/>
      <w:tcPr>
        <w:shd w:val="clear" w:color="FFFFFF" w:themeColor="background1" w:fill="F2F2F2"/>
      </w:tcPr>
    </w:tblStylePr>
  </w:style>
  <w:style w:type="table" w:styleId="EurolookLightOlive" w:customStyle="1">
    <w:name w:val="Eurolook Light Olive"/>
    <w:basedOn w:val="TableNormal"/>
    <w:pPr>
      <w:spacing w:after="240"/>
    </w:pPr>
    <w:tblPr>
      <w:tblStyleRowBandSize w:val="1"/>
      <w:tblStyleColBandSize w:val="1"/>
      <w:tblBorders>
        <w:top w:val="nil"/>
        <w:left w:val="nil"/>
        <w:bottom w:val="nil"/>
        <w:right w:val="nil"/>
        <w:insideH w:val="single" w:color="C5C7C8" w:sz="6" w:space="0"/>
        <w:insideV w:val="single" w:color="C5C7C8" w:sz="6" w:space="0"/>
      </w:tblBorders>
    </w:tblPr>
    <w:tcPr>
      <w:shd w:val="clear" w:color="auto" w:fill="auto"/>
    </w:tcPr>
    <w:tblStylePr w:type="firstRow">
      <w:rPr>
        <w:b w:val="0"/>
        <w:smallCaps/>
        <w:color w:val="4E7849"/>
      </w:rPr>
      <w:tblPr/>
      <w:tcPr>
        <w:tcBorders>
          <w:bottom w:val="single" w:color="404040" w:themeColor="text1" w:themeTint="BF" w:sz="12" w:space="0"/>
        </w:tcBorders>
        <w:shd w:val="clear" w:color="auto" w:fill="auto"/>
        <w:vAlign w:val="bottom"/>
      </w:tcPr>
    </w:tblStylePr>
    <w:tblStylePr w:type="lastRow">
      <w:rPr>
        <w:b w:val="0"/>
      </w:rPr>
      <w:tblPr/>
      <w:tcPr>
        <w:tcBorders>
          <w:top w:val="single" w:color="404040" w:themeColor="text1" w:themeTint="BF" w:sz="12" w:space="0"/>
        </w:tcBorders>
        <w:shd w:val="clear" w:color="auto" w:fill="auto"/>
      </w:tcPr>
    </w:tblStylePr>
    <w:tblStylePr w:type="firstCol">
      <w:rPr>
        <w:color w:val="000000"/>
      </w:rPr>
      <w:tblPr/>
      <w:tcPr>
        <w:tcBorders>
          <w:right w:val="single" w:color="404040" w:themeColor="text1" w:themeTint="BF" w:sz="12" w:space="0"/>
        </w:tcBorders>
      </w:tcPr>
    </w:tblStylePr>
    <w:tblStylePr w:type="band1Horz">
      <w:tblPr/>
      <w:tcPr>
        <w:shd w:val="clear" w:color="auto" w:fill="auto"/>
      </w:tcPr>
    </w:tblStylePr>
    <w:tblStylePr w:type="band2Horz">
      <w:tblPr/>
      <w:tcPr>
        <w:shd w:val="clear" w:color="FFFFFF" w:themeColor="background1" w:fill="F2F2F2"/>
      </w:tcPr>
    </w:tblStylePr>
  </w:style>
  <w:style w:type="table" w:styleId="EurolookLightPetrol" w:customStyle="1">
    <w:name w:val="Eurolook Light Petrol"/>
    <w:basedOn w:val="TableNormal"/>
    <w:pPr>
      <w:spacing w:after="240"/>
    </w:pPr>
    <w:tblPr>
      <w:tblStyleRowBandSize w:val="1"/>
      <w:tblStyleColBandSize w:val="1"/>
      <w:tblBorders>
        <w:top w:val="nil"/>
        <w:left w:val="nil"/>
        <w:bottom w:val="nil"/>
        <w:right w:val="nil"/>
        <w:insideH w:val="single" w:color="C5C7C8" w:sz="6" w:space="0"/>
        <w:insideV w:val="single" w:color="C5C7C8" w:sz="6" w:space="0"/>
      </w:tblBorders>
    </w:tblPr>
    <w:tcPr>
      <w:shd w:val="clear" w:color="auto" w:fill="auto"/>
    </w:tcPr>
    <w:tblStylePr w:type="firstRow">
      <w:rPr>
        <w:b w:val="0"/>
        <w:smallCaps/>
        <w:color w:val="007D98"/>
      </w:rPr>
      <w:tblPr/>
      <w:tcPr>
        <w:tcBorders>
          <w:bottom w:val="single" w:color="404040" w:themeColor="text1" w:themeTint="BF" w:sz="12" w:space="0"/>
        </w:tcBorders>
        <w:shd w:val="clear" w:color="auto" w:fill="auto"/>
        <w:vAlign w:val="bottom"/>
      </w:tcPr>
    </w:tblStylePr>
    <w:tblStylePr w:type="lastRow">
      <w:rPr>
        <w:b w:val="0"/>
      </w:rPr>
      <w:tblPr/>
      <w:tcPr>
        <w:tcBorders>
          <w:top w:val="single" w:color="404040" w:themeColor="text1" w:themeTint="BF" w:sz="12" w:space="0"/>
        </w:tcBorders>
        <w:shd w:val="clear" w:color="auto" w:fill="auto"/>
      </w:tcPr>
    </w:tblStylePr>
    <w:tblStylePr w:type="firstCol">
      <w:rPr>
        <w:color w:val="000000"/>
      </w:rPr>
      <w:tblPr/>
      <w:tcPr>
        <w:tcBorders>
          <w:right w:val="single" w:color="404040" w:themeColor="text1" w:themeTint="BF" w:sz="12" w:space="0"/>
        </w:tcBorders>
      </w:tcPr>
    </w:tblStylePr>
    <w:tblStylePr w:type="band1Horz">
      <w:tblPr/>
      <w:tcPr>
        <w:shd w:val="clear" w:color="auto" w:fill="auto"/>
      </w:tcPr>
    </w:tblStylePr>
    <w:tblStylePr w:type="band2Horz">
      <w:tblPr/>
      <w:tcPr>
        <w:shd w:val="clear" w:color="FFFFFF" w:themeColor="background1" w:fill="F2F2F2"/>
      </w:tcPr>
    </w:tblStylePr>
  </w:style>
  <w:style w:type="table" w:styleId="EurolookLightPurple" w:customStyle="1">
    <w:name w:val="Eurolook Light Purple"/>
    <w:basedOn w:val="TableNormal"/>
    <w:pPr>
      <w:spacing w:after="240"/>
    </w:pPr>
    <w:tblPr>
      <w:tblStyleRowBandSize w:val="1"/>
      <w:tblStyleColBandSize w:val="1"/>
      <w:tblBorders>
        <w:top w:val="nil"/>
        <w:left w:val="nil"/>
        <w:bottom w:val="nil"/>
        <w:right w:val="nil"/>
        <w:insideH w:val="single" w:color="C5C7C8" w:sz="6" w:space="0"/>
        <w:insideV w:val="single" w:color="C5C7C8" w:sz="6" w:space="0"/>
      </w:tblBorders>
    </w:tblPr>
    <w:tcPr>
      <w:shd w:val="clear" w:color="auto" w:fill="auto"/>
    </w:tcPr>
    <w:tblStylePr w:type="firstRow">
      <w:rPr>
        <w:b w:val="0"/>
        <w:smallCaps/>
        <w:color w:val="771D7B"/>
      </w:rPr>
      <w:tblPr/>
      <w:tcPr>
        <w:tcBorders>
          <w:bottom w:val="single" w:color="404040" w:themeColor="text1" w:themeTint="BF" w:sz="12" w:space="0"/>
        </w:tcBorders>
        <w:shd w:val="clear" w:color="auto" w:fill="auto"/>
        <w:vAlign w:val="bottom"/>
      </w:tcPr>
    </w:tblStylePr>
    <w:tblStylePr w:type="lastRow">
      <w:rPr>
        <w:b w:val="0"/>
      </w:rPr>
      <w:tblPr/>
      <w:tcPr>
        <w:tcBorders>
          <w:top w:val="single" w:color="404040" w:themeColor="text1" w:themeTint="BF" w:sz="12" w:space="0"/>
        </w:tcBorders>
        <w:shd w:val="clear" w:color="auto" w:fill="auto"/>
      </w:tcPr>
    </w:tblStylePr>
    <w:tblStylePr w:type="firstCol">
      <w:rPr>
        <w:color w:val="000000"/>
      </w:rPr>
      <w:tblPr/>
      <w:tcPr>
        <w:tcBorders>
          <w:right w:val="single" w:color="404040" w:themeColor="text1" w:themeTint="BF" w:sz="12" w:space="0"/>
        </w:tcBorders>
      </w:tcPr>
    </w:tblStylePr>
    <w:tblStylePr w:type="band1Horz">
      <w:tblPr/>
      <w:tcPr>
        <w:shd w:val="clear" w:color="auto" w:fill="auto"/>
      </w:tcPr>
    </w:tblStylePr>
    <w:tblStylePr w:type="band2Horz">
      <w:tblPr/>
      <w:tcPr>
        <w:shd w:val="clear" w:color="FFFFFF" w:themeColor="background1" w:fill="F2F2F2"/>
      </w:tcPr>
    </w:tblStylePr>
  </w:style>
  <w:style w:type="table" w:styleId="EurolookLightRust" w:customStyle="1">
    <w:name w:val="Eurolook Light Rust"/>
    <w:basedOn w:val="TableNormal"/>
    <w:pPr>
      <w:spacing w:after="240"/>
    </w:pPr>
    <w:tblPr>
      <w:tblStyleRowBandSize w:val="1"/>
      <w:tblStyleColBandSize w:val="1"/>
      <w:tblBorders>
        <w:top w:val="nil"/>
        <w:left w:val="nil"/>
        <w:bottom w:val="nil"/>
        <w:right w:val="nil"/>
        <w:insideH w:val="single" w:color="C5C7C8" w:sz="6" w:space="0"/>
        <w:insideV w:val="single" w:color="C5C7C8" w:sz="6" w:space="0"/>
      </w:tblBorders>
    </w:tblPr>
    <w:tcPr>
      <w:shd w:val="clear" w:color="auto" w:fill="auto"/>
    </w:tcPr>
    <w:tblStylePr w:type="firstRow">
      <w:rPr>
        <w:b w:val="0"/>
        <w:smallCaps/>
        <w:color w:val="BF4B36"/>
      </w:rPr>
      <w:tblPr/>
      <w:tcPr>
        <w:tcBorders>
          <w:bottom w:val="single" w:color="404040" w:themeColor="text1" w:themeTint="BF" w:sz="12" w:space="0"/>
        </w:tcBorders>
        <w:shd w:val="clear" w:color="auto" w:fill="auto"/>
        <w:vAlign w:val="bottom"/>
      </w:tcPr>
    </w:tblStylePr>
    <w:tblStylePr w:type="lastRow">
      <w:rPr>
        <w:b w:val="0"/>
      </w:rPr>
      <w:tblPr/>
      <w:tcPr>
        <w:tcBorders>
          <w:top w:val="single" w:color="404040" w:themeColor="text1" w:themeTint="BF" w:sz="12" w:space="0"/>
        </w:tcBorders>
        <w:shd w:val="clear" w:color="auto" w:fill="auto"/>
      </w:tcPr>
    </w:tblStylePr>
    <w:tblStylePr w:type="firstCol">
      <w:rPr>
        <w:color w:val="000000"/>
      </w:rPr>
      <w:tblPr/>
      <w:tcPr>
        <w:tcBorders>
          <w:right w:val="single" w:color="404040" w:themeColor="text1" w:themeTint="BF" w:sz="12" w:space="0"/>
        </w:tcBorders>
      </w:tcPr>
    </w:tblStylePr>
    <w:tblStylePr w:type="band1Horz">
      <w:tblPr/>
      <w:tcPr>
        <w:shd w:val="clear" w:color="auto" w:fill="auto"/>
      </w:tcPr>
    </w:tblStylePr>
    <w:tblStylePr w:type="band2Horz">
      <w:tblPr/>
      <w:tcPr>
        <w:shd w:val="clear" w:color="FFFFFF" w:themeColor="background1" w:fill="F2F2F2"/>
      </w:tcPr>
    </w:tblStylePr>
  </w:style>
  <w:style w:type="table" w:styleId="EurolookTable" w:customStyle="1">
    <w:name w:val="Eurolook Table"/>
    <w:semiHidden/>
    <w:unhideWhenUse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rPr>
        <w:b/>
      </w:rPr>
    </w:tblStylePr>
  </w:style>
  <w:style w:type="table" w:styleId="PropertiesTable" w:customStyle="1">
    <w:name w:val="Properties Table"/>
    <w:basedOn w:val="TableNormal"/>
    <w:semiHidden/>
    <w:pPr>
      <w:spacing w:after="120" w:line="264" w:lineRule="auto"/>
    </w:pPr>
    <w:tblPr>
      <w:tblInd w:w="1984" w:type="dxa"/>
    </w:tblPr>
  </w:style>
  <w:style w:type="table" w:styleId="TableGrid">
    <w:name w:val="Table Grid"/>
    <w:semiHidden/>
    <w:tblPr>
      <w:tblStyleRowBandSize w:val="1"/>
      <w:tblStyleColBandSize w:val="1"/>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style>
  <w:style w:type="table" w:styleId="TableHistory" w:customStyle="1">
    <w:name w:val="Table History"/>
    <w:basedOn w:val="TableNormal"/>
    <w:semiHidden/>
    <w:pPr>
      <w:spacing w:before="60" w:after="6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Letterhead" w:customStyle="1">
    <w:name w:val="Table Letterhead"/>
    <w:basedOn w:val="TableNormal"/>
    <w:semiHidden/>
    <w:tblPr>
      <w:tblCellMar>
        <w:left w:w="0" w:type="dxa"/>
        <w:bottom w:w="340" w:type="dxa"/>
        <w:right w:w="0" w:type="dxa"/>
      </w:tblCellMar>
    </w:tblPr>
  </w:style>
  <w:style w:type="table" w:styleId="GridTable4">
    <w:name w:val="Grid Table 4"/>
    <w:basedOn w:val="TableNormal"/>
    <w:uiPriority w:val="49"/>
    <w:locked/>
    <w:rsid w:val="00F173A3"/>
    <w:rPr>
      <w:rFonts w:asciiTheme="minorHAnsi" w:hAnsiTheme="minorHAnsi" w:eastAsiaTheme="minorHAnsi" w:cstheme="minorBidi"/>
      <w:sz w:val="22"/>
      <w:szCs w:val="22"/>
      <w:lang w:eastAsia="en-US"/>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aliases w:val="1st level - Bullet List Paragraph,Lettre d'introduction,Normal bullet 2,Bullet list,Listenabsatz1,OM numbered bullets,Table of contents numbered,F5 List Paragraph,Numbered List,Paragraph,Bullet EY,List Paragraph11,Normal bullet 21,Dot pt"/>
    <w:basedOn w:val="Normal"/>
    <w:link w:val="ListParagraphChar"/>
    <w:uiPriority w:val="1"/>
    <w:qFormat/>
    <w:locked/>
    <w:rsid w:val="000C727A"/>
    <w:pPr>
      <w:ind w:left="720"/>
      <w:contextualSpacing/>
    </w:pPr>
  </w:style>
  <w:style w:type="character" w:styleId="Hyperlink">
    <w:name w:val="Hyperlink"/>
    <w:basedOn w:val="DefaultParagraphFont"/>
    <w:uiPriority w:val="99"/>
    <w:unhideWhenUsed/>
    <w:locked/>
    <w:rsid w:val="003021E1"/>
    <w:rPr>
      <w:color w:val="0563C1" w:themeColor="hyperlink"/>
      <w:u w:val="single"/>
    </w:rPr>
  </w:style>
  <w:style w:type="paragraph" w:styleId="Revision">
    <w:name w:val="Revision"/>
    <w:hidden/>
    <w:semiHidden/>
    <w:locked/>
    <w:rsid w:val="00025260"/>
    <w:rPr>
      <w:sz w:val="22"/>
    </w:rPr>
  </w:style>
  <w:style w:type="character" w:styleId="CommentReference">
    <w:name w:val="annotation reference"/>
    <w:basedOn w:val="DefaultParagraphFont"/>
    <w:semiHidden/>
    <w:locked/>
    <w:rsid w:val="009A5502"/>
    <w:rPr>
      <w:sz w:val="16"/>
      <w:szCs w:val="16"/>
    </w:rPr>
  </w:style>
  <w:style w:type="paragraph" w:styleId="CommentText">
    <w:name w:val="annotation text"/>
    <w:basedOn w:val="Normal"/>
    <w:link w:val="CommentTextChar"/>
    <w:semiHidden/>
    <w:locked/>
    <w:rsid w:val="009A5502"/>
    <w:pPr>
      <w:spacing w:line="240" w:lineRule="auto"/>
    </w:pPr>
    <w:rPr>
      <w:sz w:val="20"/>
    </w:rPr>
  </w:style>
  <w:style w:type="character" w:styleId="CommentTextChar" w:customStyle="1">
    <w:name w:val="Comment Text Char"/>
    <w:basedOn w:val="DefaultParagraphFont"/>
    <w:link w:val="CommentText"/>
    <w:semiHidden/>
    <w:rsid w:val="009A5502"/>
    <w:rPr>
      <w:sz w:val="20"/>
    </w:rPr>
  </w:style>
  <w:style w:type="paragraph" w:styleId="CommentSubject">
    <w:name w:val="annotation subject"/>
    <w:basedOn w:val="CommentText"/>
    <w:next w:val="CommentText"/>
    <w:link w:val="CommentSubjectChar"/>
    <w:semiHidden/>
    <w:locked/>
    <w:rsid w:val="009A5502"/>
    <w:rPr>
      <w:b/>
      <w:bCs/>
    </w:rPr>
  </w:style>
  <w:style w:type="character" w:styleId="CommentSubjectChar" w:customStyle="1">
    <w:name w:val="Comment Subject Char"/>
    <w:basedOn w:val="CommentTextChar"/>
    <w:link w:val="CommentSubject"/>
    <w:semiHidden/>
    <w:rsid w:val="009A5502"/>
    <w:rPr>
      <w:b/>
      <w:bCs/>
      <w:sz w:val="20"/>
    </w:rPr>
  </w:style>
  <w:style w:type="character" w:styleId="FootnoteReference">
    <w:name w:val="footnote reference"/>
    <w:aliases w:val="Footnote symbol,Footnote reference number,Times 10 Point,Exposant 3 Point,EN Footnote Reference,note TESI,BVI fnr,Footnote Reference Number,E FNZ,-E Fußnotenzeichen,Footnote#,Ref,de nota al pie,SUPERS,Footnotes refss,Fussnota,FR,fr,R"/>
    <w:basedOn w:val="DefaultParagraphFont"/>
    <w:link w:val="BVIfnrCharCar1CarChar"/>
    <w:uiPriority w:val="99"/>
    <w:qFormat/>
    <w:locked/>
    <w:rsid w:val="003A0EF2"/>
    <w:rPr>
      <w:vertAlign w:val="superscript"/>
    </w:rPr>
  </w:style>
  <w:style w:type="character" w:styleId="ListParagraphChar" w:customStyle="1">
    <w:name w:val="List Paragraph Char"/>
    <w:aliases w:val="1st level - Bullet List Paragraph Char,Lettre d'introduction Char,Normal bullet 2 Char,Bullet list Char,Listenabsatz1 Char,OM numbered bullets Char,Table of contents numbered Char,F5 List Paragraph Char,Numbered List Char,Dot pt Char"/>
    <w:link w:val="ListParagraph"/>
    <w:uiPriority w:val="1"/>
    <w:qFormat/>
    <w:rsid w:val="00F72E46"/>
    <w:rPr>
      <w:sz w:val="22"/>
    </w:rPr>
  </w:style>
  <w:style w:type="character" w:styleId="UnresolvedMention">
    <w:name w:val="Unresolved Mention"/>
    <w:basedOn w:val="DefaultParagraphFont"/>
    <w:semiHidden/>
    <w:locked/>
    <w:rsid w:val="008B3487"/>
    <w:rPr>
      <w:color w:val="605E5C"/>
      <w:shd w:val="clear" w:color="auto" w:fill="E1DFDD"/>
    </w:rPr>
  </w:style>
  <w:style w:type="character" w:styleId="Mention">
    <w:name w:val="Mention"/>
    <w:basedOn w:val="DefaultParagraphFont"/>
    <w:semiHidden/>
    <w:locked/>
    <w:rsid w:val="005A2E13"/>
    <w:rPr>
      <w:color w:val="2B579A"/>
      <w:shd w:val="clear" w:color="auto" w:fill="E1DFDD"/>
    </w:rPr>
  </w:style>
  <w:style w:type="paragraph" w:styleId="NormalWeb">
    <w:name w:val="Normal (Web)"/>
    <w:basedOn w:val="Normal"/>
    <w:uiPriority w:val="99"/>
    <w:semiHidden/>
    <w:unhideWhenUsed/>
    <w:locked/>
    <w:rsid w:val="00E54F7B"/>
    <w:pPr>
      <w:spacing w:before="100" w:beforeAutospacing="1" w:after="100" w:afterAutospacing="1" w:line="240" w:lineRule="auto"/>
      <w:jc w:val="left"/>
    </w:pPr>
    <w:rPr>
      <w:sz w:val="24"/>
      <w:szCs w:val="24"/>
    </w:rPr>
  </w:style>
  <w:style w:type="character" w:styleId="FollowedHyperlink">
    <w:name w:val="FollowedHyperlink"/>
    <w:basedOn w:val="DefaultParagraphFont"/>
    <w:semiHidden/>
    <w:locked/>
    <w:rsid w:val="00383F7E"/>
    <w:rPr>
      <w:color w:val="954F72" w:themeColor="followedHyperlink"/>
      <w:u w:val="single"/>
    </w:rPr>
  </w:style>
  <w:style w:type="character" w:styleId="EndnoteReference">
    <w:name w:val="endnote reference"/>
    <w:basedOn w:val="DefaultParagraphFont"/>
    <w:semiHidden/>
    <w:locked/>
    <w:rsid w:val="007768F3"/>
    <w:rPr>
      <w:vertAlign w:val="superscript"/>
    </w:rPr>
  </w:style>
  <w:style w:type="character" w:styleId="Heading1Char" w:customStyle="1">
    <w:name w:val="Heading 1 Char"/>
    <w:basedOn w:val="DefaultParagraphFont"/>
    <w:link w:val="Heading1"/>
    <w:uiPriority w:val="1"/>
    <w:rsid w:val="00F849E2"/>
    <w:rPr>
      <w:rFonts w:ascii="EC Square Sans Cond Pro" w:hAnsi="EC Square Sans Cond Pro"/>
      <w:b/>
      <w:smallCaps/>
      <w:sz w:val="26"/>
    </w:rPr>
  </w:style>
  <w:style w:type="table" w:styleId="GridTable4-Accent1">
    <w:name w:val="Grid Table 4 Accent 1"/>
    <w:basedOn w:val="TableNormal"/>
    <w:locked/>
    <w:rsid w:val="00C51514"/>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pf1" w:customStyle="1">
    <w:name w:val="pf1"/>
    <w:basedOn w:val="Normal"/>
    <w:rsid w:val="00833098"/>
    <w:pPr>
      <w:spacing w:before="100" w:beforeAutospacing="1" w:after="100" w:afterAutospacing="1" w:line="240" w:lineRule="auto"/>
      <w:ind w:left="300"/>
      <w:jc w:val="left"/>
    </w:pPr>
    <w:rPr>
      <w:sz w:val="24"/>
      <w:szCs w:val="24"/>
      <w:lang w:val="en-IE"/>
    </w:rPr>
  </w:style>
  <w:style w:type="paragraph" w:styleId="pf0" w:customStyle="1">
    <w:name w:val="pf0"/>
    <w:basedOn w:val="Normal"/>
    <w:rsid w:val="00833098"/>
    <w:pPr>
      <w:spacing w:before="100" w:beforeAutospacing="1" w:after="100" w:afterAutospacing="1" w:line="240" w:lineRule="auto"/>
      <w:jc w:val="left"/>
    </w:pPr>
    <w:rPr>
      <w:sz w:val="24"/>
      <w:szCs w:val="24"/>
      <w:lang w:val="en-IE"/>
    </w:rPr>
  </w:style>
  <w:style w:type="character" w:styleId="cf01" w:customStyle="1">
    <w:name w:val="cf01"/>
    <w:basedOn w:val="DefaultParagraphFont"/>
    <w:rsid w:val="00833098"/>
    <w:rPr>
      <w:rFonts w:hint="default" w:ascii="Segoe UI" w:hAnsi="Segoe UI" w:cs="Segoe UI"/>
      <w:sz w:val="18"/>
      <w:szCs w:val="18"/>
    </w:rPr>
  </w:style>
  <w:style w:type="table" w:styleId="GridTable5Dark-Accent5">
    <w:name w:val="Grid Table 5 Dark Accent 5"/>
    <w:basedOn w:val="TableNormal"/>
    <w:locked/>
    <w:rsid w:val="00C63D8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otnoteTextChar" w:customStyle="1">
    <w:name w:val="Footnote Text Char"/>
    <w:aliases w:val="Footnote text Char,Fussnote Char,stile 1 Char,Fußnote Char,Podrozdział Char,Footnote Text Char Char Char,Footnote Text Char1 Char Char Char,Footnote Text Char Char Char Char Char,Footnote Text Char Char1 Char,Char Char Char,o Char"/>
    <w:basedOn w:val="DefaultParagraphFont"/>
    <w:link w:val="FootnoteText"/>
    <w:uiPriority w:val="99"/>
    <w:qFormat/>
    <w:rsid w:val="00B22BE4"/>
    <w:rPr>
      <w:sz w:val="20"/>
    </w:rPr>
  </w:style>
  <w:style w:type="paragraph" w:styleId="BVIfnrCharCar1CarChar" w:customStyle="1">
    <w:name w:val="BVI fnr Char Car1 Car Char"/>
    <w:basedOn w:val="Normal"/>
    <w:next w:val="Normal"/>
    <w:link w:val="FootnoteReference"/>
    <w:uiPriority w:val="99"/>
    <w:rsid w:val="00B22BE4"/>
    <w:pPr>
      <w:spacing w:after="0" w:line="240" w:lineRule="auto"/>
    </w:pPr>
    <w:rPr>
      <w:sz w:val="24"/>
      <w:vertAlign w:val="superscript"/>
    </w:rPr>
  </w:style>
  <w:style w:type="paragraph" w:styleId="Default" w:customStyle="1">
    <w:name w:val="Default"/>
    <w:rsid w:val="009A722F"/>
    <w:pPr>
      <w:autoSpaceDE w:val="0"/>
      <w:autoSpaceDN w:val="0"/>
      <w:adjustRightInd w:val="0"/>
    </w:pPr>
    <w:rPr>
      <w:rFonts w:ascii="Arial Nova" w:hAnsi="Arial Nova" w:cs="Arial Nova"/>
      <w:color w:val="000000"/>
      <w:szCs w:val="24"/>
      <w:lang w:val="en-IE"/>
    </w:rPr>
  </w:style>
  <w:style w:type="paragraph" w:styleId="Text4" w:customStyle="1">
    <w:name w:val="Text 4"/>
    <w:basedOn w:val="Normal"/>
    <w:rsid w:val="0078050E"/>
    <w:pPr>
      <w:spacing w:before="60" w:after="60" w:line="240" w:lineRule="auto"/>
    </w:pPr>
    <w:rPr>
      <w:rFonts w:asciiTheme="minorHAnsi" w:hAnsiTheme="minorHAnsi"/>
      <w:sz w:val="24"/>
      <w:lang w:val="en-US" w:eastAsia="en-GB"/>
    </w:rPr>
  </w:style>
  <w:style w:type="paragraph" w:styleId="Caption-PoC" w:customStyle="1">
    <w:name w:val="Caption - PoC"/>
    <w:basedOn w:val="Caption"/>
    <w:link w:val="Caption-PoCChar"/>
    <w:uiPriority w:val="1"/>
    <w:qFormat/>
    <w:rsid w:val="0019334E"/>
    <w:pPr>
      <w:jc w:val="center"/>
    </w:pPr>
    <w:rPr>
      <w:b w:val="0"/>
      <w:bCs/>
    </w:rPr>
  </w:style>
  <w:style w:type="character" w:styleId="CaptionChar" w:customStyle="1">
    <w:name w:val="Caption Char"/>
    <w:basedOn w:val="DefaultParagraphFont"/>
    <w:link w:val="Caption"/>
    <w:uiPriority w:val="2"/>
    <w:rsid w:val="0019334E"/>
    <w:rPr>
      <w:rFonts w:ascii="EC Square Sans Cond Pro" w:hAnsi="EC Square Sans Cond Pro"/>
      <w:b/>
      <w:i/>
      <w:sz w:val="22"/>
    </w:rPr>
  </w:style>
  <w:style w:type="character" w:styleId="Caption-PoCChar" w:customStyle="1">
    <w:name w:val="Caption - PoC Char"/>
    <w:basedOn w:val="CaptionChar"/>
    <w:link w:val="Caption-PoC"/>
    <w:uiPriority w:val="1"/>
    <w:rsid w:val="0019334E"/>
    <w:rPr>
      <w:rFonts w:ascii="EC Square Sans Cond Pro" w:hAnsi="EC Square Sans Cond Pro"/>
      <w:b w:val="0"/>
      <w:bCs/>
      <w:i/>
      <w:sz w:val="22"/>
    </w:rPr>
  </w:style>
  <w:style w:type="character" w:styleId="HTMLCode">
    <w:name w:val="HTML Code"/>
    <w:basedOn w:val="DefaultParagraphFont"/>
    <w:uiPriority w:val="99"/>
    <w:semiHidden/>
    <w:unhideWhenUsed/>
    <w:locked/>
    <w:rsid w:val="00BF034F"/>
    <w:rPr>
      <w:rFonts w:ascii="Courier New" w:hAnsi="Courier New" w:eastAsia="Times New Roman" w:cs="Courier New"/>
      <w:sz w:val="20"/>
      <w:szCs w:val="20"/>
    </w:rPr>
  </w:style>
  <w:style w:type="character" w:styleId="nt" w:customStyle="1">
    <w:name w:val="nt"/>
    <w:basedOn w:val="DefaultParagraphFont"/>
    <w:rsid w:val="00BF034F"/>
  </w:style>
  <w:style w:type="character" w:styleId="p" w:customStyle="1">
    <w:name w:val="p"/>
    <w:basedOn w:val="DefaultParagraphFont"/>
    <w:rsid w:val="00BF034F"/>
  </w:style>
  <w:style w:type="character" w:styleId="s2" w:customStyle="1">
    <w:name w:val="s2"/>
    <w:basedOn w:val="DefaultParagraphFont"/>
    <w:rsid w:val="00BF034F"/>
  </w:style>
  <w:style w:type="character" w:styleId="normaltextrun" w:customStyle="1">
    <w:name w:val="normaltextrun"/>
    <w:basedOn w:val="DefaultParagraphFont"/>
    <w:rsid w:val="00A37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2904">
      <w:bodyDiv w:val="1"/>
      <w:marLeft w:val="0"/>
      <w:marRight w:val="0"/>
      <w:marTop w:val="0"/>
      <w:marBottom w:val="0"/>
      <w:divBdr>
        <w:top w:val="none" w:sz="0" w:space="0" w:color="auto"/>
        <w:left w:val="none" w:sz="0" w:space="0" w:color="auto"/>
        <w:bottom w:val="none" w:sz="0" w:space="0" w:color="auto"/>
        <w:right w:val="none" w:sz="0" w:space="0" w:color="auto"/>
      </w:divBdr>
    </w:div>
    <w:div w:id="85730215">
      <w:bodyDiv w:val="1"/>
      <w:marLeft w:val="0"/>
      <w:marRight w:val="0"/>
      <w:marTop w:val="0"/>
      <w:marBottom w:val="0"/>
      <w:divBdr>
        <w:top w:val="none" w:sz="0" w:space="0" w:color="auto"/>
        <w:left w:val="none" w:sz="0" w:space="0" w:color="auto"/>
        <w:bottom w:val="none" w:sz="0" w:space="0" w:color="auto"/>
        <w:right w:val="none" w:sz="0" w:space="0" w:color="auto"/>
      </w:divBdr>
    </w:div>
    <w:div w:id="89620160">
      <w:bodyDiv w:val="1"/>
      <w:marLeft w:val="0"/>
      <w:marRight w:val="0"/>
      <w:marTop w:val="0"/>
      <w:marBottom w:val="0"/>
      <w:divBdr>
        <w:top w:val="none" w:sz="0" w:space="0" w:color="auto"/>
        <w:left w:val="none" w:sz="0" w:space="0" w:color="auto"/>
        <w:bottom w:val="none" w:sz="0" w:space="0" w:color="auto"/>
        <w:right w:val="none" w:sz="0" w:space="0" w:color="auto"/>
      </w:divBdr>
    </w:div>
    <w:div w:id="89935216">
      <w:bodyDiv w:val="1"/>
      <w:marLeft w:val="0"/>
      <w:marRight w:val="0"/>
      <w:marTop w:val="0"/>
      <w:marBottom w:val="0"/>
      <w:divBdr>
        <w:top w:val="none" w:sz="0" w:space="0" w:color="auto"/>
        <w:left w:val="none" w:sz="0" w:space="0" w:color="auto"/>
        <w:bottom w:val="none" w:sz="0" w:space="0" w:color="auto"/>
        <w:right w:val="none" w:sz="0" w:space="0" w:color="auto"/>
      </w:divBdr>
      <w:divsChild>
        <w:div w:id="503670378">
          <w:marLeft w:val="0"/>
          <w:marRight w:val="0"/>
          <w:marTop w:val="0"/>
          <w:marBottom w:val="0"/>
          <w:divBdr>
            <w:top w:val="none" w:sz="0" w:space="0" w:color="auto"/>
            <w:left w:val="none" w:sz="0" w:space="0" w:color="auto"/>
            <w:bottom w:val="none" w:sz="0" w:space="0" w:color="auto"/>
            <w:right w:val="none" w:sz="0" w:space="0" w:color="auto"/>
          </w:divBdr>
        </w:div>
      </w:divsChild>
    </w:div>
    <w:div w:id="108398515">
      <w:bodyDiv w:val="1"/>
      <w:marLeft w:val="0"/>
      <w:marRight w:val="0"/>
      <w:marTop w:val="0"/>
      <w:marBottom w:val="0"/>
      <w:divBdr>
        <w:top w:val="none" w:sz="0" w:space="0" w:color="auto"/>
        <w:left w:val="none" w:sz="0" w:space="0" w:color="auto"/>
        <w:bottom w:val="none" w:sz="0" w:space="0" w:color="auto"/>
        <w:right w:val="none" w:sz="0" w:space="0" w:color="auto"/>
      </w:divBdr>
    </w:div>
    <w:div w:id="136993212">
      <w:bodyDiv w:val="1"/>
      <w:marLeft w:val="0"/>
      <w:marRight w:val="0"/>
      <w:marTop w:val="0"/>
      <w:marBottom w:val="0"/>
      <w:divBdr>
        <w:top w:val="none" w:sz="0" w:space="0" w:color="auto"/>
        <w:left w:val="none" w:sz="0" w:space="0" w:color="auto"/>
        <w:bottom w:val="none" w:sz="0" w:space="0" w:color="auto"/>
        <w:right w:val="none" w:sz="0" w:space="0" w:color="auto"/>
      </w:divBdr>
    </w:div>
    <w:div w:id="229662011">
      <w:bodyDiv w:val="1"/>
      <w:marLeft w:val="0"/>
      <w:marRight w:val="0"/>
      <w:marTop w:val="0"/>
      <w:marBottom w:val="0"/>
      <w:divBdr>
        <w:top w:val="none" w:sz="0" w:space="0" w:color="auto"/>
        <w:left w:val="none" w:sz="0" w:space="0" w:color="auto"/>
        <w:bottom w:val="none" w:sz="0" w:space="0" w:color="auto"/>
        <w:right w:val="none" w:sz="0" w:space="0" w:color="auto"/>
      </w:divBdr>
    </w:div>
    <w:div w:id="269091689">
      <w:bodyDiv w:val="1"/>
      <w:marLeft w:val="0"/>
      <w:marRight w:val="0"/>
      <w:marTop w:val="0"/>
      <w:marBottom w:val="0"/>
      <w:divBdr>
        <w:top w:val="none" w:sz="0" w:space="0" w:color="auto"/>
        <w:left w:val="none" w:sz="0" w:space="0" w:color="auto"/>
        <w:bottom w:val="none" w:sz="0" w:space="0" w:color="auto"/>
        <w:right w:val="none" w:sz="0" w:space="0" w:color="auto"/>
      </w:divBdr>
    </w:div>
    <w:div w:id="290676497">
      <w:bodyDiv w:val="1"/>
      <w:marLeft w:val="0"/>
      <w:marRight w:val="0"/>
      <w:marTop w:val="0"/>
      <w:marBottom w:val="0"/>
      <w:divBdr>
        <w:top w:val="none" w:sz="0" w:space="0" w:color="auto"/>
        <w:left w:val="none" w:sz="0" w:space="0" w:color="auto"/>
        <w:bottom w:val="none" w:sz="0" w:space="0" w:color="auto"/>
        <w:right w:val="none" w:sz="0" w:space="0" w:color="auto"/>
      </w:divBdr>
    </w:div>
    <w:div w:id="317921250">
      <w:bodyDiv w:val="1"/>
      <w:marLeft w:val="0"/>
      <w:marRight w:val="0"/>
      <w:marTop w:val="0"/>
      <w:marBottom w:val="0"/>
      <w:divBdr>
        <w:top w:val="none" w:sz="0" w:space="0" w:color="auto"/>
        <w:left w:val="none" w:sz="0" w:space="0" w:color="auto"/>
        <w:bottom w:val="none" w:sz="0" w:space="0" w:color="auto"/>
        <w:right w:val="none" w:sz="0" w:space="0" w:color="auto"/>
      </w:divBdr>
      <w:divsChild>
        <w:div w:id="82071196">
          <w:marLeft w:val="547"/>
          <w:marRight w:val="0"/>
          <w:marTop w:val="480"/>
          <w:marBottom w:val="120"/>
          <w:divBdr>
            <w:top w:val="none" w:sz="0" w:space="0" w:color="auto"/>
            <w:left w:val="none" w:sz="0" w:space="0" w:color="auto"/>
            <w:bottom w:val="none" w:sz="0" w:space="0" w:color="auto"/>
            <w:right w:val="none" w:sz="0" w:space="0" w:color="auto"/>
          </w:divBdr>
        </w:div>
        <w:div w:id="87044443">
          <w:marLeft w:val="1166"/>
          <w:marRight w:val="0"/>
          <w:marTop w:val="96"/>
          <w:marBottom w:val="0"/>
          <w:divBdr>
            <w:top w:val="none" w:sz="0" w:space="0" w:color="auto"/>
            <w:left w:val="none" w:sz="0" w:space="0" w:color="auto"/>
            <w:bottom w:val="none" w:sz="0" w:space="0" w:color="auto"/>
            <w:right w:val="none" w:sz="0" w:space="0" w:color="auto"/>
          </w:divBdr>
        </w:div>
        <w:div w:id="94979483">
          <w:marLeft w:val="1166"/>
          <w:marRight w:val="0"/>
          <w:marTop w:val="96"/>
          <w:marBottom w:val="0"/>
          <w:divBdr>
            <w:top w:val="none" w:sz="0" w:space="0" w:color="auto"/>
            <w:left w:val="none" w:sz="0" w:space="0" w:color="auto"/>
            <w:bottom w:val="none" w:sz="0" w:space="0" w:color="auto"/>
            <w:right w:val="none" w:sz="0" w:space="0" w:color="auto"/>
          </w:divBdr>
        </w:div>
        <w:div w:id="243953562">
          <w:marLeft w:val="1166"/>
          <w:marRight w:val="0"/>
          <w:marTop w:val="96"/>
          <w:marBottom w:val="0"/>
          <w:divBdr>
            <w:top w:val="none" w:sz="0" w:space="0" w:color="auto"/>
            <w:left w:val="none" w:sz="0" w:space="0" w:color="auto"/>
            <w:bottom w:val="none" w:sz="0" w:space="0" w:color="auto"/>
            <w:right w:val="none" w:sz="0" w:space="0" w:color="auto"/>
          </w:divBdr>
        </w:div>
        <w:div w:id="274678574">
          <w:marLeft w:val="547"/>
          <w:marRight w:val="0"/>
          <w:marTop w:val="134"/>
          <w:marBottom w:val="0"/>
          <w:divBdr>
            <w:top w:val="none" w:sz="0" w:space="0" w:color="auto"/>
            <w:left w:val="none" w:sz="0" w:space="0" w:color="auto"/>
            <w:bottom w:val="none" w:sz="0" w:space="0" w:color="auto"/>
            <w:right w:val="none" w:sz="0" w:space="0" w:color="auto"/>
          </w:divBdr>
        </w:div>
        <w:div w:id="721952563">
          <w:marLeft w:val="1166"/>
          <w:marRight w:val="0"/>
          <w:marTop w:val="96"/>
          <w:marBottom w:val="0"/>
          <w:divBdr>
            <w:top w:val="none" w:sz="0" w:space="0" w:color="auto"/>
            <w:left w:val="none" w:sz="0" w:space="0" w:color="auto"/>
            <w:bottom w:val="none" w:sz="0" w:space="0" w:color="auto"/>
            <w:right w:val="none" w:sz="0" w:space="0" w:color="auto"/>
          </w:divBdr>
        </w:div>
        <w:div w:id="796535255">
          <w:marLeft w:val="1166"/>
          <w:marRight w:val="0"/>
          <w:marTop w:val="96"/>
          <w:marBottom w:val="0"/>
          <w:divBdr>
            <w:top w:val="none" w:sz="0" w:space="0" w:color="auto"/>
            <w:left w:val="none" w:sz="0" w:space="0" w:color="auto"/>
            <w:bottom w:val="none" w:sz="0" w:space="0" w:color="auto"/>
            <w:right w:val="none" w:sz="0" w:space="0" w:color="auto"/>
          </w:divBdr>
        </w:div>
        <w:div w:id="1069615833">
          <w:marLeft w:val="1166"/>
          <w:marRight w:val="0"/>
          <w:marTop w:val="96"/>
          <w:marBottom w:val="0"/>
          <w:divBdr>
            <w:top w:val="none" w:sz="0" w:space="0" w:color="auto"/>
            <w:left w:val="none" w:sz="0" w:space="0" w:color="auto"/>
            <w:bottom w:val="none" w:sz="0" w:space="0" w:color="auto"/>
            <w:right w:val="none" w:sz="0" w:space="0" w:color="auto"/>
          </w:divBdr>
        </w:div>
        <w:div w:id="1139805720">
          <w:marLeft w:val="1166"/>
          <w:marRight w:val="0"/>
          <w:marTop w:val="96"/>
          <w:marBottom w:val="0"/>
          <w:divBdr>
            <w:top w:val="none" w:sz="0" w:space="0" w:color="auto"/>
            <w:left w:val="none" w:sz="0" w:space="0" w:color="auto"/>
            <w:bottom w:val="none" w:sz="0" w:space="0" w:color="auto"/>
            <w:right w:val="none" w:sz="0" w:space="0" w:color="auto"/>
          </w:divBdr>
        </w:div>
        <w:div w:id="1885873665">
          <w:marLeft w:val="1166"/>
          <w:marRight w:val="0"/>
          <w:marTop w:val="96"/>
          <w:marBottom w:val="0"/>
          <w:divBdr>
            <w:top w:val="none" w:sz="0" w:space="0" w:color="auto"/>
            <w:left w:val="none" w:sz="0" w:space="0" w:color="auto"/>
            <w:bottom w:val="none" w:sz="0" w:space="0" w:color="auto"/>
            <w:right w:val="none" w:sz="0" w:space="0" w:color="auto"/>
          </w:divBdr>
        </w:div>
        <w:div w:id="1940337038">
          <w:marLeft w:val="1166"/>
          <w:marRight w:val="0"/>
          <w:marTop w:val="96"/>
          <w:marBottom w:val="0"/>
          <w:divBdr>
            <w:top w:val="none" w:sz="0" w:space="0" w:color="auto"/>
            <w:left w:val="none" w:sz="0" w:space="0" w:color="auto"/>
            <w:bottom w:val="none" w:sz="0" w:space="0" w:color="auto"/>
            <w:right w:val="none" w:sz="0" w:space="0" w:color="auto"/>
          </w:divBdr>
        </w:div>
      </w:divsChild>
    </w:div>
    <w:div w:id="358357191">
      <w:bodyDiv w:val="1"/>
      <w:marLeft w:val="0"/>
      <w:marRight w:val="0"/>
      <w:marTop w:val="0"/>
      <w:marBottom w:val="0"/>
      <w:divBdr>
        <w:top w:val="none" w:sz="0" w:space="0" w:color="auto"/>
        <w:left w:val="none" w:sz="0" w:space="0" w:color="auto"/>
        <w:bottom w:val="none" w:sz="0" w:space="0" w:color="auto"/>
        <w:right w:val="none" w:sz="0" w:space="0" w:color="auto"/>
      </w:divBdr>
    </w:div>
    <w:div w:id="359479631">
      <w:bodyDiv w:val="1"/>
      <w:marLeft w:val="0"/>
      <w:marRight w:val="0"/>
      <w:marTop w:val="0"/>
      <w:marBottom w:val="0"/>
      <w:divBdr>
        <w:top w:val="none" w:sz="0" w:space="0" w:color="auto"/>
        <w:left w:val="none" w:sz="0" w:space="0" w:color="auto"/>
        <w:bottom w:val="none" w:sz="0" w:space="0" w:color="auto"/>
        <w:right w:val="none" w:sz="0" w:space="0" w:color="auto"/>
      </w:divBdr>
    </w:div>
    <w:div w:id="360325696">
      <w:bodyDiv w:val="1"/>
      <w:marLeft w:val="0"/>
      <w:marRight w:val="0"/>
      <w:marTop w:val="0"/>
      <w:marBottom w:val="0"/>
      <w:divBdr>
        <w:top w:val="none" w:sz="0" w:space="0" w:color="auto"/>
        <w:left w:val="none" w:sz="0" w:space="0" w:color="auto"/>
        <w:bottom w:val="none" w:sz="0" w:space="0" w:color="auto"/>
        <w:right w:val="none" w:sz="0" w:space="0" w:color="auto"/>
      </w:divBdr>
    </w:div>
    <w:div w:id="360594229">
      <w:bodyDiv w:val="1"/>
      <w:marLeft w:val="0"/>
      <w:marRight w:val="0"/>
      <w:marTop w:val="0"/>
      <w:marBottom w:val="0"/>
      <w:divBdr>
        <w:top w:val="none" w:sz="0" w:space="0" w:color="auto"/>
        <w:left w:val="none" w:sz="0" w:space="0" w:color="auto"/>
        <w:bottom w:val="none" w:sz="0" w:space="0" w:color="auto"/>
        <w:right w:val="none" w:sz="0" w:space="0" w:color="auto"/>
      </w:divBdr>
    </w:div>
    <w:div w:id="418526784">
      <w:bodyDiv w:val="1"/>
      <w:marLeft w:val="0"/>
      <w:marRight w:val="0"/>
      <w:marTop w:val="0"/>
      <w:marBottom w:val="0"/>
      <w:divBdr>
        <w:top w:val="none" w:sz="0" w:space="0" w:color="auto"/>
        <w:left w:val="none" w:sz="0" w:space="0" w:color="auto"/>
        <w:bottom w:val="none" w:sz="0" w:space="0" w:color="auto"/>
        <w:right w:val="none" w:sz="0" w:space="0" w:color="auto"/>
      </w:divBdr>
    </w:div>
    <w:div w:id="447622799">
      <w:bodyDiv w:val="1"/>
      <w:marLeft w:val="0"/>
      <w:marRight w:val="0"/>
      <w:marTop w:val="0"/>
      <w:marBottom w:val="0"/>
      <w:divBdr>
        <w:top w:val="none" w:sz="0" w:space="0" w:color="auto"/>
        <w:left w:val="none" w:sz="0" w:space="0" w:color="auto"/>
        <w:bottom w:val="none" w:sz="0" w:space="0" w:color="auto"/>
        <w:right w:val="none" w:sz="0" w:space="0" w:color="auto"/>
      </w:divBdr>
    </w:div>
    <w:div w:id="505369453">
      <w:bodyDiv w:val="1"/>
      <w:marLeft w:val="0"/>
      <w:marRight w:val="0"/>
      <w:marTop w:val="0"/>
      <w:marBottom w:val="0"/>
      <w:divBdr>
        <w:top w:val="none" w:sz="0" w:space="0" w:color="auto"/>
        <w:left w:val="none" w:sz="0" w:space="0" w:color="auto"/>
        <w:bottom w:val="none" w:sz="0" w:space="0" w:color="auto"/>
        <w:right w:val="none" w:sz="0" w:space="0" w:color="auto"/>
      </w:divBdr>
    </w:div>
    <w:div w:id="548224086">
      <w:bodyDiv w:val="1"/>
      <w:marLeft w:val="0"/>
      <w:marRight w:val="0"/>
      <w:marTop w:val="0"/>
      <w:marBottom w:val="0"/>
      <w:divBdr>
        <w:top w:val="none" w:sz="0" w:space="0" w:color="auto"/>
        <w:left w:val="none" w:sz="0" w:space="0" w:color="auto"/>
        <w:bottom w:val="none" w:sz="0" w:space="0" w:color="auto"/>
        <w:right w:val="none" w:sz="0" w:space="0" w:color="auto"/>
      </w:divBdr>
    </w:div>
    <w:div w:id="602807892">
      <w:bodyDiv w:val="1"/>
      <w:marLeft w:val="0"/>
      <w:marRight w:val="0"/>
      <w:marTop w:val="0"/>
      <w:marBottom w:val="0"/>
      <w:divBdr>
        <w:top w:val="none" w:sz="0" w:space="0" w:color="auto"/>
        <w:left w:val="none" w:sz="0" w:space="0" w:color="auto"/>
        <w:bottom w:val="none" w:sz="0" w:space="0" w:color="auto"/>
        <w:right w:val="none" w:sz="0" w:space="0" w:color="auto"/>
      </w:divBdr>
    </w:div>
    <w:div w:id="679697120">
      <w:bodyDiv w:val="1"/>
      <w:marLeft w:val="0"/>
      <w:marRight w:val="0"/>
      <w:marTop w:val="0"/>
      <w:marBottom w:val="0"/>
      <w:divBdr>
        <w:top w:val="none" w:sz="0" w:space="0" w:color="auto"/>
        <w:left w:val="none" w:sz="0" w:space="0" w:color="auto"/>
        <w:bottom w:val="none" w:sz="0" w:space="0" w:color="auto"/>
        <w:right w:val="none" w:sz="0" w:space="0" w:color="auto"/>
      </w:divBdr>
    </w:div>
    <w:div w:id="721100585">
      <w:bodyDiv w:val="1"/>
      <w:marLeft w:val="0"/>
      <w:marRight w:val="0"/>
      <w:marTop w:val="0"/>
      <w:marBottom w:val="0"/>
      <w:divBdr>
        <w:top w:val="none" w:sz="0" w:space="0" w:color="auto"/>
        <w:left w:val="none" w:sz="0" w:space="0" w:color="auto"/>
        <w:bottom w:val="none" w:sz="0" w:space="0" w:color="auto"/>
        <w:right w:val="none" w:sz="0" w:space="0" w:color="auto"/>
      </w:divBdr>
    </w:div>
    <w:div w:id="761147883">
      <w:bodyDiv w:val="1"/>
      <w:marLeft w:val="0"/>
      <w:marRight w:val="0"/>
      <w:marTop w:val="0"/>
      <w:marBottom w:val="0"/>
      <w:divBdr>
        <w:top w:val="none" w:sz="0" w:space="0" w:color="auto"/>
        <w:left w:val="none" w:sz="0" w:space="0" w:color="auto"/>
        <w:bottom w:val="none" w:sz="0" w:space="0" w:color="auto"/>
        <w:right w:val="none" w:sz="0" w:space="0" w:color="auto"/>
      </w:divBdr>
    </w:div>
    <w:div w:id="812213742">
      <w:bodyDiv w:val="1"/>
      <w:marLeft w:val="0"/>
      <w:marRight w:val="0"/>
      <w:marTop w:val="0"/>
      <w:marBottom w:val="0"/>
      <w:divBdr>
        <w:top w:val="none" w:sz="0" w:space="0" w:color="auto"/>
        <w:left w:val="none" w:sz="0" w:space="0" w:color="auto"/>
        <w:bottom w:val="none" w:sz="0" w:space="0" w:color="auto"/>
        <w:right w:val="none" w:sz="0" w:space="0" w:color="auto"/>
      </w:divBdr>
      <w:divsChild>
        <w:div w:id="729382195">
          <w:marLeft w:val="0"/>
          <w:marRight w:val="0"/>
          <w:marTop w:val="0"/>
          <w:marBottom w:val="0"/>
          <w:divBdr>
            <w:top w:val="none" w:sz="0" w:space="0" w:color="auto"/>
            <w:left w:val="none" w:sz="0" w:space="0" w:color="auto"/>
            <w:bottom w:val="none" w:sz="0" w:space="0" w:color="auto"/>
            <w:right w:val="none" w:sz="0" w:space="0" w:color="auto"/>
          </w:divBdr>
          <w:divsChild>
            <w:div w:id="786700731">
              <w:marLeft w:val="0"/>
              <w:marRight w:val="0"/>
              <w:marTop w:val="0"/>
              <w:marBottom w:val="0"/>
              <w:divBdr>
                <w:top w:val="none" w:sz="0" w:space="0" w:color="auto"/>
                <w:left w:val="none" w:sz="0" w:space="0" w:color="auto"/>
                <w:bottom w:val="none" w:sz="0" w:space="0" w:color="auto"/>
                <w:right w:val="none" w:sz="0" w:space="0" w:color="auto"/>
              </w:divBdr>
            </w:div>
            <w:div w:id="1251744067">
              <w:marLeft w:val="0"/>
              <w:marRight w:val="0"/>
              <w:marTop w:val="0"/>
              <w:marBottom w:val="0"/>
              <w:divBdr>
                <w:top w:val="none" w:sz="0" w:space="0" w:color="auto"/>
                <w:left w:val="none" w:sz="0" w:space="0" w:color="auto"/>
                <w:bottom w:val="none" w:sz="0" w:space="0" w:color="auto"/>
                <w:right w:val="none" w:sz="0" w:space="0" w:color="auto"/>
              </w:divBdr>
            </w:div>
            <w:div w:id="1303274177">
              <w:marLeft w:val="0"/>
              <w:marRight w:val="0"/>
              <w:marTop w:val="0"/>
              <w:marBottom w:val="0"/>
              <w:divBdr>
                <w:top w:val="none" w:sz="0" w:space="0" w:color="auto"/>
                <w:left w:val="none" w:sz="0" w:space="0" w:color="auto"/>
                <w:bottom w:val="none" w:sz="0" w:space="0" w:color="auto"/>
                <w:right w:val="none" w:sz="0" w:space="0" w:color="auto"/>
              </w:divBdr>
            </w:div>
            <w:div w:id="1492525935">
              <w:marLeft w:val="0"/>
              <w:marRight w:val="0"/>
              <w:marTop w:val="0"/>
              <w:marBottom w:val="0"/>
              <w:divBdr>
                <w:top w:val="none" w:sz="0" w:space="0" w:color="auto"/>
                <w:left w:val="none" w:sz="0" w:space="0" w:color="auto"/>
                <w:bottom w:val="none" w:sz="0" w:space="0" w:color="auto"/>
                <w:right w:val="none" w:sz="0" w:space="0" w:color="auto"/>
              </w:divBdr>
            </w:div>
            <w:div w:id="1557930597">
              <w:marLeft w:val="0"/>
              <w:marRight w:val="0"/>
              <w:marTop w:val="0"/>
              <w:marBottom w:val="0"/>
              <w:divBdr>
                <w:top w:val="none" w:sz="0" w:space="0" w:color="auto"/>
                <w:left w:val="none" w:sz="0" w:space="0" w:color="auto"/>
                <w:bottom w:val="none" w:sz="0" w:space="0" w:color="auto"/>
                <w:right w:val="none" w:sz="0" w:space="0" w:color="auto"/>
              </w:divBdr>
            </w:div>
          </w:divsChild>
        </w:div>
        <w:div w:id="1173033579">
          <w:marLeft w:val="0"/>
          <w:marRight w:val="0"/>
          <w:marTop w:val="0"/>
          <w:marBottom w:val="0"/>
          <w:divBdr>
            <w:top w:val="none" w:sz="0" w:space="0" w:color="auto"/>
            <w:left w:val="none" w:sz="0" w:space="0" w:color="auto"/>
            <w:bottom w:val="none" w:sz="0" w:space="0" w:color="auto"/>
            <w:right w:val="none" w:sz="0" w:space="0" w:color="auto"/>
          </w:divBdr>
          <w:divsChild>
            <w:div w:id="254091583">
              <w:marLeft w:val="0"/>
              <w:marRight w:val="0"/>
              <w:marTop w:val="0"/>
              <w:marBottom w:val="0"/>
              <w:divBdr>
                <w:top w:val="none" w:sz="0" w:space="0" w:color="auto"/>
                <w:left w:val="none" w:sz="0" w:space="0" w:color="auto"/>
                <w:bottom w:val="none" w:sz="0" w:space="0" w:color="auto"/>
                <w:right w:val="none" w:sz="0" w:space="0" w:color="auto"/>
              </w:divBdr>
            </w:div>
            <w:div w:id="1063212804">
              <w:marLeft w:val="0"/>
              <w:marRight w:val="0"/>
              <w:marTop w:val="0"/>
              <w:marBottom w:val="0"/>
              <w:divBdr>
                <w:top w:val="none" w:sz="0" w:space="0" w:color="auto"/>
                <w:left w:val="none" w:sz="0" w:space="0" w:color="auto"/>
                <w:bottom w:val="none" w:sz="0" w:space="0" w:color="auto"/>
                <w:right w:val="none" w:sz="0" w:space="0" w:color="auto"/>
              </w:divBdr>
            </w:div>
            <w:div w:id="1162507444">
              <w:marLeft w:val="0"/>
              <w:marRight w:val="0"/>
              <w:marTop w:val="0"/>
              <w:marBottom w:val="0"/>
              <w:divBdr>
                <w:top w:val="none" w:sz="0" w:space="0" w:color="auto"/>
                <w:left w:val="none" w:sz="0" w:space="0" w:color="auto"/>
                <w:bottom w:val="none" w:sz="0" w:space="0" w:color="auto"/>
                <w:right w:val="none" w:sz="0" w:space="0" w:color="auto"/>
              </w:divBdr>
            </w:div>
            <w:div w:id="146750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8214">
      <w:bodyDiv w:val="1"/>
      <w:marLeft w:val="0"/>
      <w:marRight w:val="0"/>
      <w:marTop w:val="0"/>
      <w:marBottom w:val="0"/>
      <w:divBdr>
        <w:top w:val="none" w:sz="0" w:space="0" w:color="auto"/>
        <w:left w:val="none" w:sz="0" w:space="0" w:color="auto"/>
        <w:bottom w:val="none" w:sz="0" w:space="0" w:color="auto"/>
        <w:right w:val="none" w:sz="0" w:space="0" w:color="auto"/>
      </w:divBdr>
    </w:div>
    <w:div w:id="828446390">
      <w:bodyDiv w:val="1"/>
      <w:marLeft w:val="0"/>
      <w:marRight w:val="0"/>
      <w:marTop w:val="0"/>
      <w:marBottom w:val="0"/>
      <w:divBdr>
        <w:top w:val="none" w:sz="0" w:space="0" w:color="auto"/>
        <w:left w:val="none" w:sz="0" w:space="0" w:color="auto"/>
        <w:bottom w:val="none" w:sz="0" w:space="0" w:color="auto"/>
        <w:right w:val="none" w:sz="0" w:space="0" w:color="auto"/>
      </w:divBdr>
      <w:divsChild>
        <w:div w:id="753626478">
          <w:marLeft w:val="547"/>
          <w:marRight w:val="0"/>
          <w:marTop w:val="0"/>
          <w:marBottom w:val="120"/>
          <w:divBdr>
            <w:top w:val="none" w:sz="0" w:space="0" w:color="auto"/>
            <w:left w:val="none" w:sz="0" w:space="0" w:color="auto"/>
            <w:bottom w:val="none" w:sz="0" w:space="0" w:color="auto"/>
            <w:right w:val="none" w:sz="0" w:space="0" w:color="auto"/>
          </w:divBdr>
        </w:div>
        <w:div w:id="812017980">
          <w:marLeft w:val="547"/>
          <w:marRight w:val="0"/>
          <w:marTop w:val="0"/>
          <w:marBottom w:val="120"/>
          <w:divBdr>
            <w:top w:val="none" w:sz="0" w:space="0" w:color="auto"/>
            <w:left w:val="none" w:sz="0" w:space="0" w:color="auto"/>
            <w:bottom w:val="none" w:sz="0" w:space="0" w:color="auto"/>
            <w:right w:val="none" w:sz="0" w:space="0" w:color="auto"/>
          </w:divBdr>
        </w:div>
        <w:div w:id="1532835874">
          <w:marLeft w:val="547"/>
          <w:marRight w:val="0"/>
          <w:marTop w:val="0"/>
          <w:marBottom w:val="120"/>
          <w:divBdr>
            <w:top w:val="none" w:sz="0" w:space="0" w:color="auto"/>
            <w:left w:val="none" w:sz="0" w:space="0" w:color="auto"/>
            <w:bottom w:val="none" w:sz="0" w:space="0" w:color="auto"/>
            <w:right w:val="none" w:sz="0" w:space="0" w:color="auto"/>
          </w:divBdr>
        </w:div>
      </w:divsChild>
    </w:div>
    <w:div w:id="829521550">
      <w:bodyDiv w:val="1"/>
      <w:marLeft w:val="0"/>
      <w:marRight w:val="0"/>
      <w:marTop w:val="0"/>
      <w:marBottom w:val="0"/>
      <w:divBdr>
        <w:top w:val="none" w:sz="0" w:space="0" w:color="auto"/>
        <w:left w:val="none" w:sz="0" w:space="0" w:color="auto"/>
        <w:bottom w:val="none" w:sz="0" w:space="0" w:color="auto"/>
        <w:right w:val="none" w:sz="0" w:space="0" w:color="auto"/>
      </w:divBdr>
      <w:divsChild>
        <w:div w:id="206458360">
          <w:marLeft w:val="0"/>
          <w:marRight w:val="0"/>
          <w:marTop w:val="0"/>
          <w:marBottom w:val="0"/>
          <w:divBdr>
            <w:top w:val="none" w:sz="0" w:space="0" w:color="auto"/>
            <w:left w:val="none" w:sz="0" w:space="0" w:color="auto"/>
            <w:bottom w:val="none" w:sz="0" w:space="0" w:color="auto"/>
            <w:right w:val="none" w:sz="0" w:space="0" w:color="auto"/>
          </w:divBdr>
        </w:div>
      </w:divsChild>
    </w:div>
    <w:div w:id="830288938">
      <w:bodyDiv w:val="1"/>
      <w:marLeft w:val="0"/>
      <w:marRight w:val="0"/>
      <w:marTop w:val="0"/>
      <w:marBottom w:val="0"/>
      <w:divBdr>
        <w:top w:val="none" w:sz="0" w:space="0" w:color="auto"/>
        <w:left w:val="none" w:sz="0" w:space="0" w:color="auto"/>
        <w:bottom w:val="none" w:sz="0" w:space="0" w:color="auto"/>
        <w:right w:val="none" w:sz="0" w:space="0" w:color="auto"/>
      </w:divBdr>
    </w:div>
    <w:div w:id="831943505">
      <w:bodyDiv w:val="1"/>
      <w:marLeft w:val="0"/>
      <w:marRight w:val="0"/>
      <w:marTop w:val="0"/>
      <w:marBottom w:val="0"/>
      <w:divBdr>
        <w:top w:val="none" w:sz="0" w:space="0" w:color="auto"/>
        <w:left w:val="none" w:sz="0" w:space="0" w:color="auto"/>
        <w:bottom w:val="none" w:sz="0" w:space="0" w:color="auto"/>
        <w:right w:val="none" w:sz="0" w:space="0" w:color="auto"/>
      </w:divBdr>
    </w:div>
    <w:div w:id="861163634">
      <w:bodyDiv w:val="1"/>
      <w:marLeft w:val="0"/>
      <w:marRight w:val="0"/>
      <w:marTop w:val="0"/>
      <w:marBottom w:val="0"/>
      <w:divBdr>
        <w:top w:val="none" w:sz="0" w:space="0" w:color="auto"/>
        <w:left w:val="none" w:sz="0" w:space="0" w:color="auto"/>
        <w:bottom w:val="none" w:sz="0" w:space="0" w:color="auto"/>
        <w:right w:val="none" w:sz="0" w:space="0" w:color="auto"/>
      </w:divBdr>
    </w:div>
    <w:div w:id="865171233">
      <w:bodyDiv w:val="1"/>
      <w:marLeft w:val="0"/>
      <w:marRight w:val="0"/>
      <w:marTop w:val="0"/>
      <w:marBottom w:val="0"/>
      <w:divBdr>
        <w:top w:val="none" w:sz="0" w:space="0" w:color="auto"/>
        <w:left w:val="none" w:sz="0" w:space="0" w:color="auto"/>
        <w:bottom w:val="none" w:sz="0" w:space="0" w:color="auto"/>
        <w:right w:val="none" w:sz="0" w:space="0" w:color="auto"/>
      </w:divBdr>
    </w:div>
    <w:div w:id="873033293">
      <w:bodyDiv w:val="1"/>
      <w:marLeft w:val="0"/>
      <w:marRight w:val="0"/>
      <w:marTop w:val="0"/>
      <w:marBottom w:val="0"/>
      <w:divBdr>
        <w:top w:val="none" w:sz="0" w:space="0" w:color="auto"/>
        <w:left w:val="none" w:sz="0" w:space="0" w:color="auto"/>
        <w:bottom w:val="none" w:sz="0" w:space="0" w:color="auto"/>
        <w:right w:val="none" w:sz="0" w:space="0" w:color="auto"/>
      </w:divBdr>
    </w:div>
    <w:div w:id="918294131">
      <w:bodyDiv w:val="1"/>
      <w:marLeft w:val="0"/>
      <w:marRight w:val="0"/>
      <w:marTop w:val="0"/>
      <w:marBottom w:val="0"/>
      <w:divBdr>
        <w:top w:val="none" w:sz="0" w:space="0" w:color="auto"/>
        <w:left w:val="none" w:sz="0" w:space="0" w:color="auto"/>
        <w:bottom w:val="none" w:sz="0" w:space="0" w:color="auto"/>
        <w:right w:val="none" w:sz="0" w:space="0" w:color="auto"/>
      </w:divBdr>
      <w:divsChild>
        <w:div w:id="914122708">
          <w:marLeft w:val="446"/>
          <w:marRight w:val="0"/>
          <w:marTop w:val="0"/>
          <w:marBottom w:val="0"/>
          <w:divBdr>
            <w:top w:val="none" w:sz="0" w:space="0" w:color="auto"/>
            <w:left w:val="none" w:sz="0" w:space="0" w:color="auto"/>
            <w:bottom w:val="none" w:sz="0" w:space="0" w:color="auto"/>
            <w:right w:val="none" w:sz="0" w:space="0" w:color="auto"/>
          </w:divBdr>
        </w:div>
        <w:div w:id="1026521038">
          <w:marLeft w:val="446"/>
          <w:marRight w:val="0"/>
          <w:marTop w:val="0"/>
          <w:marBottom w:val="0"/>
          <w:divBdr>
            <w:top w:val="none" w:sz="0" w:space="0" w:color="auto"/>
            <w:left w:val="none" w:sz="0" w:space="0" w:color="auto"/>
            <w:bottom w:val="none" w:sz="0" w:space="0" w:color="auto"/>
            <w:right w:val="none" w:sz="0" w:space="0" w:color="auto"/>
          </w:divBdr>
        </w:div>
        <w:div w:id="1057818790">
          <w:marLeft w:val="446"/>
          <w:marRight w:val="0"/>
          <w:marTop w:val="0"/>
          <w:marBottom w:val="0"/>
          <w:divBdr>
            <w:top w:val="none" w:sz="0" w:space="0" w:color="auto"/>
            <w:left w:val="none" w:sz="0" w:space="0" w:color="auto"/>
            <w:bottom w:val="none" w:sz="0" w:space="0" w:color="auto"/>
            <w:right w:val="none" w:sz="0" w:space="0" w:color="auto"/>
          </w:divBdr>
        </w:div>
        <w:div w:id="1782410075">
          <w:marLeft w:val="446"/>
          <w:marRight w:val="0"/>
          <w:marTop w:val="0"/>
          <w:marBottom w:val="0"/>
          <w:divBdr>
            <w:top w:val="none" w:sz="0" w:space="0" w:color="auto"/>
            <w:left w:val="none" w:sz="0" w:space="0" w:color="auto"/>
            <w:bottom w:val="none" w:sz="0" w:space="0" w:color="auto"/>
            <w:right w:val="none" w:sz="0" w:space="0" w:color="auto"/>
          </w:divBdr>
        </w:div>
      </w:divsChild>
    </w:div>
    <w:div w:id="926688721">
      <w:bodyDiv w:val="1"/>
      <w:marLeft w:val="0"/>
      <w:marRight w:val="0"/>
      <w:marTop w:val="0"/>
      <w:marBottom w:val="0"/>
      <w:divBdr>
        <w:top w:val="none" w:sz="0" w:space="0" w:color="auto"/>
        <w:left w:val="none" w:sz="0" w:space="0" w:color="auto"/>
        <w:bottom w:val="none" w:sz="0" w:space="0" w:color="auto"/>
        <w:right w:val="none" w:sz="0" w:space="0" w:color="auto"/>
      </w:divBdr>
    </w:div>
    <w:div w:id="927470525">
      <w:bodyDiv w:val="1"/>
      <w:marLeft w:val="0"/>
      <w:marRight w:val="0"/>
      <w:marTop w:val="0"/>
      <w:marBottom w:val="0"/>
      <w:divBdr>
        <w:top w:val="none" w:sz="0" w:space="0" w:color="auto"/>
        <w:left w:val="none" w:sz="0" w:space="0" w:color="auto"/>
        <w:bottom w:val="none" w:sz="0" w:space="0" w:color="auto"/>
        <w:right w:val="none" w:sz="0" w:space="0" w:color="auto"/>
      </w:divBdr>
    </w:div>
    <w:div w:id="991761353">
      <w:bodyDiv w:val="1"/>
      <w:marLeft w:val="0"/>
      <w:marRight w:val="0"/>
      <w:marTop w:val="0"/>
      <w:marBottom w:val="0"/>
      <w:divBdr>
        <w:top w:val="none" w:sz="0" w:space="0" w:color="auto"/>
        <w:left w:val="none" w:sz="0" w:space="0" w:color="auto"/>
        <w:bottom w:val="none" w:sz="0" w:space="0" w:color="auto"/>
        <w:right w:val="none" w:sz="0" w:space="0" w:color="auto"/>
      </w:divBdr>
    </w:div>
    <w:div w:id="1031877498">
      <w:bodyDiv w:val="1"/>
      <w:marLeft w:val="0"/>
      <w:marRight w:val="0"/>
      <w:marTop w:val="0"/>
      <w:marBottom w:val="0"/>
      <w:divBdr>
        <w:top w:val="none" w:sz="0" w:space="0" w:color="auto"/>
        <w:left w:val="none" w:sz="0" w:space="0" w:color="auto"/>
        <w:bottom w:val="none" w:sz="0" w:space="0" w:color="auto"/>
        <w:right w:val="none" w:sz="0" w:space="0" w:color="auto"/>
      </w:divBdr>
    </w:div>
    <w:div w:id="1096706709">
      <w:bodyDiv w:val="1"/>
      <w:marLeft w:val="0"/>
      <w:marRight w:val="0"/>
      <w:marTop w:val="0"/>
      <w:marBottom w:val="0"/>
      <w:divBdr>
        <w:top w:val="none" w:sz="0" w:space="0" w:color="auto"/>
        <w:left w:val="none" w:sz="0" w:space="0" w:color="auto"/>
        <w:bottom w:val="none" w:sz="0" w:space="0" w:color="auto"/>
        <w:right w:val="none" w:sz="0" w:space="0" w:color="auto"/>
      </w:divBdr>
      <w:divsChild>
        <w:div w:id="219639183">
          <w:marLeft w:val="446"/>
          <w:marRight w:val="0"/>
          <w:marTop w:val="0"/>
          <w:marBottom w:val="120"/>
          <w:divBdr>
            <w:top w:val="none" w:sz="0" w:space="0" w:color="auto"/>
            <w:left w:val="none" w:sz="0" w:space="0" w:color="auto"/>
            <w:bottom w:val="none" w:sz="0" w:space="0" w:color="auto"/>
            <w:right w:val="none" w:sz="0" w:space="0" w:color="auto"/>
          </w:divBdr>
        </w:div>
        <w:div w:id="2144303534">
          <w:marLeft w:val="446"/>
          <w:marRight w:val="0"/>
          <w:marTop w:val="0"/>
          <w:marBottom w:val="120"/>
          <w:divBdr>
            <w:top w:val="none" w:sz="0" w:space="0" w:color="auto"/>
            <w:left w:val="none" w:sz="0" w:space="0" w:color="auto"/>
            <w:bottom w:val="none" w:sz="0" w:space="0" w:color="auto"/>
            <w:right w:val="none" w:sz="0" w:space="0" w:color="auto"/>
          </w:divBdr>
        </w:div>
      </w:divsChild>
    </w:div>
    <w:div w:id="1107847768">
      <w:bodyDiv w:val="1"/>
      <w:marLeft w:val="0"/>
      <w:marRight w:val="0"/>
      <w:marTop w:val="0"/>
      <w:marBottom w:val="0"/>
      <w:divBdr>
        <w:top w:val="none" w:sz="0" w:space="0" w:color="auto"/>
        <w:left w:val="none" w:sz="0" w:space="0" w:color="auto"/>
        <w:bottom w:val="none" w:sz="0" w:space="0" w:color="auto"/>
        <w:right w:val="none" w:sz="0" w:space="0" w:color="auto"/>
      </w:divBdr>
      <w:divsChild>
        <w:div w:id="1587224743">
          <w:marLeft w:val="446"/>
          <w:marRight w:val="0"/>
          <w:marTop w:val="0"/>
          <w:marBottom w:val="120"/>
          <w:divBdr>
            <w:top w:val="none" w:sz="0" w:space="0" w:color="auto"/>
            <w:left w:val="none" w:sz="0" w:space="0" w:color="auto"/>
            <w:bottom w:val="none" w:sz="0" w:space="0" w:color="auto"/>
            <w:right w:val="none" w:sz="0" w:space="0" w:color="auto"/>
          </w:divBdr>
        </w:div>
      </w:divsChild>
    </w:div>
    <w:div w:id="1163617669">
      <w:bodyDiv w:val="1"/>
      <w:marLeft w:val="0"/>
      <w:marRight w:val="0"/>
      <w:marTop w:val="0"/>
      <w:marBottom w:val="0"/>
      <w:divBdr>
        <w:top w:val="none" w:sz="0" w:space="0" w:color="auto"/>
        <w:left w:val="none" w:sz="0" w:space="0" w:color="auto"/>
        <w:bottom w:val="none" w:sz="0" w:space="0" w:color="auto"/>
        <w:right w:val="none" w:sz="0" w:space="0" w:color="auto"/>
      </w:divBdr>
    </w:div>
    <w:div w:id="1178351499">
      <w:bodyDiv w:val="1"/>
      <w:marLeft w:val="0"/>
      <w:marRight w:val="0"/>
      <w:marTop w:val="0"/>
      <w:marBottom w:val="0"/>
      <w:divBdr>
        <w:top w:val="none" w:sz="0" w:space="0" w:color="auto"/>
        <w:left w:val="none" w:sz="0" w:space="0" w:color="auto"/>
        <w:bottom w:val="none" w:sz="0" w:space="0" w:color="auto"/>
        <w:right w:val="none" w:sz="0" w:space="0" w:color="auto"/>
      </w:divBdr>
      <w:divsChild>
        <w:div w:id="338117323">
          <w:marLeft w:val="1166"/>
          <w:marRight w:val="0"/>
          <w:marTop w:val="115"/>
          <w:marBottom w:val="0"/>
          <w:divBdr>
            <w:top w:val="none" w:sz="0" w:space="0" w:color="auto"/>
            <w:left w:val="none" w:sz="0" w:space="0" w:color="auto"/>
            <w:bottom w:val="none" w:sz="0" w:space="0" w:color="auto"/>
            <w:right w:val="none" w:sz="0" w:space="0" w:color="auto"/>
          </w:divBdr>
        </w:div>
        <w:div w:id="1178083890">
          <w:marLeft w:val="1166"/>
          <w:marRight w:val="0"/>
          <w:marTop w:val="115"/>
          <w:marBottom w:val="0"/>
          <w:divBdr>
            <w:top w:val="none" w:sz="0" w:space="0" w:color="auto"/>
            <w:left w:val="none" w:sz="0" w:space="0" w:color="auto"/>
            <w:bottom w:val="none" w:sz="0" w:space="0" w:color="auto"/>
            <w:right w:val="none" w:sz="0" w:space="0" w:color="auto"/>
          </w:divBdr>
        </w:div>
        <w:div w:id="1250040796">
          <w:marLeft w:val="1166"/>
          <w:marRight w:val="0"/>
          <w:marTop w:val="115"/>
          <w:marBottom w:val="0"/>
          <w:divBdr>
            <w:top w:val="none" w:sz="0" w:space="0" w:color="auto"/>
            <w:left w:val="none" w:sz="0" w:space="0" w:color="auto"/>
            <w:bottom w:val="none" w:sz="0" w:space="0" w:color="auto"/>
            <w:right w:val="none" w:sz="0" w:space="0" w:color="auto"/>
          </w:divBdr>
        </w:div>
        <w:div w:id="1717197647">
          <w:marLeft w:val="1166"/>
          <w:marRight w:val="0"/>
          <w:marTop w:val="115"/>
          <w:marBottom w:val="0"/>
          <w:divBdr>
            <w:top w:val="none" w:sz="0" w:space="0" w:color="auto"/>
            <w:left w:val="none" w:sz="0" w:space="0" w:color="auto"/>
            <w:bottom w:val="none" w:sz="0" w:space="0" w:color="auto"/>
            <w:right w:val="none" w:sz="0" w:space="0" w:color="auto"/>
          </w:divBdr>
        </w:div>
        <w:div w:id="1718622825">
          <w:marLeft w:val="1166"/>
          <w:marRight w:val="0"/>
          <w:marTop w:val="115"/>
          <w:marBottom w:val="0"/>
          <w:divBdr>
            <w:top w:val="none" w:sz="0" w:space="0" w:color="auto"/>
            <w:left w:val="none" w:sz="0" w:space="0" w:color="auto"/>
            <w:bottom w:val="none" w:sz="0" w:space="0" w:color="auto"/>
            <w:right w:val="none" w:sz="0" w:space="0" w:color="auto"/>
          </w:divBdr>
        </w:div>
        <w:div w:id="1721787629">
          <w:marLeft w:val="1166"/>
          <w:marRight w:val="0"/>
          <w:marTop w:val="115"/>
          <w:marBottom w:val="0"/>
          <w:divBdr>
            <w:top w:val="none" w:sz="0" w:space="0" w:color="auto"/>
            <w:left w:val="none" w:sz="0" w:space="0" w:color="auto"/>
            <w:bottom w:val="none" w:sz="0" w:space="0" w:color="auto"/>
            <w:right w:val="none" w:sz="0" w:space="0" w:color="auto"/>
          </w:divBdr>
        </w:div>
        <w:div w:id="2064479295">
          <w:marLeft w:val="547"/>
          <w:marRight w:val="0"/>
          <w:marTop w:val="134"/>
          <w:marBottom w:val="0"/>
          <w:divBdr>
            <w:top w:val="none" w:sz="0" w:space="0" w:color="auto"/>
            <w:left w:val="none" w:sz="0" w:space="0" w:color="auto"/>
            <w:bottom w:val="none" w:sz="0" w:space="0" w:color="auto"/>
            <w:right w:val="none" w:sz="0" w:space="0" w:color="auto"/>
          </w:divBdr>
        </w:div>
        <w:div w:id="2064669568">
          <w:marLeft w:val="1166"/>
          <w:marRight w:val="0"/>
          <w:marTop w:val="115"/>
          <w:marBottom w:val="0"/>
          <w:divBdr>
            <w:top w:val="none" w:sz="0" w:space="0" w:color="auto"/>
            <w:left w:val="none" w:sz="0" w:space="0" w:color="auto"/>
            <w:bottom w:val="none" w:sz="0" w:space="0" w:color="auto"/>
            <w:right w:val="none" w:sz="0" w:space="0" w:color="auto"/>
          </w:divBdr>
        </w:div>
      </w:divsChild>
    </w:div>
    <w:div w:id="1192255916">
      <w:bodyDiv w:val="1"/>
      <w:marLeft w:val="0"/>
      <w:marRight w:val="0"/>
      <w:marTop w:val="0"/>
      <w:marBottom w:val="0"/>
      <w:divBdr>
        <w:top w:val="none" w:sz="0" w:space="0" w:color="auto"/>
        <w:left w:val="none" w:sz="0" w:space="0" w:color="auto"/>
        <w:bottom w:val="none" w:sz="0" w:space="0" w:color="auto"/>
        <w:right w:val="none" w:sz="0" w:space="0" w:color="auto"/>
      </w:divBdr>
    </w:div>
    <w:div w:id="1193037355">
      <w:bodyDiv w:val="1"/>
      <w:marLeft w:val="0"/>
      <w:marRight w:val="0"/>
      <w:marTop w:val="0"/>
      <w:marBottom w:val="0"/>
      <w:divBdr>
        <w:top w:val="none" w:sz="0" w:space="0" w:color="auto"/>
        <w:left w:val="none" w:sz="0" w:space="0" w:color="auto"/>
        <w:bottom w:val="none" w:sz="0" w:space="0" w:color="auto"/>
        <w:right w:val="none" w:sz="0" w:space="0" w:color="auto"/>
      </w:divBdr>
    </w:div>
    <w:div w:id="1212695481">
      <w:bodyDiv w:val="1"/>
      <w:marLeft w:val="0"/>
      <w:marRight w:val="0"/>
      <w:marTop w:val="0"/>
      <w:marBottom w:val="0"/>
      <w:divBdr>
        <w:top w:val="none" w:sz="0" w:space="0" w:color="auto"/>
        <w:left w:val="none" w:sz="0" w:space="0" w:color="auto"/>
        <w:bottom w:val="none" w:sz="0" w:space="0" w:color="auto"/>
        <w:right w:val="none" w:sz="0" w:space="0" w:color="auto"/>
      </w:divBdr>
    </w:div>
    <w:div w:id="1233467258">
      <w:bodyDiv w:val="1"/>
      <w:marLeft w:val="0"/>
      <w:marRight w:val="0"/>
      <w:marTop w:val="0"/>
      <w:marBottom w:val="0"/>
      <w:divBdr>
        <w:top w:val="none" w:sz="0" w:space="0" w:color="auto"/>
        <w:left w:val="none" w:sz="0" w:space="0" w:color="auto"/>
        <w:bottom w:val="none" w:sz="0" w:space="0" w:color="auto"/>
        <w:right w:val="none" w:sz="0" w:space="0" w:color="auto"/>
      </w:divBdr>
    </w:div>
    <w:div w:id="1250313184">
      <w:bodyDiv w:val="1"/>
      <w:marLeft w:val="0"/>
      <w:marRight w:val="0"/>
      <w:marTop w:val="0"/>
      <w:marBottom w:val="0"/>
      <w:divBdr>
        <w:top w:val="none" w:sz="0" w:space="0" w:color="auto"/>
        <w:left w:val="none" w:sz="0" w:space="0" w:color="auto"/>
        <w:bottom w:val="none" w:sz="0" w:space="0" w:color="auto"/>
        <w:right w:val="none" w:sz="0" w:space="0" w:color="auto"/>
      </w:divBdr>
    </w:div>
    <w:div w:id="1256018732">
      <w:bodyDiv w:val="1"/>
      <w:marLeft w:val="0"/>
      <w:marRight w:val="0"/>
      <w:marTop w:val="0"/>
      <w:marBottom w:val="0"/>
      <w:divBdr>
        <w:top w:val="none" w:sz="0" w:space="0" w:color="auto"/>
        <w:left w:val="none" w:sz="0" w:space="0" w:color="auto"/>
        <w:bottom w:val="none" w:sz="0" w:space="0" w:color="auto"/>
        <w:right w:val="none" w:sz="0" w:space="0" w:color="auto"/>
      </w:divBdr>
    </w:div>
    <w:div w:id="1263882427">
      <w:bodyDiv w:val="1"/>
      <w:marLeft w:val="0"/>
      <w:marRight w:val="0"/>
      <w:marTop w:val="0"/>
      <w:marBottom w:val="0"/>
      <w:divBdr>
        <w:top w:val="none" w:sz="0" w:space="0" w:color="auto"/>
        <w:left w:val="none" w:sz="0" w:space="0" w:color="auto"/>
        <w:bottom w:val="none" w:sz="0" w:space="0" w:color="auto"/>
        <w:right w:val="none" w:sz="0" w:space="0" w:color="auto"/>
      </w:divBdr>
    </w:div>
    <w:div w:id="1326589940">
      <w:bodyDiv w:val="1"/>
      <w:marLeft w:val="0"/>
      <w:marRight w:val="0"/>
      <w:marTop w:val="0"/>
      <w:marBottom w:val="0"/>
      <w:divBdr>
        <w:top w:val="none" w:sz="0" w:space="0" w:color="auto"/>
        <w:left w:val="none" w:sz="0" w:space="0" w:color="auto"/>
        <w:bottom w:val="none" w:sz="0" w:space="0" w:color="auto"/>
        <w:right w:val="none" w:sz="0" w:space="0" w:color="auto"/>
      </w:divBdr>
      <w:divsChild>
        <w:div w:id="1752005462">
          <w:marLeft w:val="446"/>
          <w:marRight w:val="0"/>
          <w:marTop w:val="0"/>
          <w:marBottom w:val="120"/>
          <w:divBdr>
            <w:top w:val="none" w:sz="0" w:space="0" w:color="auto"/>
            <w:left w:val="none" w:sz="0" w:space="0" w:color="auto"/>
            <w:bottom w:val="none" w:sz="0" w:space="0" w:color="auto"/>
            <w:right w:val="none" w:sz="0" w:space="0" w:color="auto"/>
          </w:divBdr>
        </w:div>
      </w:divsChild>
    </w:div>
    <w:div w:id="1368145952">
      <w:bodyDiv w:val="1"/>
      <w:marLeft w:val="0"/>
      <w:marRight w:val="0"/>
      <w:marTop w:val="0"/>
      <w:marBottom w:val="0"/>
      <w:divBdr>
        <w:top w:val="none" w:sz="0" w:space="0" w:color="auto"/>
        <w:left w:val="none" w:sz="0" w:space="0" w:color="auto"/>
        <w:bottom w:val="none" w:sz="0" w:space="0" w:color="auto"/>
        <w:right w:val="none" w:sz="0" w:space="0" w:color="auto"/>
      </w:divBdr>
    </w:div>
    <w:div w:id="1392271911">
      <w:bodyDiv w:val="1"/>
      <w:marLeft w:val="0"/>
      <w:marRight w:val="0"/>
      <w:marTop w:val="0"/>
      <w:marBottom w:val="0"/>
      <w:divBdr>
        <w:top w:val="none" w:sz="0" w:space="0" w:color="auto"/>
        <w:left w:val="none" w:sz="0" w:space="0" w:color="auto"/>
        <w:bottom w:val="none" w:sz="0" w:space="0" w:color="auto"/>
        <w:right w:val="none" w:sz="0" w:space="0" w:color="auto"/>
      </w:divBdr>
      <w:divsChild>
        <w:div w:id="214198985">
          <w:marLeft w:val="1166"/>
          <w:marRight w:val="0"/>
          <w:marTop w:val="144"/>
          <w:marBottom w:val="0"/>
          <w:divBdr>
            <w:top w:val="none" w:sz="0" w:space="0" w:color="auto"/>
            <w:left w:val="none" w:sz="0" w:space="0" w:color="auto"/>
            <w:bottom w:val="none" w:sz="0" w:space="0" w:color="auto"/>
            <w:right w:val="none" w:sz="0" w:space="0" w:color="auto"/>
          </w:divBdr>
        </w:div>
        <w:div w:id="996110276">
          <w:marLeft w:val="1166"/>
          <w:marRight w:val="0"/>
          <w:marTop w:val="144"/>
          <w:marBottom w:val="0"/>
          <w:divBdr>
            <w:top w:val="none" w:sz="0" w:space="0" w:color="auto"/>
            <w:left w:val="none" w:sz="0" w:space="0" w:color="auto"/>
            <w:bottom w:val="none" w:sz="0" w:space="0" w:color="auto"/>
            <w:right w:val="none" w:sz="0" w:space="0" w:color="auto"/>
          </w:divBdr>
        </w:div>
        <w:div w:id="1248810624">
          <w:marLeft w:val="1166"/>
          <w:marRight w:val="0"/>
          <w:marTop w:val="144"/>
          <w:marBottom w:val="0"/>
          <w:divBdr>
            <w:top w:val="none" w:sz="0" w:space="0" w:color="auto"/>
            <w:left w:val="none" w:sz="0" w:space="0" w:color="auto"/>
            <w:bottom w:val="none" w:sz="0" w:space="0" w:color="auto"/>
            <w:right w:val="none" w:sz="0" w:space="0" w:color="auto"/>
          </w:divBdr>
        </w:div>
        <w:div w:id="1581058852">
          <w:marLeft w:val="547"/>
          <w:marRight w:val="0"/>
          <w:marTop w:val="134"/>
          <w:marBottom w:val="0"/>
          <w:divBdr>
            <w:top w:val="none" w:sz="0" w:space="0" w:color="auto"/>
            <w:left w:val="none" w:sz="0" w:space="0" w:color="auto"/>
            <w:bottom w:val="none" w:sz="0" w:space="0" w:color="auto"/>
            <w:right w:val="none" w:sz="0" w:space="0" w:color="auto"/>
          </w:divBdr>
        </w:div>
        <w:div w:id="1927496167">
          <w:marLeft w:val="1166"/>
          <w:marRight w:val="0"/>
          <w:marTop w:val="144"/>
          <w:marBottom w:val="0"/>
          <w:divBdr>
            <w:top w:val="none" w:sz="0" w:space="0" w:color="auto"/>
            <w:left w:val="none" w:sz="0" w:space="0" w:color="auto"/>
            <w:bottom w:val="none" w:sz="0" w:space="0" w:color="auto"/>
            <w:right w:val="none" w:sz="0" w:space="0" w:color="auto"/>
          </w:divBdr>
        </w:div>
      </w:divsChild>
    </w:div>
    <w:div w:id="1394693449">
      <w:bodyDiv w:val="1"/>
      <w:marLeft w:val="0"/>
      <w:marRight w:val="0"/>
      <w:marTop w:val="0"/>
      <w:marBottom w:val="0"/>
      <w:divBdr>
        <w:top w:val="none" w:sz="0" w:space="0" w:color="auto"/>
        <w:left w:val="none" w:sz="0" w:space="0" w:color="auto"/>
        <w:bottom w:val="none" w:sz="0" w:space="0" w:color="auto"/>
        <w:right w:val="none" w:sz="0" w:space="0" w:color="auto"/>
      </w:divBdr>
      <w:divsChild>
        <w:div w:id="1643118641">
          <w:marLeft w:val="0"/>
          <w:marRight w:val="0"/>
          <w:marTop w:val="0"/>
          <w:marBottom w:val="0"/>
          <w:divBdr>
            <w:top w:val="none" w:sz="0" w:space="0" w:color="auto"/>
            <w:left w:val="none" w:sz="0" w:space="0" w:color="auto"/>
            <w:bottom w:val="none" w:sz="0" w:space="0" w:color="auto"/>
            <w:right w:val="none" w:sz="0" w:space="0" w:color="auto"/>
          </w:divBdr>
          <w:divsChild>
            <w:div w:id="874345688">
              <w:marLeft w:val="0"/>
              <w:marRight w:val="0"/>
              <w:marTop w:val="0"/>
              <w:marBottom w:val="0"/>
              <w:divBdr>
                <w:top w:val="none" w:sz="0" w:space="0" w:color="auto"/>
                <w:left w:val="none" w:sz="0" w:space="0" w:color="auto"/>
                <w:bottom w:val="none" w:sz="0" w:space="0" w:color="auto"/>
                <w:right w:val="none" w:sz="0" w:space="0" w:color="auto"/>
              </w:divBdr>
            </w:div>
            <w:div w:id="961620342">
              <w:marLeft w:val="0"/>
              <w:marRight w:val="0"/>
              <w:marTop w:val="0"/>
              <w:marBottom w:val="0"/>
              <w:divBdr>
                <w:top w:val="none" w:sz="0" w:space="0" w:color="auto"/>
                <w:left w:val="none" w:sz="0" w:space="0" w:color="auto"/>
                <w:bottom w:val="none" w:sz="0" w:space="0" w:color="auto"/>
                <w:right w:val="none" w:sz="0" w:space="0" w:color="auto"/>
              </w:divBdr>
            </w:div>
            <w:div w:id="3858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1295">
      <w:bodyDiv w:val="1"/>
      <w:marLeft w:val="0"/>
      <w:marRight w:val="0"/>
      <w:marTop w:val="0"/>
      <w:marBottom w:val="0"/>
      <w:divBdr>
        <w:top w:val="none" w:sz="0" w:space="0" w:color="auto"/>
        <w:left w:val="none" w:sz="0" w:space="0" w:color="auto"/>
        <w:bottom w:val="none" w:sz="0" w:space="0" w:color="auto"/>
        <w:right w:val="none" w:sz="0" w:space="0" w:color="auto"/>
      </w:divBdr>
      <w:divsChild>
        <w:div w:id="143814906">
          <w:marLeft w:val="1166"/>
          <w:marRight w:val="0"/>
          <w:marTop w:val="144"/>
          <w:marBottom w:val="0"/>
          <w:divBdr>
            <w:top w:val="none" w:sz="0" w:space="0" w:color="auto"/>
            <w:left w:val="none" w:sz="0" w:space="0" w:color="auto"/>
            <w:bottom w:val="none" w:sz="0" w:space="0" w:color="auto"/>
            <w:right w:val="none" w:sz="0" w:space="0" w:color="auto"/>
          </w:divBdr>
        </w:div>
        <w:div w:id="214045923">
          <w:marLeft w:val="1166"/>
          <w:marRight w:val="0"/>
          <w:marTop w:val="144"/>
          <w:marBottom w:val="0"/>
          <w:divBdr>
            <w:top w:val="none" w:sz="0" w:space="0" w:color="auto"/>
            <w:left w:val="none" w:sz="0" w:space="0" w:color="auto"/>
            <w:bottom w:val="none" w:sz="0" w:space="0" w:color="auto"/>
            <w:right w:val="none" w:sz="0" w:space="0" w:color="auto"/>
          </w:divBdr>
        </w:div>
        <w:div w:id="796604993">
          <w:marLeft w:val="547"/>
          <w:marRight w:val="0"/>
          <w:marTop w:val="134"/>
          <w:marBottom w:val="0"/>
          <w:divBdr>
            <w:top w:val="none" w:sz="0" w:space="0" w:color="auto"/>
            <w:left w:val="none" w:sz="0" w:space="0" w:color="auto"/>
            <w:bottom w:val="none" w:sz="0" w:space="0" w:color="auto"/>
            <w:right w:val="none" w:sz="0" w:space="0" w:color="auto"/>
          </w:divBdr>
        </w:div>
        <w:div w:id="1744713124">
          <w:marLeft w:val="1166"/>
          <w:marRight w:val="0"/>
          <w:marTop w:val="144"/>
          <w:marBottom w:val="0"/>
          <w:divBdr>
            <w:top w:val="none" w:sz="0" w:space="0" w:color="auto"/>
            <w:left w:val="none" w:sz="0" w:space="0" w:color="auto"/>
            <w:bottom w:val="none" w:sz="0" w:space="0" w:color="auto"/>
            <w:right w:val="none" w:sz="0" w:space="0" w:color="auto"/>
          </w:divBdr>
        </w:div>
        <w:div w:id="1917082996">
          <w:marLeft w:val="1166"/>
          <w:marRight w:val="0"/>
          <w:marTop w:val="144"/>
          <w:marBottom w:val="0"/>
          <w:divBdr>
            <w:top w:val="none" w:sz="0" w:space="0" w:color="auto"/>
            <w:left w:val="none" w:sz="0" w:space="0" w:color="auto"/>
            <w:bottom w:val="none" w:sz="0" w:space="0" w:color="auto"/>
            <w:right w:val="none" w:sz="0" w:space="0" w:color="auto"/>
          </w:divBdr>
        </w:div>
      </w:divsChild>
    </w:div>
    <w:div w:id="1397630432">
      <w:bodyDiv w:val="1"/>
      <w:marLeft w:val="0"/>
      <w:marRight w:val="0"/>
      <w:marTop w:val="0"/>
      <w:marBottom w:val="0"/>
      <w:divBdr>
        <w:top w:val="none" w:sz="0" w:space="0" w:color="auto"/>
        <w:left w:val="none" w:sz="0" w:space="0" w:color="auto"/>
        <w:bottom w:val="none" w:sz="0" w:space="0" w:color="auto"/>
        <w:right w:val="none" w:sz="0" w:space="0" w:color="auto"/>
      </w:divBdr>
      <w:divsChild>
        <w:div w:id="2027514439">
          <w:marLeft w:val="446"/>
          <w:marRight w:val="0"/>
          <w:marTop w:val="0"/>
          <w:marBottom w:val="120"/>
          <w:divBdr>
            <w:top w:val="none" w:sz="0" w:space="0" w:color="auto"/>
            <w:left w:val="none" w:sz="0" w:space="0" w:color="auto"/>
            <w:bottom w:val="none" w:sz="0" w:space="0" w:color="auto"/>
            <w:right w:val="none" w:sz="0" w:space="0" w:color="auto"/>
          </w:divBdr>
        </w:div>
      </w:divsChild>
    </w:div>
    <w:div w:id="1402561779">
      <w:bodyDiv w:val="1"/>
      <w:marLeft w:val="0"/>
      <w:marRight w:val="0"/>
      <w:marTop w:val="0"/>
      <w:marBottom w:val="0"/>
      <w:divBdr>
        <w:top w:val="none" w:sz="0" w:space="0" w:color="auto"/>
        <w:left w:val="none" w:sz="0" w:space="0" w:color="auto"/>
        <w:bottom w:val="none" w:sz="0" w:space="0" w:color="auto"/>
        <w:right w:val="none" w:sz="0" w:space="0" w:color="auto"/>
      </w:divBdr>
      <w:divsChild>
        <w:div w:id="259919897">
          <w:marLeft w:val="446"/>
          <w:marRight w:val="0"/>
          <w:marTop w:val="0"/>
          <w:marBottom w:val="120"/>
          <w:divBdr>
            <w:top w:val="none" w:sz="0" w:space="0" w:color="auto"/>
            <w:left w:val="none" w:sz="0" w:space="0" w:color="auto"/>
            <w:bottom w:val="none" w:sz="0" w:space="0" w:color="auto"/>
            <w:right w:val="none" w:sz="0" w:space="0" w:color="auto"/>
          </w:divBdr>
        </w:div>
        <w:div w:id="1147547620">
          <w:marLeft w:val="446"/>
          <w:marRight w:val="0"/>
          <w:marTop w:val="0"/>
          <w:marBottom w:val="120"/>
          <w:divBdr>
            <w:top w:val="none" w:sz="0" w:space="0" w:color="auto"/>
            <w:left w:val="none" w:sz="0" w:space="0" w:color="auto"/>
            <w:bottom w:val="none" w:sz="0" w:space="0" w:color="auto"/>
            <w:right w:val="none" w:sz="0" w:space="0" w:color="auto"/>
          </w:divBdr>
        </w:div>
      </w:divsChild>
    </w:div>
    <w:div w:id="1406341931">
      <w:bodyDiv w:val="1"/>
      <w:marLeft w:val="0"/>
      <w:marRight w:val="0"/>
      <w:marTop w:val="0"/>
      <w:marBottom w:val="0"/>
      <w:divBdr>
        <w:top w:val="none" w:sz="0" w:space="0" w:color="auto"/>
        <w:left w:val="none" w:sz="0" w:space="0" w:color="auto"/>
        <w:bottom w:val="none" w:sz="0" w:space="0" w:color="auto"/>
        <w:right w:val="none" w:sz="0" w:space="0" w:color="auto"/>
      </w:divBdr>
      <w:divsChild>
        <w:div w:id="18821562">
          <w:marLeft w:val="1166"/>
          <w:marRight w:val="0"/>
          <w:marTop w:val="115"/>
          <w:marBottom w:val="0"/>
          <w:divBdr>
            <w:top w:val="none" w:sz="0" w:space="0" w:color="auto"/>
            <w:left w:val="none" w:sz="0" w:space="0" w:color="auto"/>
            <w:bottom w:val="none" w:sz="0" w:space="0" w:color="auto"/>
            <w:right w:val="none" w:sz="0" w:space="0" w:color="auto"/>
          </w:divBdr>
        </w:div>
        <w:div w:id="441262026">
          <w:marLeft w:val="1166"/>
          <w:marRight w:val="0"/>
          <w:marTop w:val="115"/>
          <w:marBottom w:val="0"/>
          <w:divBdr>
            <w:top w:val="none" w:sz="0" w:space="0" w:color="auto"/>
            <w:left w:val="none" w:sz="0" w:space="0" w:color="auto"/>
            <w:bottom w:val="none" w:sz="0" w:space="0" w:color="auto"/>
            <w:right w:val="none" w:sz="0" w:space="0" w:color="auto"/>
          </w:divBdr>
        </w:div>
        <w:div w:id="520625037">
          <w:marLeft w:val="1166"/>
          <w:marRight w:val="0"/>
          <w:marTop w:val="115"/>
          <w:marBottom w:val="0"/>
          <w:divBdr>
            <w:top w:val="none" w:sz="0" w:space="0" w:color="auto"/>
            <w:left w:val="none" w:sz="0" w:space="0" w:color="auto"/>
            <w:bottom w:val="none" w:sz="0" w:space="0" w:color="auto"/>
            <w:right w:val="none" w:sz="0" w:space="0" w:color="auto"/>
          </w:divBdr>
        </w:div>
        <w:div w:id="1792283310">
          <w:marLeft w:val="547"/>
          <w:marRight w:val="0"/>
          <w:marTop w:val="134"/>
          <w:marBottom w:val="0"/>
          <w:divBdr>
            <w:top w:val="none" w:sz="0" w:space="0" w:color="auto"/>
            <w:left w:val="none" w:sz="0" w:space="0" w:color="auto"/>
            <w:bottom w:val="none" w:sz="0" w:space="0" w:color="auto"/>
            <w:right w:val="none" w:sz="0" w:space="0" w:color="auto"/>
          </w:divBdr>
        </w:div>
        <w:div w:id="2111466605">
          <w:marLeft w:val="1166"/>
          <w:marRight w:val="0"/>
          <w:marTop w:val="115"/>
          <w:marBottom w:val="0"/>
          <w:divBdr>
            <w:top w:val="none" w:sz="0" w:space="0" w:color="auto"/>
            <w:left w:val="none" w:sz="0" w:space="0" w:color="auto"/>
            <w:bottom w:val="none" w:sz="0" w:space="0" w:color="auto"/>
            <w:right w:val="none" w:sz="0" w:space="0" w:color="auto"/>
          </w:divBdr>
        </w:div>
      </w:divsChild>
    </w:div>
    <w:div w:id="1435057651">
      <w:bodyDiv w:val="1"/>
      <w:marLeft w:val="0"/>
      <w:marRight w:val="0"/>
      <w:marTop w:val="0"/>
      <w:marBottom w:val="0"/>
      <w:divBdr>
        <w:top w:val="none" w:sz="0" w:space="0" w:color="auto"/>
        <w:left w:val="none" w:sz="0" w:space="0" w:color="auto"/>
        <w:bottom w:val="none" w:sz="0" w:space="0" w:color="auto"/>
        <w:right w:val="none" w:sz="0" w:space="0" w:color="auto"/>
      </w:divBdr>
      <w:divsChild>
        <w:div w:id="200095947">
          <w:marLeft w:val="446"/>
          <w:marRight w:val="0"/>
          <w:marTop w:val="0"/>
          <w:marBottom w:val="120"/>
          <w:divBdr>
            <w:top w:val="none" w:sz="0" w:space="0" w:color="auto"/>
            <w:left w:val="none" w:sz="0" w:space="0" w:color="auto"/>
            <w:bottom w:val="none" w:sz="0" w:space="0" w:color="auto"/>
            <w:right w:val="none" w:sz="0" w:space="0" w:color="auto"/>
          </w:divBdr>
        </w:div>
      </w:divsChild>
    </w:div>
    <w:div w:id="1438720206">
      <w:bodyDiv w:val="1"/>
      <w:marLeft w:val="0"/>
      <w:marRight w:val="0"/>
      <w:marTop w:val="0"/>
      <w:marBottom w:val="0"/>
      <w:divBdr>
        <w:top w:val="none" w:sz="0" w:space="0" w:color="auto"/>
        <w:left w:val="none" w:sz="0" w:space="0" w:color="auto"/>
        <w:bottom w:val="none" w:sz="0" w:space="0" w:color="auto"/>
        <w:right w:val="none" w:sz="0" w:space="0" w:color="auto"/>
      </w:divBdr>
    </w:div>
    <w:div w:id="1460955954">
      <w:bodyDiv w:val="1"/>
      <w:marLeft w:val="0"/>
      <w:marRight w:val="0"/>
      <w:marTop w:val="0"/>
      <w:marBottom w:val="0"/>
      <w:divBdr>
        <w:top w:val="none" w:sz="0" w:space="0" w:color="auto"/>
        <w:left w:val="none" w:sz="0" w:space="0" w:color="auto"/>
        <w:bottom w:val="none" w:sz="0" w:space="0" w:color="auto"/>
        <w:right w:val="none" w:sz="0" w:space="0" w:color="auto"/>
      </w:divBdr>
    </w:div>
    <w:div w:id="1576161632">
      <w:bodyDiv w:val="1"/>
      <w:marLeft w:val="0"/>
      <w:marRight w:val="0"/>
      <w:marTop w:val="0"/>
      <w:marBottom w:val="0"/>
      <w:divBdr>
        <w:top w:val="none" w:sz="0" w:space="0" w:color="auto"/>
        <w:left w:val="none" w:sz="0" w:space="0" w:color="auto"/>
        <w:bottom w:val="none" w:sz="0" w:space="0" w:color="auto"/>
        <w:right w:val="none" w:sz="0" w:space="0" w:color="auto"/>
      </w:divBdr>
    </w:div>
    <w:div w:id="1597011705">
      <w:bodyDiv w:val="1"/>
      <w:marLeft w:val="0"/>
      <w:marRight w:val="0"/>
      <w:marTop w:val="0"/>
      <w:marBottom w:val="0"/>
      <w:divBdr>
        <w:top w:val="none" w:sz="0" w:space="0" w:color="auto"/>
        <w:left w:val="none" w:sz="0" w:space="0" w:color="auto"/>
        <w:bottom w:val="none" w:sz="0" w:space="0" w:color="auto"/>
        <w:right w:val="none" w:sz="0" w:space="0" w:color="auto"/>
      </w:divBdr>
    </w:div>
    <w:div w:id="1641767002">
      <w:bodyDiv w:val="1"/>
      <w:marLeft w:val="0"/>
      <w:marRight w:val="0"/>
      <w:marTop w:val="0"/>
      <w:marBottom w:val="0"/>
      <w:divBdr>
        <w:top w:val="none" w:sz="0" w:space="0" w:color="auto"/>
        <w:left w:val="none" w:sz="0" w:space="0" w:color="auto"/>
        <w:bottom w:val="none" w:sz="0" w:space="0" w:color="auto"/>
        <w:right w:val="none" w:sz="0" w:space="0" w:color="auto"/>
      </w:divBdr>
    </w:div>
    <w:div w:id="1653023982">
      <w:bodyDiv w:val="1"/>
      <w:marLeft w:val="0"/>
      <w:marRight w:val="0"/>
      <w:marTop w:val="0"/>
      <w:marBottom w:val="0"/>
      <w:divBdr>
        <w:top w:val="none" w:sz="0" w:space="0" w:color="auto"/>
        <w:left w:val="none" w:sz="0" w:space="0" w:color="auto"/>
        <w:bottom w:val="none" w:sz="0" w:space="0" w:color="auto"/>
        <w:right w:val="none" w:sz="0" w:space="0" w:color="auto"/>
      </w:divBdr>
    </w:div>
    <w:div w:id="1699499945">
      <w:bodyDiv w:val="1"/>
      <w:marLeft w:val="0"/>
      <w:marRight w:val="0"/>
      <w:marTop w:val="0"/>
      <w:marBottom w:val="0"/>
      <w:divBdr>
        <w:top w:val="none" w:sz="0" w:space="0" w:color="auto"/>
        <w:left w:val="none" w:sz="0" w:space="0" w:color="auto"/>
        <w:bottom w:val="none" w:sz="0" w:space="0" w:color="auto"/>
        <w:right w:val="none" w:sz="0" w:space="0" w:color="auto"/>
      </w:divBdr>
      <w:divsChild>
        <w:div w:id="1612668063">
          <w:marLeft w:val="274"/>
          <w:marRight w:val="0"/>
          <w:marTop w:val="0"/>
          <w:marBottom w:val="120"/>
          <w:divBdr>
            <w:top w:val="none" w:sz="0" w:space="0" w:color="auto"/>
            <w:left w:val="none" w:sz="0" w:space="0" w:color="auto"/>
            <w:bottom w:val="none" w:sz="0" w:space="0" w:color="auto"/>
            <w:right w:val="none" w:sz="0" w:space="0" w:color="auto"/>
          </w:divBdr>
        </w:div>
        <w:div w:id="1981422970">
          <w:marLeft w:val="274"/>
          <w:marRight w:val="0"/>
          <w:marTop w:val="0"/>
          <w:marBottom w:val="120"/>
          <w:divBdr>
            <w:top w:val="none" w:sz="0" w:space="0" w:color="auto"/>
            <w:left w:val="none" w:sz="0" w:space="0" w:color="auto"/>
            <w:bottom w:val="none" w:sz="0" w:space="0" w:color="auto"/>
            <w:right w:val="none" w:sz="0" w:space="0" w:color="auto"/>
          </w:divBdr>
        </w:div>
      </w:divsChild>
    </w:div>
    <w:div w:id="1762144056">
      <w:bodyDiv w:val="1"/>
      <w:marLeft w:val="0"/>
      <w:marRight w:val="0"/>
      <w:marTop w:val="0"/>
      <w:marBottom w:val="0"/>
      <w:divBdr>
        <w:top w:val="none" w:sz="0" w:space="0" w:color="auto"/>
        <w:left w:val="none" w:sz="0" w:space="0" w:color="auto"/>
        <w:bottom w:val="none" w:sz="0" w:space="0" w:color="auto"/>
        <w:right w:val="none" w:sz="0" w:space="0" w:color="auto"/>
      </w:divBdr>
      <w:divsChild>
        <w:div w:id="330375001">
          <w:marLeft w:val="1166"/>
          <w:marRight w:val="0"/>
          <w:marTop w:val="144"/>
          <w:marBottom w:val="0"/>
          <w:divBdr>
            <w:top w:val="none" w:sz="0" w:space="0" w:color="auto"/>
            <w:left w:val="none" w:sz="0" w:space="0" w:color="auto"/>
            <w:bottom w:val="none" w:sz="0" w:space="0" w:color="auto"/>
            <w:right w:val="none" w:sz="0" w:space="0" w:color="auto"/>
          </w:divBdr>
        </w:div>
        <w:div w:id="527065293">
          <w:marLeft w:val="1800"/>
          <w:marRight w:val="0"/>
          <w:marTop w:val="125"/>
          <w:marBottom w:val="0"/>
          <w:divBdr>
            <w:top w:val="none" w:sz="0" w:space="0" w:color="auto"/>
            <w:left w:val="none" w:sz="0" w:space="0" w:color="auto"/>
            <w:bottom w:val="none" w:sz="0" w:space="0" w:color="auto"/>
            <w:right w:val="none" w:sz="0" w:space="0" w:color="auto"/>
          </w:divBdr>
        </w:div>
        <w:div w:id="964232824">
          <w:marLeft w:val="1166"/>
          <w:marRight w:val="0"/>
          <w:marTop w:val="144"/>
          <w:marBottom w:val="0"/>
          <w:divBdr>
            <w:top w:val="none" w:sz="0" w:space="0" w:color="auto"/>
            <w:left w:val="none" w:sz="0" w:space="0" w:color="auto"/>
            <w:bottom w:val="none" w:sz="0" w:space="0" w:color="auto"/>
            <w:right w:val="none" w:sz="0" w:space="0" w:color="auto"/>
          </w:divBdr>
        </w:div>
        <w:div w:id="1430270014">
          <w:marLeft w:val="1800"/>
          <w:marRight w:val="0"/>
          <w:marTop w:val="125"/>
          <w:marBottom w:val="0"/>
          <w:divBdr>
            <w:top w:val="none" w:sz="0" w:space="0" w:color="auto"/>
            <w:left w:val="none" w:sz="0" w:space="0" w:color="auto"/>
            <w:bottom w:val="none" w:sz="0" w:space="0" w:color="auto"/>
            <w:right w:val="none" w:sz="0" w:space="0" w:color="auto"/>
          </w:divBdr>
        </w:div>
        <w:div w:id="1670870416">
          <w:marLeft w:val="1166"/>
          <w:marRight w:val="0"/>
          <w:marTop w:val="144"/>
          <w:marBottom w:val="0"/>
          <w:divBdr>
            <w:top w:val="none" w:sz="0" w:space="0" w:color="auto"/>
            <w:left w:val="none" w:sz="0" w:space="0" w:color="auto"/>
            <w:bottom w:val="none" w:sz="0" w:space="0" w:color="auto"/>
            <w:right w:val="none" w:sz="0" w:space="0" w:color="auto"/>
          </w:divBdr>
        </w:div>
        <w:div w:id="1830948109">
          <w:marLeft w:val="547"/>
          <w:marRight w:val="0"/>
          <w:marTop w:val="134"/>
          <w:marBottom w:val="0"/>
          <w:divBdr>
            <w:top w:val="none" w:sz="0" w:space="0" w:color="auto"/>
            <w:left w:val="none" w:sz="0" w:space="0" w:color="auto"/>
            <w:bottom w:val="none" w:sz="0" w:space="0" w:color="auto"/>
            <w:right w:val="none" w:sz="0" w:space="0" w:color="auto"/>
          </w:divBdr>
        </w:div>
        <w:div w:id="2023237461">
          <w:marLeft w:val="1800"/>
          <w:marRight w:val="0"/>
          <w:marTop w:val="125"/>
          <w:marBottom w:val="0"/>
          <w:divBdr>
            <w:top w:val="none" w:sz="0" w:space="0" w:color="auto"/>
            <w:left w:val="none" w:sz="0" w:space="0" w:color="auto"/>
            <w:bottom w:val="none" w:sz="0" w:space="0" w:color="auto"/>
            <w:right w:val="none" w:sz="0" w:space="0" w:color="auto"/>
          </w:divBdr>
        </w:div>
        <w:div w:id="2103253921">
          <w:marLeft w:val="1166"/>
          <w:marRight w:val="0"/>
          <w:marTop w:val="144"/>
          <w:marBottom w:val="0"/>
          <w:divBdr>
            <w:top w:val="none" w:sz="0" w:space="0" w:color="auto"/>
            <w:left w:val="none" w:sz="0" w:space="0" w:color="auto"/>
            <w:bottom w:val="none" w:sz="0" w:space="0" w:color="auto"/>
            <w:right w:val="none" w:sz="0" w:space="0" w:color="auto"/>
          </w:divBdr>
        </w:div>
      </w:divsChild>
    </w:div>
    <w:div w:id="1782065275">
      <w:bodyDiv w:val="1"/>
      <w:marLeft w:val="0"/>
      <w:marRight w:val="0"/>
      <w:marTop w:val="0"/>
      <w:marBottom w:val="0"/>
      <w:divBdr>
        <w:top w:val="none" w:sz="0" w:space="0" w:color="auto"/>
        <w:left w:val="none" w:sz="0" w:space="0" w:color="auto"/>
        <w:bottom w:val="none" w:sz="0" w:space="0" w:color="auto"/>
        <w:right w:val="none" w:sz="0" w:space="0" w:color="auto"/>
      </w:divBdr>
    </w:div>
    <w:div w:id="1788548893">
      <w:bodyDiv w:val="1"/>
      <w:marLeft w:val="0"/>
      <w:marRight w:val="0"/>
      <w:marTop w:val="0"/>
      <w:marBottom w:val="0"/>
      <w:divBdr>
        <w:top w:val="none" w:sz="0" w:space="0" w:color="auto"/>
        <w:left w:val="none" w:sz="0" w:space="0" w:color="auto"/>
        <w:bottom w:val="none" w:sz="0" w:space="0" w:color="auto"/>
        <w:right w:val="none" w:sz="0" w:space="0" w:color="auto"/>
      </w:divBdr>
      <w:divsChild>
        <w:div w:id="127162208">
          <w:marLeft w:val="1166"/>
          <w:marRight w:val="0"/>
          <w:marTop w:val="144"/>
          <w:marBottom w:val="0"/>
          <w:divBdr>
            <w:top w:val="none" w:sz="0" w:space="0" w:color="auto"/>
            <w:left w:val="none" w:sz="0" w:space="0" w:color="auto"/>
            <w:bottom w:val="none" w:sz="0" w:space="0" w:color="auto"/>
            <w:right w:val="none" w:sz="0" w:space="0" w:color="auto"/>
          </w:divBdr>
        </w:div>
        <w:div w:id="767585757">
          <w:marLeft w:val="547"/>
          <w:marRight w:val="0"/>
          <w:marTop w:val="134"/>
          <w:marBottom w:val="0"/>
          <w:divBdr>
            <w:top w:val="none" w:sz="0" w:space="0" w:color="auto"/>
            <w:left w:val="none" w:sz="0" w:space="0" w:color="auto"/>
            <w:bottom w:val="none" w:sz="0" w:space="0" w:color="auto"/>
            <w:right w:val="none" w:sz="0" w:space="0" w:color="auto"/>
          </w:divBdr>
        </w:div>
        <w:div w:id="945892215">
          <w:marLeft w:val="1166"/>
          <w:marRight w:val="0"/>
          <w:marTop w:val="144"/>
          <w:marBottom w:val="0"/>
          <w:divBdr>
            <w:top w:val="none" w:sz="0" w:space="0" w:color="auto"/>
            <w:left w:val="none" w:sz="0" w:space="0" w:color="auto"/>
            <w:bottom w:val="none" w:sz="0" w:space="0" w:color="auto"/>
            <w:right w:val="none" w:sz="0" w:space="0" w:color="auto"/>
          </w:divBdr>
        </w:div>
        <w:div w:id="1321346881">
          <w:marLeft w:val="1166"/>
          <w:marRight w:val="0"/>
          <w:marTop w:val="144"/>
          <w:marBottom w:val="0"/>
          <w:divBdr>
            <w:top w:val="none" w:sz="0" w:space="0" w:color="auto"/>
            <w:left w:val="none" w:sz="0" w:space="0" w:color="auto"/>
            <w:bottom w:val="none" w:sz="0" w:space="0" w:color="auto"/>
            <w:right w:val="none" w:sz="0" w:space="0" w:color="auto"/>
          </w:divBdr>
        </w:div>
        <w:div w:id="1888834017">
          <w:marLeft w:val="1166"/>
          <w:marRight w:val="0"/>
          <w:marTop w:val="144"/>
          <w:marBottom w:val="0"/>
          <w:divBdr>
            <w:top w:val="none" w:sz="0" w:space="0" w:color="auto"/>
            <w:left w:val="none" w:sz="0" w:space="0" w:color="auto"/>
            <w:bottom w:val="none" w:sz="0" w:space="0" w:color="auto"/>
            <w:right w:val="none" w:sz="0" w:space="0" w:color="auto"/>
          </w:divBdr>
        </w:div>
      </w:divsChild>
    </w:div>
    <w:div w:id="1884050039">
      <w:bodyDiv w:val="1"/>
      <w:marLeft w:val="0"/>
      <w:marRight w:val="0"/>
      <w:marTop w:val="0"/>
      <w:marBottom w:val="0"/>
      <w:divBdr>
        <w:top w:val="none" w:sz="0" w:space="0" w:color="auto"/>
        <w:left w:val="none" w:sz="0" w:space="0" w:color="auto"/>
        <w:bottom w:val="none" w:sz="0" w:space="0" w:color="auto"/>
        <w:right w:val="none" w:sz="0" w:space="0" w:color="auto"/>
      </w:divBdr>
    </w:div>
    <w:div w:id="1885562317">
      <w:bodyDiv w:val="1"/>
      <w:marLeft w:val="0"/>
      <w:marRight w:val="0"/>
      <w:marTop w:val="0"/>
      <w:marBottom w:val="0"/>
      <w:divBdr>
        <w:top w:val="none" w:sz="0" w:space="0" w:color="auto"/>
        <w:left w:val="none" w:sz="0" w:space="0" w:color="auto"/>
        <w:bottom w:val="none" w:sz="0" w:space="0" w:color="auto"/>
        <w:right w:val="none" w:sz="0" w:space="0" w:color="auto"/>
      </w:divBdr>
    </w:div>
    <w:div w:id="1903904982">
      <w:bodyDiv w:val="1"/>
      <w:marLeft w:val="0"/>
      <w:marRight w:val="0"/>
      <w:marTop w:val="0"/>
      <w:marBottom w:val="0"/>
      <w:divBdr>
        <w:top w:val="none" w:sz="0" w:space="0" w:color="auto"/>
        <w:left w:val="none" w:sz="0" w:space="0" w:color="auto"/>
        <w:bottom w:val="none" w:sz="0" w:space="0" w:color="auto"/>
        <w:right w:val="none" w:sz="0" w:space="0" w:color="auto"/>
      </w:divBdr>
    </w:div>
    <w:div w:id="2036076678">
      <w:bodyDiv w:val="1"/>
      <w:marLeft w:val="0"/>
      <w:marRight w:val="0"/>
      <w:marTop w:val="0"/>
      <w:marBottom w:val="0"/>
      <w:divBdr>
        <w:top w:val="none" w:sz="0" w:space="0" w:color="auto"/>
        <w:left w:val="none" w:sz="0" w:space="0" w:color="auto"/>
        <w:bottom w:val="none" w:sz="0" w:space="0" w:color="auto"/>
        <w:right w:val="none" w:sz="0" w:space="0" w:color="auto"/>
      </w:divBdr>
      <w:divsChild>
        <w:div w:id="393696148">
          <w:marLeft w:val="446"/>
          <w:marRight w:val="0"/>
          <w:marTop w:val="0"/>
          <w:marBottom w:val="120"/>
          <w:divBdr>
            <w:top w:val="none" w:sz="0" w:space="0" w:color="auto"/>
            <w:left w:val="none" w:sz="0" w:space="0" w:color="auto"/>
            <w:bottom w:val="none" w:sz="0" w:space="0" w:color="auto"/>
            <w:right w:val="none" w:sz="0" w:space="0" w:color="auto"/>
          </w:divBdr>
        </w:div>
      </w:divsChild>
    </w:div>
    <w:div w:id="2062051457">
      <w:bodyDiv w:val="1"/>
      <w:marLeft w:val="0"/>
      <w:marRight w:val="0"/>
      <w:marTop w:val="0"/>
      <w:marBottom w:val="0"/>
      <w:divBdr>
        <w:top w:val="none" w:sz="0" w:space="0" w:color="auto"/>
        <w:left w:val="none" w:sz="0" w:space="0" w:color="auto"/>
        <w:bottom w:val="none" w:sz="0" w:space="0" w:color="auto"/>
        <w:right w:val="none" w:sz="0" w:space="0" w:color="auto"/>
      </w:divBdr>
    </w:div>
    <w:div w:id="2079747148">
      <w:bodyDiv w:val="1"/>
      <w:marLeft w:val="0"/>
      <w:marRight w:val="0"/>
      <w:marTop w:val="0"/>
      <w:marBottom w:val="0"/>
      <w:divBdr>
        <w:top w:val="none" w:sz="0" w:space="0" w:color="auto"/>
        <w:left w:val="none" w:sz="0" w:space="0" w:color="auto"/>
        <w:bottom w:val="none" w:sz="0" w:space="0" w:color="auto"/>
        <w:right w:val="none" w:sz="0" w:space="0" w:color="auto"/>
      </w:divBdr>
    </w:div>
    <w:div w:id="2082481286">
      <w:bodyDiv w:val="1"/>
      <w:marLeft w:val="0"/>
      <w:marRight w:val="0"/>
      <w:marTop w:val="0"/>
      <w:marBottom w:val="0"/>
      <w:divBdr>
        <w:top w:val="none" w:sz="0" w:space="0" w:color="auto"/>
        <w:left w:val="none" w:sz="0" w:space="0" w:color="auto"/>
        <w:bottom w:val="none" w:sz="0" w:space="0" w:color="auto"/>
        <w:right w:val="none" w:sz="0" w:space="0" w:color="auto"/>
      </w:divBdr>
    </w:div>
    <w:div w:id="2127770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datatracker.ietf.org/doc/html/rfc7515" TargetMode="External"/><Relationship Id="rId2" Type="http://schemas.openxmlformats.org/officeDocument/2006/relationships/hyperlink" Target="https://www.rfc-editor.org/rfc/rfc5280" TargetMode="External"/><Relationship Id="rId1" Type="http://schemas.openxmlformats.org/officeDocument/2006/relationships/hyperlink" Target="https://datatracker.ietf.org/doc/html/rfc7515" TargetMode="External"/></Relationship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eur-lex.europa.eu/legal-content/EN/TXT/PDF/?uri=CELEX:32010D0424(09)" TargetMode="External"/><Relationship Id="rId26" Type="http://schemas.openxmlformats.org/officeDocument/2006/relationships/hyperlink" Target="https://api-pilot.ebsi.eu/trusted-schemas-registry/v3/schemas/z5fqhFPcuBeYZHnUbibhmtxDdoPhv4husBnvX4g5g8CeG" TargetMode="External"/><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eur-lex.europa.eu/legal-content/EN/TXT/PDF/?uri=CELEX:32010D0424(09)" TargetMode="External"/><Relationship Id="rId34" Type="http://schemas.openxmlformats.org/officeDocument/2006/relationships/image" Target="media/image7.pn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www.w3.org/TR/vc-data-model-2.0" TargetMode="External"/><Relationship Id="rId25" Type="http://schemas.microsoft.com/office/2018/08/relationships/commentsExtensible" Target="commentsExtensible.xml"/><Relationship Id="rId33" Type="http://schemas.openxmlformats.org/officeDocument/2006/relationships/image" Target="media/image6.png"/><Relationship Id="rId38" Type="http://schemas.openxmlformats.org/officeDocument/2006/relationships/hyperlink" Target="https://api-pilot.ebsi.eu/trusted-schemas-registry/v3/schemas/z5fqhFPcuBeYZHnUbibhmtxDdoPhv4husBnvX4g5g8CeG" TargetMode="External"/><Relationship Id="rId46"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datatracker.ietf.org/doc/html/rfc7515" TargetMode="External"/><Relationship Id="rId20" Type="http://schemas.openxmlformats.org/officeDocument/2006/relationships/hyperlink" Target="https://eur-lex.europa.eu/legal-content/EN/TXT/PDF/?uri=CELEX:32010D0424(09)" TargetMode="External"/><Relationship Id="rId29" Type="http://schemas.openxmlformats.org/officeDocument/2006/relationships/image" Target="media/image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microsoft.com/office/2016/09/relationships/commentsIds" Target="commentsIds.xml"/><Relationship Id="rId32" Type="http://schemas.openxmlformats.org/officeDocument/2006/relationships/image" Target="media/image5.png"/><Relationship Id="rId37" Type="http://schemas.openxmlformats.org/officeDocument/2006/relationships/image" Target="media/image9.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datatracker.ietf.org/doc/html/rfc7515" TargetMode="External"/><Relationship Id="rId23" Type="http://schemas.microsoft.com/office/2011/relationships/commentsExtended" Target="commentsExtended.xml"/><Relationship Id="rId28" Type="http://schemas.openxmlformats.org/officeDocument/2006/relationships/hyperlink" Target="https://eur-lex.europa.eu/legal-content/EN/TXT/PDF/?uri=CELEX:32010D0424(09)" TargetMode="External"/><Relationship Id="rId36" Type="http://schemas.openxmlformats.org/officeDocument/2006/relationships/hyperlink" Target="https://eur-lex.europa.eu/legal-content/EN/TXT/PDF/?uri=CELEX:32010D0424(09)" TargetMode="External"/><Relationship Id="rId49" Type="http://schemas.microsoft.com/office/2020/10/relationships/intelligence" Target="intelligence2.xml"/><Relationship Id="rId10" Type="http://schemas.openxmlformats.org/officeDocument/2006/relationships/settings" Target="settings.xml"/><Relationship Id="rId19" Type="http://schemas.openxmlformats.org/officeDocument/2006/relationships/hyperlink" Target="https://eur-lex.europa.eu/legal-content/EN/TXT/PDF/?uri=CELEX:32010D0424(09)" TargetMode="External"/><Relationship Id="rId31" Type="http://schemas.openxmlformats.org/officeDocument/2006/relationships/image" Target="media/image4.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comments" Target="comments.xml"/><Relationship Id="rId27" Type="http://schemas.openxmlformats.org/officeDocument/2006/relationships/hyperlink" Target="https://eur-lex.europa.eu/legal-content/EN/TXT/PDF/?uri=CELEX:32010D0424(09)"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header" Target="header3.xml"/><Relationship Id="rId48" Type="http://schemas.microsoft.com/office/2019/05/relationships/documenttasks" Target="documenttasks/documenttasks1.xml"/><Relationship Id="rId8"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aLOGIKa\Eurolook\Templates\Eurolook.dotm" TargetMode="External"/></Relationships>
</file>

<file path=word/documenttasks/documenttasks1.xml><?xml version="1.0" encoding="utf-8"?>
<t:Tasks xmlns:t="http://schemas.microsoft.com/office/tasks/2019/documenttasks" xmlns:oel="http://schemas.microsoft.com/office/2019/extlst">
  <t:Task id="{8B532696-24E2-46C1-A90A-DFF9EB134C19}">
    <t:Anchor>
      <t:Comment id="682316449"/>
    </t:Anchor>
    <t:History>
      <t:Event id="{B0A6DEAF-6218-4840-B54D-B40B2BAB12B1}" time="2025-09-05T16:50:08.311Z">
        <t:Attribution userId="S::Giovanni.DI-MATTEO@ec.europa.eu::de83069c-241f-4455-8583-50740fe76a99" userProvider="AD" userName="DI MATTEO Giovanni (EMPL)"/>
        <t:Anchor>
          <t:Comment id="1595330795"/>
        </t:Anchor>
        <t:Create/>
      </t:Event>
      <t:Event id="{6FC59788-E8E3-4E9D-9959-8916A3E6AE2E}" time="2025-09-05T16:50:08.311Z">
        <t:Attribution userId="S::Giovanni.DI-MATTEO@ec.europa.eu::de83069c-241f-4455-8583-50740fe76a99" userProvider="AD" userName="DI MATTEO Giovanni (EMPL)"/>
        <t:Anchor>
          <t:Comment id="1595330795"/>
        </t:Anchor>
        <t:Assign userId="S::Marco.FICHERA@ext.ec.europa.eu::92b38c4a-468f-498a-a941-b2314ecc3eea" userProvider="AD" userName="FICHERA Marco (EMPL-EXT)"/>
      </t:Event>
      <t:Event id="{487BF033-C089-484F-88A2-5447C4D1417D}" time="2025-09-05T16:50:08.311Z">
        <t:Attribution userId="S::Giovanni.DI-MATTEO@ec.europa.eu::de83069c-241f-4455-8583-50740fe76a99" userProvider="AD" userName="DI MATTEO Giovanni (EMPL)"/>
        <t:Anchor>
          <t:Comment id="1595330795"/>
        </t:Anchor>
        <t:SetTitle title="@FICHERA Marco, could you kindly add it? ☺️"/>
      </t:Event>
      <t:Event id="{AEABC483-04E8-43AC-B7BD-C46E26214C88}" time="2025-09-10T11:19:50.219Z">
        <t:Attribution userId="S::Giovanni.DI-MATTEO@ec.europa.eu::de83069c-241f-4455-8583-50740fe76a99" userProvider="AD" userName="DI MATTEO Giovanni (EMPL)"/>
        <t:Progress percentComplete="100"/>
      </t:Event>
    </t:History>
  </t:Task>
  <t:Task id="{AF494DF3-133E-43D7-A7B8-AD2DFD0E2B89}">
    <t:Anchor>
      <t:Comment id="1576069459"/>
    </t:Anchor>
    <t:History>
      <t:Event id="{3B9F7ED5-205C-4887-8565-9695B005826C}" time="2025-09-02T17:03:13.08Z">
        <t:Attribution userId="S::Giovanni.DI-MATTEO@ec.europa.eu::de83069c-241f-4455-8583-50740fe76a99" userProvider="AD" userName="DI MATTEO Giovanni (EMPL)"/>
        <t:Anchor>
          <t:Comment id="212948049"/>
        </t:Anchor>
        <t:Create/>
      </t:Event>
      <t:Event id="{698B663C-C297-4C1C-A3A2-34967B628F99}" time="2025-09-02T17:03:13.08Z">
        <t:Attribution userId="S::Giovanni.DI-MATTEO@ec.europa.eu::de83069c-241f-4455-8583-50740fe76a99" userProvider="AD" userName="DI MATTEO Giovanni (EMPL)"/>
        <t:Anchor>
          <t:Comment id="212948049"/>
        </t:Anchor>
        <t:Assign userId="S::Marco.FICHERA@ext.ec.europa.eu::92b38c4a-468f-498a-a941-b2314ecc3eea" userProvider="AD" userName="FICHERA Marco (EMPL-EXT)"/>
      </t:Event>
      <t:Event id="{EB262963-247C-4CE8-B174-B3EB07A1CA6C}" time="2025-09-02T17:03:13.08Z">
        <t:Attribution userId="S::Giovanni.DI-MATTEO@ec.europa.eu::de83069c-241f-4455-8583-50740fe76a99" userProvider="AD" userName="DI MATTEO Giovanni (EMPL)"/>
        <t:Anchor>
          <t:Comment id="212948049"/>
        </t:Anchor>
        <t:SetTitle title="@FICHERA Marco (EMPL-EXT) "/>
      </t:Event>
    </t:History>
  </t:Task>
  <t:Task id="{847DCB30-191F-427C-A878-3D7EE5E2A973}">
    <t:Anchor>
      <t:Comment id="854792919"/>
    </t:Anchor>
    <t:History>
      <t:Event id="{CF45FF39-1484-4EEC-B11B-C5CC566B5171}" time="2025-09-03T16:47:29.82Z">
        <t:Attribution userId="S::Giovanni.DI-MATTEO@ec.europa.eu::de83069c-241f-4455-8583-50740fe76a99" userProvider="AD" userName="DI MATTEO Giovanni (EMPL)"/>
        <t:Anchor>
          <t:Comment id="854792919"/>
        </t:Anchor>
        <t:Create/>
      </t:Event>
      <t:Event id="{1F25AD28-9A0E-4766-9542-20624AEB1519}" time="2025-09-03T16:47:29.82Z">
        <t:Attribution userId="S::Giovanni.DI-MATTEO@ec.europa.eu::de83069c-241f-4455-8583-50740fe76a99" userProvider="AD" userName="DI MATTEO Giovanni (EMPL)"/>
        <t:Anchor>
          <t:Comment id="854792919"/>
        </t:Anchor>
        <t:Assign userId="S::Monica.LOPEZ-POTES@ext.ec.europa.eu::892de8f6-b095-4c08-998b-b8c01fc57949" userProvider="AD" userName="LOPEZ POTES Monica (EMPL-EXT)"/>
      </t:Event>
      <t:Event id="{93D78DC3-075F-4A7C-80F5-58D1E7712C87}" time="2025-09-03T16:47:29.82Z">
        <t:Attribution userId="S::Giovanni.DI-MATTEO@ec.europa.eu::de83069c-241f-4455-8583-50740fe76a99" userProvider="AD" userName="DI MATTEO Giovanni (EMPL)"/>
        <t:Anchor>
          <t:Comment id="854792919"/>
        </t:Anchor>
        <t:SetTitle title="@LOPEZ POTES Monica, we need to add the possibility to get the printed eEHIC even here, what do you think?"/>
      </t:Event>
      <t:Event id="{B98F9374-E7DE-42F7-9E19-07805AFC74D0}" time="2025-09-08T12:48:50.894Z">
        <t:Attribution userId="S::Monica.LOPEZ-POTES@ext.ec.europa.eu::892de8f6-b095-4c08-998b-b8c01fc57949" userProvider="AD" userName="LOPEZ POTES Monica (EMPL-EXT)"/>
        <t:Progress percentComplete="100"/>
      </t:Event>
    </t:History>
  </t:Task>
  <t:Task id="{00EB1593-A398-43AB-B7C4-B333DC78E317}">
    <t:Anchor>
      <t:Comment id="211655310"/>
    </t:Anchor>
    <t:History>
      <t:Event id="{7CE5C281-6696-432D-AB41-E39C21AD2BA7}" time="2025-09-10T13:00:23.091Z">
        <t:Attribution userId="S::Giovanni.DI-MATTEO@ec.europa.eu::de83069c-241f-4455-8583-50740fe76a99" userProvider="AD" userName="DI MATTEO Giovanni (EMPL)"/>
        <t:Anchor>
          <t:Comment id="211655310"/>
        </t:Anchor>
        <t:Create/>
      </t:Event>
      <t:Event id="{BB1BE9BF-CF47-49BB-9A66-7467B54ECE23}" time="2025-09-10T13:00:23.091Z">
        <t:Attribution userId="S::Giovanni.DI-MATTEO@ec.europa.eu::de83069c-241f-4455-8583-50740fe76a99" userProvider="AD" userName="DI MATTEO Giovanni (EMPL)"/>
        <t:Anchor>
          <t:Comment id="211655310"/>
        </t:Anchor>
        <t:Assign userId="S::Marco.FICHERA@ext.ec.europa.eu::92b38c4a-468f-498a-a941-b2314ecc3eea" userProvider="AD" userName="FICHERA Marco (EMPL-EXT)"/>
      </t:Event>
      <t:Event id="{C07B0218-9F5F-458B-B2F0-85FBAAFF98BB}" time="2025-09-10T13:00:23.091Z">
        <t:Attribution userId="S::Giovanni.DI-MATTEO@ec.europa.eu::de83069c-241f-4455-8583-50740fe76a99" userProvider="AD" userName="DI MATTEO Giovanni (EMPL)"/>
        <t:Anchor>
          <t:Comment id="211655310"/>
        </t:Anchor>
        <t:SetTitle title="@FICHERA Marco, @LOPEZ POTES Monica we will need to mention the change of trust framework from EESSI-IR to EUDI"/>
      </t:Event>
    </t:History>
  </t:Task>
  <t:Task id="{4E8FF398-EDAF-4A84-A846-00FDA201DDCC}">
    <t:Anchor>
      <t:Comment id="1076523015"/>
    </t:Anchor>
    <t:History>
      <t:Event id="{C1EFD217-EF1D-4A9C-89B8-D6283381BCA7}" time="2025-09-05T16:49:36.611Z">
        <t:Attribution userId="S::Giovanni.DI-MATTEO@ec.europa.eu::de83069c-241f-4455-8583-50740fe76a99" userProvider="AD" userName="DI MATTEO Giovanni (EMPL)"/>
        <t:Anchor>
          <t:Comment id="1540267416"/>
        </t:Anchor>
        <t:Create/>
      </t:Event>
      <t:Event id="{CDEFECB6-6B3F-48CC-9D56-E9142AB3363D}" time="2025-09-05T16:49:36.611Z">
        <t:Attribution userId="S::Giovanni.DI-MATTEO@ec.europa.eu::de83069c-241f-4455-8583-50740fe76a99" userProvider="AD" userName="DI MATTEO Giovanni (EMPL)"/>
        <t:Anchor>
          <t:Comment id="1540267416"/>
        </t:Anchor>
        <t:Assign userId="S::Monica.LOPEZ-POTES@ext.ec.europa.eu::892de8f6-b095-4c08-998b-b8c01fc57949" userProvider="AD" userName="LOPEZ POTES Monica (EMPL-EXT)"/>
      </t:Event>
      <t:Event id="{8194331B-415F-498E-81C3-F6FEF64B56FA}" time="2025-09-05T16:49:36.611Z">
        <t:Attribution userId="S::Giovanni.DI-MATTEO@ec.europa.eu::de83069c-241f-4455-8583-50740fe76a99" userProvider="AD" userName="DI MATTEO Giovanni (EMPL)"/>
        <t:Anchor>
          <t:Comment id="1540267416"/>
        </t:Anchor>
        <t:SetTitle title="Very good idea, Fabien! @LOPEZ POTES Monica, what do you think? ☺️"/>
      </t:Event>
      <t:Event id="{D06B44E5-4E17-4CCB-92AE-E5149060B2B6}" time="2025-09-16T16:13:55.244Z">
        <t:Attribution userId="S::fabien.petitcolas_smals.be#ext#@eceuropaeu.onmicrosoft.com::a9dd383f-5063-418d-8543-ab32e06ff76b" userProvider="AD" userName="Fabien Petitcolas"/>
        <t:Progress percentComplete="100"/>
      </t:Event>
    </t:History>
  </t:Task>
  <t:Task id="{D4EE99D6-D866-47FD-8F50-D5634A030F18}">
    <t:Anchor>
      <t:Comment id="1484398996"/>
    </t:Anchor>
    <t:History>
      <t:Event id="{A7CD99B0-118E-45DC-8538-991C16307F3F}" time="2025-09-10T13:03:22.454Z">
        <t:Attribution userId="S::Giovanni.DI-MATTEO@ec.europa.eu::de83069c-241f-4455-8583-50740fe76a99" userProvider="AD" userName="DI MATTEO Giovanni (EMPL)"/>
        <t:Anchor>
          <t:Comment id="1484398996"/>
        </t:Anchor>
        <t:Create/>
      </t:Event>
      <t:Event id="{DC621E63-73B8-40C1-9852-DB4ED2946853}" time="2025-09-10T13:03:22.454Z">
        <t:Attribution userId="S::Giovanni.DI-MATTEO@ec.europa.eu::de83069c-241f-4455-8583-50740fe76a99" userProvider="AD" userName="DI MATTEO Giovanni (EMPL)"/>
        <t:Anchor>
          <t:Comment id="1484398996"/>
        </t:Anchor>
        <t:Assign userId="S::Monica.LOPEZ-POTES@ext.ec.europa.eu::892de8f6-b095-4c08-998b-b8c01fc57949" userProvider="AD" userName="LOPEZ POTES Monica (EMPL-EXT)"/>
      </t:Event>
      <t:Event id="{EB3D151A-01F7-4D5B-BEFC-2F53ADD52E91}" time="2025-09-10T13:03:22.454Z">
        <t:Attribution userId="S::Giovanni.DI-MATTEO@ec.europa.eu::de83069c-241f-4455-8583-50740fe76a99" userProvider="AD" userName="DI MATTEO Giovanni (EMPL)"/>
        <t:Anchor>
          <t:Comment id="1484398996"/>
        </t:Anchor>
        <t:SetTitle title="@LOPEZ POTES Monica, we forgot about revocation! FUNDAMENTAL to mention it. We will probably not test it in the PoC by October, but by December, but still to be mentioned"/>
      </t:Event>
      <t:Event id="{C339AC43-2F3E-4D16-8818-42D315B396E2}" time="2025-09-16T11:58:42.43Z">
        <t:Attribution userId="S::Monica.LOPEZ-POTES@ext.ec.europa.eu::892de8f6-b095-4c08-998b-b8c01fc57949" userProvider="AD" userName="LOPEZ POTES Monica (EMPL-EXT)"/>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urolookProperties>
  <ProductCustomizationId>EC</ProductCustomizationId>
  <Created>
    <Version>10.0.45336.0</Version>
    <Date>2023-09-27T10:22:26</Date>
    <Language>EN</Language>
    <Note/>
  </Created>
  <Edited>
    <Version/>
    <Date/>
  </Edited>
  <DocumentModel>
    <Id>34954475-997f-4cb0-a95b-7f65298f3d8c</Id>
    <Name>Report (long)</Name>
  </DocumentModel>
  <CustomTemplate>
    <Id/>
    <Name/>
  </CustomTemplate>
  <DocumentDate>2025-09-17T00:00:00</DocumentDate>
  <DocumentVersion>0.3</DocumentVersion>
  <CompatibilityMode>Eurolook10</CompatibilityMode>
  <DocumentMetadata>
    <EC_SecurityDistributionWorkingGroup MetadataSerializationType="SimpleValue"/>
    <EC_SecurityDateMarkingDate MetadataSerializationType="SimpleValue"/>
    <EC_SecurityDateMarkingEvent MetadataSerializationType="SimpleValue"/>
    <EC_SecurityReleasability MetadataSerializationType="SimpleValue"/>
    <EC_SecurityMarking MetadataSerializationType="SimpleValue"/>
    <EC_SecurityDistributionSpecialHandling MetadataSerializationType="SimpleValue"/>
    <EC_SecurityDistributionSensitive MetadataSerializationType="SimpleValue"/>
    <EC_SecurityDistributionDG MetadataSerializationType="SimpleValue"/>
    <EC_SecurityDateMarking MetadataSerializationType="SimpleValue"/>
  </DocumentMetadata>
</Eurolook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a565401-6124-4834-af4c-bc1a772a6083">
      <Terms xmlns="http://schemas.microsoft.com/office/infopath/2007/PartnerControls"/>
    </lcf76f155ced4ddcb4097134ff3c332f>
    <TaxCatchAll xmlns="ed350a78-f7eb-44a2-bb43-fd61cd942e28" xsi:nil="true"/>
  </documentManagement>
</p:properties>
</file>

<file path=customXml/item5.xml><?xml version="1.0" encoding="utf-8"?>
<Author Role="Creator" AuthorRoleName="Writer" AuthorRoleId="a4fbaff4-b07c-48b4-a21e-e7b9eedf3796">
  <Id>de030804-556a-4f3b-8b54-e8ff6baf8c5a</Id>
  <Names>
    <Latin>
      <FirstName>Pier Paolo</FirstName>
      <LastName>Parzanese</LastName>
    </Latin>
    <Greek>
      <FirstName/>
      <LastName/>
    </Greek>
    <Cyrillic>
      <FirstName/>
      <LastName/>
    </Cyrillic>
    <DocumentScript>
      <FirstName>Pier Paolo</FirstName>
      <LastName>Parzanese</LastName>
      <FullName>Pier Paolo PARZANESE
Giovanni DI MATTEO
Marco FICHERA
</FullName>
    </DocumentScript>
  </Names>
  <Initials>PP</Initials>
  <Gender>m</Gender>
  <Email>Pierpaolo.PARZANESE@ec.europa.eu</Email>
  <Service>EMPL.A.4</Service>
  <Function ADCode="" ShowInSignature="true" ShowInHeader="false" HeaderText=""/>
  <WebAddress/>
  <FunctionalMailbox/>
  <InheritedWebAddress>http://europa.eu</InheritedWebAddress>
  <OrgaEntity1>
    <Id>e0fc8cf4-6b96-4efc-961a-68faf02b6604</Id>
    <LogicalLevel>1</LogicalLevel>
    <Name>EMPL</Name>
    <HeadLine1>DIRECTORATE-GENERAL FOR EMPLOYMENT, SOCIAL AFFAIRS AND INCLUSION</HeadLine1>
    <HeadLine2/>
    <PrimaryAddressId>f03b5801-04c9-4931-aa17-c6d6c70bc579</PrimaryAddressId>
    <SecondaryAddressId/>
    <WebAddress/>
    <InheritedWebAddress>http://europa.eu</InheritedWebAddress>
    <ShowInHeader>true</ShowInHeader>
  </OrgaEntity1>
  <OrgaEntity2>
    <Id>de192321-fc44-46b0-a9e4-0f95fadc7f78</Id>
    <LogicalLevel>2</LogicalLevel>
    <Name>EMPL.A</Name>
    <HeadLine1>European Pillar of Social Rights, Strategy</HeadLine1>
    <HeadLine2/>
    <PrimaryAddressId>f03b5801-04c9-4931-aa17-c6d6c70bc579</PrimaryAddressId>
    <SecondaryAddressId/>
    <WebAddress/>
    <InheritedWebAddress>http://europa.eu</InheritedWebAddress>
    <ShowInHeader>true</ShowInHeader>
  </OrgaEntity2>
  <OrgaEntity3>
    <Id>2dec4b01-1c2e-4c1f-9ea7-ead432810a87</Id>
    <LogicalLevel>3</LogicalLevel>
    <Name>EMPL.A.4</Name>
    <HeadLine1>IT Strategy and Solutions</HeadLine1>
    <HeadLine2/>
    <PrimaryAddressId>f03b5801-04c9-4931-aa17-c6d6c70bc579</PrimaryAddressId>
    <SecondaryAddressId/>
    <WebAddress/>
    <InheritedWebAddress>http://europa.eu</InheritedWebAddress>
    <ShowInHeader>true</ShowInHeader>
  </OrgaEntity3>
  <Hierarchy>
    <OrgaEntity>
      <Id>e0fc8cf4-6b96-4efc-961a-68faf02b6604</Id>
      <LogicalLevel>1</LogicalLevel>
      <Name>EMPL</Name>
      <HeadLine1>DIRECTORATE-GENERAL FOR EMPLOYMENT, SOCIAL AFFAIRS AND INCLUSION</HeadLine1>
      <HeadLine2/>
      <PrimaryAddressId>f03b5801-04c9-4931-aa17-c6d6c70bc579</PrimaryAddressId>
      <SecondaryAddressId/>
      <WebAddress/>
      <InheritedWebAddress>http://europa.eu</InheritedWebAddress>
      <ShowInHeader>true</ShowInHeader>
    </OrgaEntity>
    <OrgaEntity>
      <Id>de192321-fc44-46b0-a9e4-0f95fadc7f78</Id>
      <LogicalLevel>2</LogicalLevel>
      <Name>EMPL.A</Name>
      <HeadLine1>European Pillar of Social Rights, Strategy</HeadLine1>
      <HeadLine2/>
      <PrimaryAddressId>f03b5801-04c9-4931-aa17-c6d6c70bc579</PrimaryAddressId>
      <SecondaryAddressId/>
      <WebAddress/>
      <InheritedWebAddress>http://europa.eu</InheritedWebAddress>
      <ShowInHeader>true</ShowInHeader>
    </OrgaEntity>
    <OrgaEntity>
      <Id>2dec4b01-1c2e-4c1f-9ea7-ead432810a87</Id>
      <LogicalLevel>3</LogicalLevel>
      <Name>EMPL.A.4</Name>
      <HeadLine1>IT Strategy and Solutions</HeadLine1>
      <HeadLine2/>
      <PrimaryAddressId>f03b5801-04c9-4931-aa17-c6d6c70bc579</PrimaryAddressId>
      <SecondaryAddressId/>
      <WebAddress/>
      <InheritedWebAddress>http://europa.eu</InheritedWebAddress>
      <ShowInHeader>true</ShowInHeader>
    </OrgaEntity>
  </Hierarchy>
  <Addresses>
    <Address>
      <Id>f03b5801-04c9-4931-aa17-c6d6c70bc579</Id>
      <Name>Brussels</Name>
      <PhoneNumberPrefix>+32 229-</PhoneNumberPrefix>
      <TranslatedName>Brussels</TranslatedName>
      <Location>Brussels,</Location>
      <Footer>Commission européenne/Europese Commissie, 1049 Bruxelles/Brussel, BELGIQUE/BELGIË – Tel. +32 22991111</Footer>
    </Address>
  </Addresses>
  <JobAssignmentId/>
  <MainWorkplace IsMain="true">
    <AddressId>f03b5801-04c9-4931-aa17-c6d6c70bc579</AddressId>
    <Fax/>
    <Phone>+32 229-95790</Phone>
    <Office>SPA3 00/053</Office>
  </MainWorkplace>
  <Workplaces>
    <Workplace IsMain="true">
      <AddressId>f03b5801-04c9-4931-aa17-c6d6c70bc579</AddressId>
      <Fax/>
      <Phone>+32 229-95790</Phone>
      <Office>SPA3 00/053</Office>
    </Workplace>
  </Workplaces>
</Author>
</file>

<file path=customXml/item6.xml><?xml version="1.0" encoding="utf-8"?>
<Texts>
  <SensitiveFootnoteHyperlink>{field:HYPERLINK "https://europa.eu/!db43PX" |https://europa.eu/!db43PX}</SensitiveFootnoteHyperlink>
  <SecuritySecurityMatter>Security Matter</SecuritySecurityMatter>
  <SensitiveLabel>Sensitive</SensitiveLabel>
  <SensitiveHandling>Distribution only on a need-to-know basis. Do not read or carry openly in public places. Must be encrypted in transmission and stored securely, where possible by using encrypted storage. Destroy copies by shredding or secure deletion. Full handling instructions: </SensitiveHandling>
  <LabelFormattedTableSeqEC>Table {field: SEQ Table \* ARABIC }: </LabelFormattedTableSeqEC>
  <MarkingUntilText>UNTIL</MarkingUntilText>
  <OrgaRoot>EUROPEAN COMMISSION</OrgaRoot>
  <SecurityPharma>Pharma Investigations</SecurityPharma>
  <ClimaSensitive>CLIMA</ClimaSensitive>
  <SecurityEmbargo>EMBARGO UNTIL</SecurityEmbargo>
  <Contact>Contact:</Contact>
  <Contacts>Contacts:</Contacts>
  <SecurityIasOperations>IAS Operations</SecurityIasOperations>
  <SensitiveHandlingIASOperations>The marking is applied to operational documents handled in the context of audits, consulting engagements and risk assessments of the Internal Audit Service. Distribution of the documents is based on a strictly ‘need-to-know’ basis. Recipients of the documents must adhere to the same marking and handling rules, preventing unauthorised persons from accessing such documents or information. When a document marked ‘{bold:SENSITIVE}: {italic:IAS Operations}’ is sent via e-mail, it must be encrypted and a disclaimer must be added in a signature. Any person receiving documents and all associated information marked ‘{bold:SENSITIVE}: {italic:IAS Operations}’ who is not the intended recipient must inform the sender and destroy the documents by appropriate secure means. The documents may contain personal data as defined in Article 3(1) of Regulation (EU) 2018/1725. Recipients are subject to the responsibilities defined in this article.</SensitiveHandlingIASOperations>
  <SensitiveFootnoteHyperlinkIASOperations>Handling instructions for SENSITIVE information are given at {field: HYPERLINK "https://europa.eu/!db43PX" |https://europa.eu/!db43PX}.</SensitiveFootnoteHyperlinkIASOperations>
  <LabelFigureSeqEC>Figure {SEQ Figure \* ARABIC }: </LabelFigureSeqEC>
  <LabelFigureSeqWChapter>Table {field: STYLEREF "Chapter Number" \s }.{field: SEQ Table \* ARABIC } –</LabelFigureSeqWChapter>
  <LabelSource>Source</LabelSource>
  <LabelTableSeqWChapter>Table { STYLEREF "Chapter Number" \s }.{ SEQ Table \* ARABIC } – </LabelTableSeqWChapter>
  <LabelTableSeqEC>Table {SEQ Table \* ARABIC }: </LabelTableSeqEC>
  <EmbargoUnlimited>Embargo (Unlimited)</EmbargoUnlimited>
  <TOCHeading>Table of Contents</TOCHeading>
  <SecurityCompOperations>COMP Operations</SecurityCompOperations>
  <SecurityOpinionLegalService>Opinion of the Legal Service</SecurityOpinionLegalService>
  <FooterPhone>Tel. direct line</FooterPhone>
  <FooterFax>Fax</FooterFax>
  <FooterOffice>Office:</FooterOffice>
  <PharmaSpecialHandlingLabel>Pharma Investigations</PharmaSpecialHandlingLabel>
  <SpecialHandlingFootnote>Special handling instructions are given at </SpecialHandlingFootnote>
  <PharmaSpecialHandlingHyperlink>{field:HYPERLINK "https://myintracomm.ec.europa.eu/corp/security/EN/newDS3/SensitiveInformation/Pages/SPECIAL-HANDLING-INFORMATION-Pharma-investigations.aspx?ln=en" |https://myintracomm.ec.europa.eu/corp/security/EN/newDS3/SensitiveInformation/Pages/SPECIAL-HANDLING-INFORMATION-Pharma-investigations.aspx?ln=en}</PharmaSpecialHandlingHyperlink>
  <SpecialHandlingLabel>Special Handling</SpecialHandlingLabel>
  <DAC.Line2>EMPLOYMENT, SOCIAL AFFAIRS AND INCLUSION</DAC.Line2>
  <DAC.Line3>REGIONAL AND URBAN POLICY</DAC.Line3>
  <DAC.Line1>DIRECTORATES-GENERAL</DAC.Line1>
  <CLIMASpecialHandlingHyperlink>{field:HYPERLINK "https://myintracomm.ec.europa.eu/corp/security/EN/newDS3/SensitiveInformation/Pages/SPECIAL-HANDLING-INFORMATION-DG-CLIMA.aspx?ln=en" |https://myintracomm.ec.europa.eu/corp/security/EN/newDS3/SensitiveInformation/Pages/SPECIAL-HANDLING-INFORMATION-DG-CLIMA.aspx?ln=en}</CLIMASpecialHandlingHyperlink>
  <CLIMASpecialHandlingLabel>CLIMA</CLIMASpecialHandlingLabel>
  <ContactFax>fax</ContactFax>
  <ContactTextPattern>%Name%[, %Function%][, %Office%][, %Phone%][, %Fax%][, %Email%][, %Dg%][, %Directorate%][, %Unit%]</ContactTextPattern>
  <ContactTel>tel.</ContactTel>
  <ContactOffice>office</ContactOffice>
  <SecurityMedicalSecret>Medical Secret</SecurityMedicalSecret>
  <TechHistoryCreatedBy>Document created by</TechHistoryCreatedBy>
  <TechHistoryDate>Date</TechHistoryDate>
  <TechHistory>Document History</TechHistory>
  <TechHistoryComment>Comment</TechHistoryComment>
  <TechHistoryVersion>Version</TechHistoryVersion>
  <SecurityStaffMatter>Staff Matter</SecurityStaffMatter>
  <SecurityMediationServiceMatter>Mediation Service</SecurityMediationServiceMatter>
  <SecurityReleasable>RELEASABLE TO:</SecurityReleasable>
  <TechPropsRefno>Reference Number:</TechPropsRefno>
  <TechPropsRevised>Revised by:</TechPropsRevised>
  <TechPropsVersion>Version:</TechPropsVersion>
  <TechPropsApproved>Approved by:</TechPropsApproved>
  <TechPropsAuthors>Authors:</TechPropsAuthors>
  <TechPropsPublic>Public:</TechPropsPublic>
  <TechPropsDate>Date:</TechPropsDate>
  <TechFooterVersion>Document Version</TechFooterVersion>
  <TechFooterDated>dated</TechFooterDated>
  <LabelPictureSeq>Figure {SEQ Figure \* ARABIC }: </LabelPictureSeq>
  <CourtProceduralDocuments>Court Procedural Documents</CourtProceduralDocuments>
  <SecurityInvestigationsDisciplinary>Investigations and Disciplinary Matters</SecurityInvestigationsDisciplinary>
  <SecurityOlafInvestigations>OLAF Investigations</SecurityOlafInvestigations>
  <OLAFSpecialHandlingLabel>OLAF Investigations</OLAFSpecialHandlingLabel>
  <OLAFSpecialHandlingHyperlink>{field:HYPERLINK "https://myintracomm.ec.europa.eu/corp/security/EN/newDS3/SensitiveInformation/Pages/SPECIAL-HANDLING-INFORMATION-OLAF-Investigations.aspx?ln=en" |https://myintracomm.ec.europa.eu/corp/security/EN/newDS3/SensitiveInformation/Pages/SPECIAL-HANDLING-INFORMATION-OLAF-Investigations.aspx?ln=en}</OLAFSpecialHandlingHyperlink>
  <LabelFormattedFigureSeqEC>Figure {field: SEQ Figure \* ARABIC }: </LabelFormattedFigureSeqEC>
  <COMPSpecialHandlingLabel>COMP</COMPSpecialHandlingLabel>
  <COMPSpecialHandlingHyperlink>{field:HYPERLINK "https://myintracomm.ec.europa.eu/corp/security/EN/newDS3/SensitiveInformation/Pages/SPECIAL-HANDLING-INFORMATION-DG-COMP.aspx?ln=en" |https://myintracomm.ec.europa.eu/corp/security/EN/newDS3/SensitiveInformation/Pages/SPECIAL-HANDLING-INFORMATION-DG-COMP.aspx?ln=en}</COMPSpecialHandlingHyperlink>
  <DateFormatShort>dd/MM/yyyy</DateFormatShort>
  <DateFormatLong>d MMMM yyyy</DateFormatLong>
</Texts>
</file>

<file path=customXml/item7.xml><?xml version="1.0" encoding="utf-8"?>
<ct:contentTypeSchema xmlns:ct="http://schemas.microsoft.com/office/2006/metadata/contentType" xmlns:ma="http://schemas.microsoft.com/office/2006/metadata/properties/metaAttributes" ct:_="" ma:_="" ma:contentTypeName="Document" ma:contentTypeID="0x01010078D2C354A9B80F4897019BC7E2880A88" ma:contentTypeVersion="12" ma:contentTypeDescription="Create a new document." ma:contentTypeScope="" ma:versionID="ecc39d1d4bb5d9d30a75852900c3b547">
  <xsd:schema xmlns:xsd="http://www.w3.org/2001/XMLSchema" xmlns:xs="http://www.w3.org/2001/XMLSchema" xmlns:p="http://schemas.microsoft.com/office/2006/metadata/properties" xmlns:ns2="2a565401-6124-4834-af4c-bc1a772a6083" xmlns:ns3="ed350a78-f7eb-44a2-bb43-fd61cd942e28" targetNamespace="http://schemas.microsoft.com/office/2006/metadata/properties" ma:root="true" ma:fieldsID="c9493d16c848201c3cdb03e00276f725" ns2:_="" ns3:_="">
    <xsd:import namespace="2a565401-6124-4834-af4c-bc1a772a6083"/>
    <xsd:import namespace="ed350a78-f7eb-44a2-bb43-fd61cd942e2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65401-6124-4834-af4c-bc1a772a608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350a78-f7eb-44a2-bb43-fd61cd942e2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816f5a4-69f3-4c4c-af0c-a7f442137af8}" ma:internalName="TaxCatchAll" ma:showField="CatchAllData" ma:web="ed350a78-f7eb-44a2-bb43-fd61cd942e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33119E-FA6B-427E-97AD-7D4A45A202B3}">
  <ds:schemaRefs>
    <ds:schemaRef ds:uri="http://schemas.openxmlformats.org/officeDocument/2006/bibliography"/>
  </ds:schemaRefs>
</ds:datastoreItem>
</file>

<file path=customXml/itemProps2.xml><?xml version="1.0" encoding="utf-8"?>
<ds:datastoreItem xmlns:ds="http://schemas.openxmlformats.org/officeDocument/2006/customXml" ds:itemID="{D3EA5527-7367-4268-9D83-5125C98D0ED2}">
  <ds:schemaRefs/>
</ds:datastoreItem>
</file>

<file path=customXml/itemProps3.xml><?xml version="1.0" encoding="utf-8"?>
<ds:datastoreItem xmlns:ds="http://schemas.openxmlformats.org/officeDocument/2006/customXml" ds:itemID="{483F18B5-A8FC-4B70-9663-30FA91E36632}">
  <ds:schemaRefs>
    <ds:schemaRef ds:uri="http://schemas.microsoft.com/sharepoint/v3/contenttype/forms"/>
  </ds:schemaRefs>
</ds:datastoreItem>
</file>

<file path=customXml/itemProps4.xml><?xml version="1.0" encoding="utf-8"?>
<ds:datastoreItem xmlns:ds="http://schemas.openxmlformats.org/officeDocument/2006/customXml" ds:itemID="{3233A476-FCD3-4ED0-9711-D67AE382501D}">
  <ds:schemaRefs>
    <ds:schemaRef ds:uri="2a565401-6124-4834-af4c-bc1a772a6083"/>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ed350a78-f7eb-44a2-bb43-fd61cd942e28"/>
    <ds:schemaRef ds:uri="http://www.w3.org/XML/1998/namespace"/>
    <ds:schemaRef ds:uri="http://purl.org/dc/dcmitype/"/>
  </ds:schemaRefs>
</ds:datastoreItem>
</file>

<file path=customXml/itemProps5.xml><?xml version="1.0" encoding="utf-8"?>
<ds:datastoreItem xmlns:ds="http://schemas.openxmlformats.org/officeDocument/2006/customXml" ds:itemID="{0A637F5D-FB35-4249-8806-0F3A16DD82AC}">
  <ds:schemaRefs/>
</ds:datastoreItem>
</file>

<file path=customXml/itemProps6.xml><?xml version="1.0" encoding="utf-8"?>
<ds:datastoreItem xmlns:ds="http://schemas.openxmlformats.org/officeDocument/2006/customXml" ds:itemID="{4EF90DE6-88B6-4264-9629-4D8DFDFE87D2}">
  <ds:schemaRefs/>
</ds:datastoreItem>
</file>

<file path=customXml/itemProps7.xml><?xml version="1.0" encoding="utf-8"?>
<ds:datastoreItem xmlns:ds="http://schemas.openxmlformats.org/officeDocument/2006/customXml" ds:itemID="{20D80C9F-3489-4866-B121-1B40A57B7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565401-6124-4834-af4c-bc1a772a6083"/>
    <ds:schemaRef ds:uri="ed350a78-f7eb-44a2-bb43-fd61cd942e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Eurolook.dotm</ap:Template>
  <ap:Application>Microsoft Word for the web</ap:Application>
  <ap:DocSecurity>0</ap:DocSecurity>
  <ap:PresentationFormat>Microsoft Word 14.0</ap:PresentationFormat>
  <ap:ScaleCrop>true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Digital Transformation Action Plane 2025</dc:title>
  <dc:subject/>
  <dc:creator>Wouter Deroey</dc:creator>
  <keywords/>
  <dc:description/>
  <lastModifiedBy>Eugenia.M.Ribeiro</lastModifiedBy>
  <revision>271</revision>
  <lastPrinted>2025-02-19T02:31:00.0000000Z</lastPrinted>
  <dcterms:created xsi:type="dcterms:W3CDTF">2025-09-17T10:10:00.0000000Z</dcterms:created>
  <dcterms:modified xsi:type="dcterms:W3CDTF">2025-09-24T12:58:30.1907091Z</dcterms:modified>
  <category/>
  <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2024-03-08T11:53:52Z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568d63e7-1899-45b1-9527-ad44c8f35ce8</vt:lpwstr>
  </property>
  <property fmtid="{D5CDD505-2E9C-101B-9397-08002B2CF9AE}" pid="8" name="MSIP_Label_6bd9ddd1-4d20-43f6-abfa-fc3c07406f94_ContentBits">
    <vt:lpwstr>0</vt:lpwstr>
  </property>
  <property fmtid="{D5CDD505-2E9C-101B-9397-08002B2CF9AE}" pid="9" name="MediaServiceImageTags">
    <vt:lpwstr/>
  </property>
  <property fmtid="{D5CDD505-2E9C-101B-9397-08002B2CF9AE}" pid="10" name="ContentTypeId">
    <vt:lpwstr>0x010100E58B19A3832B4948AB4E38EB5E574280</vt:lpwstr>
  </property>
  <property fmtid="{D5CDD505-2E9C-101B-9397-08002B2CF9AE}" pid="11" name="Order">
    <vt:r8>22100</vt:r8>
  </property>
  <property fmtid="{D5CDD505-2E9C-101B-9397-08002B2CF9AE}" pid="12" name="xd_Signature">
    <vt:bool>false</vt:bool>
  </property>
  <property fmtid="{D5CDD505-2E9C-101B-9397-08002B2CF9AE}" pid="13" name="SharedWithUsers">
    <vt:lpwstr>55;#GENTON Denis (EMPL);#40;#MARASLIS Athanasios (EMPL);#53;#DI MATTEO Giovanni (EMPL);#9;#BORRELLY Christopher (EMPL);#216;#VALDERREY NISTAL Jose (EMPL);#316;#TOSETTI Angelo (SCIC)</vt:lpwstr>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